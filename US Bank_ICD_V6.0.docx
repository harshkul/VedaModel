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Default Extension="doc" ContentType="application/msword"/>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3219" w:rsidRPr="00EC0B45" w:rsidRDefault="00033219">
      <w:pPr>
        <w:rPr>
          <w:rFonts w:cs="Arial"/>
          <w:vanish/>
          <w:specVanish/>
        </w:rPr>
      </w:pPr>
    </w:p>
    <w:p w:rsidR="009331C4" w:rsidRPr="00EC0B45" w:rsidRDefault="009331C4" w:rsidP="00DF305F">
      <w:pPr>
        <w:pStyle w:val="HeaderSection"/>
        <w:tabs>
          <w:tab w:val="clear" w:pos="4153"/>
          <w:tab w:val="clear" w:pos="8306"/>
          <w:tab w:val="left" w:pos="7560"/>
        </w:tabs>
        <w:rPr>
          <w:rFonts w:ascii="Arial" w:hAnsi="Arial" w:cs="Arial"/>
        </w:rPr>
      </w:pPr>
      <w:r w:rsidRPr="00EC0B45">
        <w:rPr>
          <w:rFonts w:ascii="Arial" w:hAnsi="Arial" w:cs="Arial"/>
        </w:rPr>
        <w:t>Document Control</w:t>
      </w:r>
      <w:r w:rsidR="00DF305F">
        <w:rPr>
          <w:rFonts w:ascii="Arial" w:hAnsi="Arial" w:cs="Arial"/>
        </w:rPr>
        <w:tab/>
      </w:r>
    </w:p>
    <w:p w:rsidR="00D162D8" w:rsidRPr="00EC0B45" w:rsidRDefault="009331C4" w:rsidP="00015556">
      <w:pPr>
        <w:numPr>
          <w:ilvl w:val="0"/>
          <w:numId w:val="1"/>
        </w:numPr>
        <w:tabs>
          <w:tab w:val="left" w:pos="3690"/>
        </w:tabs>
        <w:rPr>
          <w:rFonts w:cs="Arial"/>
          <w:b/>
        </w:rPr>
      </w:pPr>
      <w:r w:rsidRPr="00EC0B45">
        <w:rPr>
          <w:rFonts w:cs="Arial"/>
          <w:b/>
        </w:rPr>
        <w:t>Document History</w:t>
      </w:r>
    </w:p>
    <w:tbl>
      <w:tblPr>
        <w:tblW w:w="5000" w:type="pct"/>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84"/>
        <w:gridCol w:w="1120"/>
        <w:gridCol w:w="1682"/>
        <w:gridCol w:w="6284"/>
      </w:tblGrid>
      <w:tr w:rsidR="00BD4382" w:rsidRPr="00EC0B45" w:rsidTr="00327475">
        <w:trPr>
          <w:cantSplit/>
        </w:trPr>
        <w:tc>
          <w:tcPr>
            <w:tcW w:w="489" w:type="pct"/>
            <w:tcBorders>
              <w:top w:val="single" w:sz="4" w:space="0" w:color="auto"/>
              <w:bottom w:val="single" w:sz="4" w:space="0" w:color="auto"/>
              <w:right w:val="single" w:sz="4" w:space="0" w:color="auto"/>
            </w:tcBorders>
            <w:shd w:val="clear" w:color="auto" w:fill="CCCCCC"/>
            <w:tcMar>
              <w:left w:w="0" w:type="dxa"/>
              <w:right w:w="0" w:type="dxa"/>
            </w:tcMar>
          </w:tcPr>
          <w:p w:rsidR="00BD4382" w:rsidRPr="00EC0B45" w:rsidRDefault="00BD4382" w:rsidP="00EC7C7D">
            <w:pPr>
              <w:pStyle w:val="TableHeader"/>
            </w:pPr>
            <w:r w:rsidRPr="00EC0B45">
              <w:t>Version</w:t>
            </w:r>
          </w:p>
        </w:tc>
        <w:tc>
          <w:tcPr>
            <w:tcW w:w="556" w:type="pct"/>
            <w:tcBorders>
              <w:top w:val="single" w:sz="4" w:space="0" w:color="auto"/>
              <w:left w:val="single" w:sz="4" w:space="0" w:color="auto"/>
              <w:bottom w:val="single" w:sz="4" w:space="0" w:color="auto"/>
              <w:right w:val="single" w:sz="4" w:space="0" w:color="auto"/>
            </w:tcBorders>
            <w:shd w:val="clear" w:color="auto" w:fill="CCCCCC"/>
          </w:tcPr>
          <w:p w:rsidR="00BD4382" w:rsidRPr="00EC0B45" w:rsidRDefault="00BD4382" w:rsidP="00EC7C7D">
            <w:pPr>
              <w:pStyle w:val="TableHeader"/>
            </w:pPr>
            <w:r w:rsidRPr="00EC0B45">
              <w:t>Date</w:t>
            </w:r>
          </w:p>
        </w:tc>
        <w:tc>
          <w:tcPr>
            <w:tcW w:w="835" w:type="pct"/>
            <w:tcBorders>
              <w:top w:val="single" w:sz="4" w:space="0" w:color="auto"/>
              <w:left w:val="single" w:sz="4" w:space="0" w:color="auto"/>
              <w:bottom w:val="single" w:sz="4" w:space="0" w:color="auto"/>
              <w:right w:val="single" w:sz="4" w:space="0" w:color="auto"/>
            </w:tcBorders>
            <w:shd w:val="clear" w:color="auto" w:fill="CCCCCC"/>
          </w:tcPr>
          <w:p w:rsidR="00BD4382" w:rsidRPr="00EC0B45" w:rsidRDefault="00BD4382" w:rsidP="00EC7C7D">
            <w:pPr>
              <w:pStyle w:val="TableHeader"/>
            </w:pPr>
            <w:r w:rsidRPr="00EC0B45">
              <w:t>Author</w:t>
            </w:r>
          </w:p>
        </w:tc>
        <w:tc>
          <w:tcPr>
            <w:tcW w:w="3120" w:type="pct"/>
            <w:tcBorders>
              <w:top w:val="single" w:sz="4" w:space="0" w:color="auto"/>
              <w:left w:val="single" w:sz="4" w:space="0" w:color="auto"/>
              <w:bottom w:val="single" w:sz="4" w:space="0" w:color="auto"/>
            </w:tcBorders>
            <w:shd w:val="clear" w:color="auto" w:fill="CCCCCC"/>
          </w:tcPr>
          <w:p w:rsidR="00BD4382" w:rsidRPr="00EC0B45" w:rsidRDefault="00BD4382" w:rsidP="00EC7C7D">
            <w:pPr>
              <w:pStyle w:val="TableHeader"/>
            </w:pPr>
            <w:r w:rsidRPr="00EC0B45">
              <w:t>Comment / Changes from Prior Version</w:t>
            </w:r>
          </w:p>
        </w:tc>
      </w:tr>
      <w:tr w:rsidR="00BD4382" w:rsidRPr="00EC0B45" w:rsidTr="00327475">
        <w:trPr>
          <w:cantSplit/>
        </w:trPr>
        <w:tc>
          <w:tcPr>
            <w:tcW w:w="489" w:type="pct"/>
            <w:tcBorders>
              <w:top w:val="single" w:sz="4" w:space="0" w:color="auto"/>
              <w:bottom w:val="single" w:sz="4" w:space="0" w:color="auto"/>
              <w:right w:val="single" w:sz="4" w:space="0" w:color="auto"/>
            </w:tcBorders>
          </w:tcPr>
          <w:p w:rsidR="00BD4382" w:rsidRPr="00EC0B45" w:rsidRDefault="00327475" w:rsidP="00EC7C7D">
            <w:pPr>
              <w:pStyle w:val="TableBody"/>
            </w:pPr>
            <w:r>
              <w:t>Draft1.0</w:t>
            </w:r>
          </w:p>
        </w:tc>
        <w:tc>
          <w:tcPr>
            <w:tcW w:w="556" w:type="pct"/>
            <w:tcBorders>
              <w:top w:val="single" w:sz="4" w:space="0" w:color="auto"/>
              <w:left w:val="single" w:sz="4" w:space="0" w:color="auto"/>
              <w:bottom w:val="single" w:sz="4" w:space="0" w:color="auto"/>
              <w:right w:val="single" w:sz="4" w:space="0" w:color="auto"/>
            </w:tcBorders>
          </w:tcPr>
          <w:p w:rsidR="00BD4382" w:rsidRPr="00EC0B45" w:rsidRDefault="00327475" w:rsidP="00EC7C7D">
            <w:pPr>
              <w:pStyle w:val="TableBody"/>
            </w:pPr>
            <w:r>
              <w:t>10/13/2018</w:t>
            </w:r>
          </w:p>
        </w:tc>
        <w:tc>
          <w:tcPr>
            <w:tcW w:w="835" w:type="pct"/>
            <w:tcBorders>
              <w:top w:val="single" w:sz="4" w:space="0" w:color="auto"/>
              <w:left w:val="single" w:sz="4" w:space="0" w:color="auto"/>
              <w:bottom w:val="single" w:sz="4" w:space="0" w:color="auto"/>
              <w:right w:val="single" w:sz="4" w:space="0" w:color="auto"/>
            </w:tcBorders>
          </w:tcPr>
          <w:p w:rsidR="00BD4382" w:rsidRPr="00EC0B45" w:rsidRDefault="00327475" w:rsidP="00EC7C7D">
            <w:pPr>
              <w:pStyle w:val="TableBody"/>
            </w:pPr>
            <w:r>
              <w:t>Mayur Wali/Shivani Singh</w:t>
            </w:r>
          </w:p>
        </w:tc>
        <w:tc>
          <w:tcPr>
            <w:tcW w:w="3120" w:type="pct"/>
            <w:tcBorders>
              <w:top w:val="single" w:sz="4" w:space="0" w:color="auto"/>
              <w:left w:val="single" w:sz="4" w:space="0" w:color="auto"/>
              <w:bottom w:val="single" w:sz="4" w:space="0" w:color="auto"/>
            </w:tcBorders>
          </w:tcPr>
          <w:p w:rsidR="00BD4382" w:rsidRPr="00EC0B45" w:rsidRDefault="00327475" w:rsidP="00EC7C7D">
            <w:pPr>
              <w:pStyle w:val="TableBody"/>
              <w:rPr>
                <w:szCs w:val="18"/>
              </w:rPr>
            </w:pPr>
            <w:r>
              <w:rPr>
                <w:szCs w:val="18"/>
              </w:rPr>
              <w:t>N.A</w:t>
            </w:r>
          </w:p>
        </w:tc>
      </w:tr>
      <w:tr w:rsidR="00BD4382" w:rsidRPr="00EC0B45" w:rsidTr="00327475">
        <w:trPr>
          <w:cantSplit/>
        </w:trPr>
        <w:tc>
          <w:tcPr>
            <w:tcW w:w="489" w:type="pct"/>
            <w:tcBorders>
              <w:top w:val="single" w:sz="4" w:space="0" w:color="auto"/>
              <w:bottom w:val="single" w:sz="4" w:space="0" w:color="auto"/>
              <w:right w:val="single" w:sz="4" w:space="0" w:color="auto"/>
            </w:tcBorders>
          </w:tcPr>
          <w:p w:rsidR="00BD4382" w:rsidRPr="00EC0B45" w:rsidRDefault="00555ADB" w:rsidP="00EC7C7D">
            <w:pPr>
              <w:pStyle w:val="TableBody"/>
            </w:pPr>
            <w:r>
              <w:t>Draft 2.0</w:t>
            </w:r>
          </w:p>
        </w:tc>
        <w:tc>
          <w:tcPr>
            <w:tcW w:w="556" w:type="pct"/>
            <w:tcBorders>
              <w:top w:val="single" w:sz="4" w:space="0" w:color="auto"/>
              <w:left w:val="single" w:sz="4" w:space="0" w:color="auto"/>
              <w:bottom w:val="single" w:sz="4" w:space="0" w:color="auto"/>
              <w:right w:val="single" w:sz="4" w:space="0" w:color="auto"/>
            </w:tcBorders>
          </w:tcPr>
          <w:p w:rsidR="00BD4382" w:rsidRPr="00EC0B45" w:rsidRDefault="00555ADB" w:rsidP="00EC7C7D">
            <w:pPr>
              <w:pStyle w:val="TableBody"/>
            </w:pPr>
            <w:r>
              <w:t>10/18/2018</w:t>
            </w:r>
          </w:p>
        </w:tc>
        <w:tc>
          <w:tcPr>
            <w:tcW w:w="835" w:type="pct"/>
            <w:tcBorders>
              <w:top w:val="single" w:sz="4" w:space="0" w:color="auto"/>
              <w:left w:val="single" w:sz="4" w:space="0" w:color="auto"/>
              <w:bottom w:val="single" w:sz="4" w:space="0" w:color="auto"/>
              <w:right w:val="single" w:sz="4" w:space="0" w:color="auto"/>
            </w:tcBorders>
          </w:tcPr>
          <w:p w:rsidR="00BD4382" w:rsidRPr="00EC0B45" w:rsidRDefault="00555ADB" w:rsidP="00EC7C7D">
            <w:pPr>
              <w:pStyle w:val="TableBody"/>
            </w:pPr>
            <w:r>
              <w:t>Mayur Wali/Shivani Singh</w:t>
            </w:r>
          </w:p>
        </w:tc>
        <w:tc>
          <w:tcPr>
            <w:tcW w:w="3120" w:type="pct"/>
            <w:tcBorders>
              <w:top w:val="single" w:sz="4" w:space="0" w:color="auto"/>
              <w:left w:val="single" w:sz="4" w:space="0" w:color="auto"/>
              <w:bottom w:val="single" w:sz="4" w:space="0" w:color="auto"/>
            </w:tcBorders>
          </w:tcPr>
          <w:p w:rsidR="00113BCE" w:rsidRDefault="00113BCE" w:rsidP="00C06F3E">
            <w:pPr>
              <w:pStyle w:val="TableBody"/>
              <w:numPr>
                <w:ilvl w:val="0"/>
                <w:numId w:val="23"/>
              </w:numPr>
              <w:rPr>
                <w:szCs w:val="18"/>
              </w:rPr>
            </w:pPr>
            <w:r>
              <w:rPr>
                <w:szCs w:val="18"/>
              </w:rPr>
              <w:t xml:space="preserve">Updated document scope table </w:t>
            </w:r>
            <w:r w:rsidR="00D9554D">
              <w:rPr>
                <w:szCs w:val="18"/>
              </w:rPr>
              <w:t>. Refer to section 1.2</w:t>
            </w:r>
          </w:p>
          <w:p w:rsidR="00BD4382" w:rsidRDefault="00E86ED1" w:rsidP="00C06F3E">
            <w:pPr>
              <w:pStyle w:val="TableBody"/>
              <w:numPr>
                <w:ilvl w:val="0"/>
                <w:numId w:val="23"/>
              </w:numPr>
              <w:rPr>
                <w:szCs w:val="18"/>
              </w:rPr>
            </w:pPr>
            <w:r>
              <w:rPr>
                <w:szCs w:val="18"/>
              </w:rPr>
              <w:t>Updated System Interface diagram; added Zelle nightly file</w:t>
            </w:r>
            <w:r w:rsidR="00F3251B">
              <w:rPr>
                <w:szCs w:val="18"/>
              </w:rPr>
              <w:t xml:space="preserve">. Refer to section 1.3 </w:t>
            </w:r>
          </w:p>
          <w:p w:rsidR="005C637A" w:rsidRDefault="005C637A" w:rsidP="00C06F3E">
            <w:pPr>
              <w:pStyle w:val="TableBody"/>
              <w:numPr>
                <w:ilvl w:val="0"/>
                <w:numId w:val="23"/>
              </w:numPr>
              <w:rPr>
                <w:szCs w:val="18"/>
              </w:rPr>
            </w:pPr>
            <w:r>
              <w:rPr>
                <w:szCs w:val="18"/>
              </w:rPr>
              <w:t>Updated estimated frequency of incoming payment file</w:t>
            </w:r>
          </w:p>
          <w:p w:rsidR="005C637A" w:rsidRDefault="005C637A" w:rsidP="00C06F3E">
            <w:pPr>
              <w:pStyle w:val="TableBody"/>
              <w:numPr>
                <w:ilvl w:val="0"/>
                <w:numId w:val="23"/>
              </w:numPr>
              <w:rPr>
                <w:szCs w:val="18"/>
              </w:rPr>
            </w:pPr>
            <w:r>
              <w:rPr>
                <w:szCs w:val="18"/>
              </w:rPr>
              <w:t>Updated field length of Payee country name. Refer section 2.1.1.3</w:t>
            </w:r>
          </w:p>
          <w:p w:rsidR="005C637A" w:rsidRDefault="005C637A" w:rsidP="00C06F3E">
            <w:pPr>
              <w:pStyle w:val="TableBody"/>
              <w:numPr>
                <w:ilvl w:val="0"/>
                <w:numId w:val="23"/>
              </w:numPr>
              <w:rPr>
                <w:szCs w:val="18"/>
              </w:rPr>
            </w:pPr>
            <w:r>
              <w:rPr>
                <w:szCs w:val="18"/>
              </w:rPr>
              <w:t>Updated field 7,9,10 and 11. Refer section 2.1.1.3</w:t>
            </w:r>
          </w:p>
          <w:p w:rsidR="005C637A" w:rsidRDefault="005C637A" w:rsidP="00C06F3E">
            <w:pPr>
              <w:pStyle w:val="TableBody"/>
              <w:numPr>
                <w:ilvl w:val="0"/>
                <w:numId w:val="23"/>
              </w:numPr>
              <w:rPr>
                <w:szCs w:val="18"/>
              </w:rPr>
            </w:pPr>
            <w:r>
              <w:rPr>
                <w:szCs w:val="18"/>
              </w:rPr>
              <w:t xml:space="preserve">Added “Parameter” in field no. 24, 26, 28, 30, </w:t>
            </w:r>
            <w:r w:rsidR="00A541E2">
              <w:rPr>
                <w:szCs w:val="18"/>
              </w:rPr>
              <w:t>and 32</w:t>
            </w:r>
            <w:r>
              <w:rPr>
                <w:szCs w:val="18"/>
              </w:rPr>
              <w:t>. Refer section 2.1.1.3</w:t>
            </w:r>
          </w:p>
          <w:p w:rsidR="00255ACE" w:rsidRDefault="00255ACE" w:rsidP="00C06F3E">
            <w:pPr>
              <w:pStyle w:val="TableBody"/>
              <w:numPr>
                <w:ilvl w:val="0"/>
                <w:numId w:val="23"/>
              </w:numPr>
              <w:rPr>
                <w:szCs w:val="18"/>
              </w:rPr>
            </w:pPr>
            <w:r>
              <w:rPr>
                <w:szCs w:val="18"/>
              </w:rPr>
              <w:t>Updated username and password formats specifications in FR-13</w:t>
            </w:r>
          </w:p>
          <w:p w:rsidR="005C637A" w:rsidRDefault="005C637A" w:rsidP="00C06F3E">
            <w:pPr>
              <w:pStyle w:val="TableBody"/>
              <w:numPr>
                <w:ilvl w:val="0"/>
                <w:numId w:val="23"/>
              </w:numPr>
              <w:rPr>
                <w:szCs w:val="18"/>
              </w:rPr>
            </w:pPr>
            <w:r>
              <w:rPr>
                <w:szCs w:val="18"/>
              </w:rPr>
              <w:t>Updated Zelle Nightly File. Refer section 2.1.13</w:t>
            </w:r>
          </w:p>
          <w:p w:rsidR="005C637A" w:rsidRPr="00EC0B45" w:rsidRDefault="005C637A" w:rsidP="00C06F3E">
            <w:pPr>
              <w:pStyle w:val="TableBody"/>
              <w:numPr>
                <w:ilvl w:val="0"/>
                <w:numId w:val="23"/>
              </w:numPr>
              <w:rPr>
                <w:szCs w:val="18"/>
              </w:rPr>
            </w:pPr>
            <w:r>
              <w:rPr>
                <w:szCs w:val="18"/>
              </w:rPr>
              <w:t xml:space="preserve">Updated aggregation of Zelle APIs as provided by US Bank </w:t>
            </w:r>
          </w:p>
        </w:tc>
      </w:tr>
      <w:tr w:rsidR="00BD4382" w:rsidRPr="00EC0B45" w:rsidTr="00327475">
        <w:trPr>
          <w:cantSplit/>
        </w:trPr>
        <w:tc>
          <w:tcPr>
            <w:tcW w:w="489" w:type="pct"/>
            <w:tcBorders>
              <w:top w:val="single" w:sz="4" w:space="0" w:color="auto"/>
              <w:bottom w:val="single" w:sz="4" w:space="0" w:color="auto"/>
              <w:right w:val="single" w:sz="4" w:space="0" w:color="auto"/>
            </w:tcBorders>
          </w:tcPr>
          <w:p w:rsidR="00BD4382" w:rsidRPr="00EC0B45" w:rsidRDefault="00E4778B" w:rsidP="00EC7C7D">
            <w:pPr>
              <w:pStyle w:val="TableBody"/>
            </w:pPr>
            <w:r>
              <w:t>Draft 3.0</w:t>
            </w:r>
          </w:p>
        </w:tc>
        <w:tc>
          <w:tcPr>
            <w:tcW w:w="556" w:type="pct"/>
            <w:tcBorders>
              <w:top w:val="single" w:sz="4" w:space="0" w:color="auto"/>
              <w:left w:val="single" w:sz="4" w:space="0" w:color="auto"/>
              <w:bottom w:val="single" w:sz="4" w:space="0" w:color="auto"/>
              <w:right w:val="single" w:sz="4" w:space="0" w:color="auto"/>
            </w:tcBorders>
          </w:tcPr>
          <w:p w:rsidR="00BD4382" w:rsidRPr="00EC0B45" w:rsidRDefault="00E4778B" w:rsidP="00EC7C7D">
            <w:pPr>
              <w:pStyle w:val="TableBody"/>
            </w:pPr>
            <w:r>
              <w:t>10/22/2018</w:t>
            </w:r>
          </w:p>
        </w:tc>
        <w:tc>
          <w:tcPr>
            <w:tcW w:w="835" w:type="pct"/>
            <w:tcBorders>
              <w:top w:val="single" w:sz="4" w:space="0" w:color="auto"/>
              <w:left w:val="single" w:sz="4" w:space="0" w:color="auto"/>
              <w:bottom w:val="single" w:sz="4" w:space="0" w:color="auto"/>
              <w:right w:val="single" w:sz="4" w:space="0" w:color="auto"/>
            </w:tcBorders>
          </w:tcPr>
          <w:p w:rsidR="00BD4382" w:rsidRPr="00EC0B45" w:rsidRDefault="00E4778B" w:rsidP="00EC7C7D">
            <w:pPr>
              <w:pStyle w:val="TableBody"/>
            </w:pPr>
            <w:r>
              <w:t>Mayur Wali/Shivani Singh</w:t>
            </w:r>
          </w:p>
        </w:tc>
        <w:tc>
          <w:tcPr>
            <w:tcW w:w="3120" w:type="pct"/>
            <w:tcBorders>
              <w:top w:val="single" w:sz="4" w:space="0" w:color="auto"/>
              <w:left w:val="single" w:sz="4" w:space="0" w:color="auto"/>
              <w:bottom w:val="single" w:sz="4" w:space="0" w:color="auto"/>
            </w:tcBorders>
          </w:tcPr>
          <w:p w:rsidR="00BD4382" w:rsidRDefault="00E4778B" w:rsidP="00C06F3E">
            <w:pPr>
              <w:pStyle w:val="TableBody"/>
              <w:numPr>
                <w:ilvl w:val="0"/>
                <w:numId w:val="29"/>
              </w:numPr>
              <w:rPr>
                <w:szCs w:val="18"/>
              </w:rPr>
            </w:pPr>
            <w:r>
              <w:rPr>
                <w:szCs w:val="18"/>
              </w:rPr>
              <w:t>Updated Document scope table</w:t>
            </w:r>
            <w:r w:rsidR="00F3251B">
              <w:rPr>
                <w:szCs w:val="18"/>
              </w:rPr>
              <w:t>. Refer to section 1.2</w:t>
            </w:r>
          </w:p>
          <w:p w:rsidR="00E4778B" w:rsidRDefault="00E4778B" w:rsidP="00C06F3E">
            <w:pPr>
              <w:pStyle w:val="TableBody"/>
              <w:numPr>
                <w:ilvl w:val="0"/>
                <w:numId w:val="29"/>
              </w:numPr>
              <w:rPr>
                <w:szCs w:val="18"/>
              </w:rPr>
            </w:pPr>
            <w:r>
              <w:rPr>
                <w:szCs w:val="18"/>
              </w:rPr>
              <w:t xml:space="preserve">Updated System Interface diagram; added billing file and changed ACH confirmation file format. </w:t>
            </w:r>
            <w:r w:rsidR="00F3251B">
              <w:rPr>
                <w:szCs w:val="18"/>
              </w:rPr>
              <w:t>. Refer to section 1.3.</w:t>
            </w:r>
          </w:p>
          <w:p w:rsidR="00A964BF" w:rsidRDefault="00A964BF" w:rsidP="00C06F3E">
            <w:pPr>
              <w:pStyle w:val="TableBody"/>
              <w:numPr>
                <w:ilvl w:val="0"/>
                <w:numId w:val="29"/>
              </w:numPr>
              <w:rPr>
                <w:szCs w:val="18"/>
              </w:rPr>
            </w:pPr>
            <w:r>
              <w:rPr>
                <w:szCs w:val="18"/>
              </w:rPr>
              <w:t>Updated “SFTP” for connectivity and communication protocol</w:t>
            </w:r>
          </w:p>
          <w:p w:rsidR="00A964BF" w:rsidRDefault="00A964BF" w:rsidP="00C06F3E">
            <w:pPr>
              <w:pStyle w:val="TableBody"/>
              <w:numPr>
                <w:ilvl w:val="0"/>
                <w:numId w:val="29"/>
              </w:numPr>
              <w:rPr>
                <w:szCs w:val="18"/>
              </w:rPr>
            </w:pPr>
            <w:r>
              <w:rPr>
                <w:szCs w:val="18"/>
              </w:rPr>
              <w:t>Made “Phone Number” conditionally required and removed joint Payee details in incoming payment file</w:t>
            </w:r>
            <w:r w:rsidR="00F3251B">
              <w:rPr>
                <w:szCs w:val="18"/>
              </w:rPr>
              <w:t>. Refer to section 2.1.1.3.</w:t>
            </w:r>
          </w:p>
          <w:p w:rsidR="00A964BF" w:rsidRDefault="00A964BF" w:rsidP="00C06F3E">
            <w:pPr>
              <w:pStyle w:val="TableBody"/>
              <w:numPr>
                <w:ilvl w:val="0"/>
                <w:numId w:val="29"/>
              </w:numPr>
              <w:rPr>
                <w:szCs w:val="18"/>
              </w:rPr>
            </w:pPr>
            <w:r>
              <w:rPr>
                <w:szCs w:val="18"/>
              </w:rPr>
              <w:t>Changed file format of ACH confirmation file from delimited to Fixed width file</w:t>
            </w:r>
            <w:r w:rsidR="00F3251B">
              <w:rPr>
                <w:szCs w:val="18"/>
              </w:rPr>
              <w:t xml:space="preserve">. Refer to section 2.1.3.1. </w:t>
            </w:r>
          </w:p>
          <w:p w:rsidR="00A964BF" w:rsidRDefault="00A964BF" w:rsidP="00C06F3E">
            <w:pPr>
              <w:pStyle w:val="TableBody"/>
              <w:numPr>
                <w:ilvl w:val="0"/>
                <w:numId w:val="29"/>
              </w:numPr>
              <w:rPr>
                <w:szCs w:val="18"/>
              </w:rPr>
            </w:pPr>
            <w:r>
              <w:rPr>
                <w:szCs w:val="18"/>
              </w:rPr>
              <w:t>Updated Green Zone Timing . Refer section 5.2</w:t>
            </w:r>
          </w:p>
          <w:p w:rsidR="009633CA" w:rsidRDefault="009633CA" w:rsidP="00C06F3E">
            <w:pPr>
              <w:pStyle w:val="TableBody"/>
              <w:numPr>
                <w:ilvl w:val="0"/>
                <w:numId w:val="29"/>
              </w:numPr>
              <w:rPr>
                <w:szCs w:val="18"/>
              </w:rPr>
            </w:pPr>
            <w:r>
              <w:rPr>
                <w:szCs w:val="18"/>
              </w:rPr>
              <w:t xml:space="preserve">Updated section 6.8. File level error codes </w:t>
            </w:r>
          </w:p>
          <w:p w:rsidR="009633CA" w:rsidRDefault="009633CA" w:rsidP="00C06F3E">
            <w:pPr>
              <w:pStyle w:val="TableBody"/>
              <w:numPr>
                <w:ilvl w:val="0"/>
                <w:numId w:val="29"/>
              </w:numPr>
              <w:rPr>
                <w:szCs w:val="18"/>
              </w:rPr>
            </w:pPr>
            <w:r>
              <w:rPr>
                <w:szCs w:val="18"/>
              </w:rPr>
              <w:t xml:space="preserve">Updated PII data information. Refer section 5.2. </w:t>
            </w:r>
          </w:p>
          <w:p w:rsidR="00D9554D" w:rsidRDefault="00D9554D" w:rsidP="00C06F3E">
            <w:pPr>
              <w:pStyle w:val="TableBody"/>
              <w:numPr>
                <w:ilvl w:val="0"/>
                <w:numId w:val="29"/>
              </w:numPr>
              <w:rPr>
                <w:szCs w:val="18"/>
              </w:rPr>
            </w:pPr>
            <w:r>
              <w:rPr>
                <w:szCs w:val="18"/>
              </w:rPr>
              <w:t xml:space="preserve">Updated reconciliation file sample. Refer to section 3.7. </w:t>
            </w:r>
          </w:p>
          <w:p w:rsidR="009D6DB5" w:rsidRDefault="00B174CC" w:rsidP="00C06F3E">
            <w:pPr>
              <w:pStyle w:val="TableBody"/>
              <w:numPr>
                <w:ilvl w:val="0"/>
                <w:numId w:val="29"/>
              </w:numPr>
              <w:rPr>
                <w:szCs w:val="18"/>
              </w:rPr>
            </w:pPr>
            <w:r>
              <w:rPr>
                <w:szCs w:val="18"/>
              </w:rPr>
              <w:t xml:space="preserve">Updated payment processing cut-off timings.Refer to section 3.5.1. </w:t>
            </w:r>
          </w:p>
          <w:p w:rsidR="00A964BF" w:rsidRDefault="009D6DB5" w:rsidP="00C06F3E">
            <w:pPr>
              <w:pStyle w:val="TableBody"/>
              <w:numPr>
                <w:ilvl w:val="0"/>
                <w:numId w:val="29"/>
              </w:numPr>
              <w:rPr>
                <w:szCs w:val="18"/>
              </w:rPr>
            </w:pPr>
            <w:r>
              <w:rPr>
                <w:szCs w:val="18"/>
              </w:rPr>
              <w:t>Section 3.3 included from email address</w:t>
            </w:r>
          </w:p>
          <w:p w:rsidR="003534DA" w:rsidRDefault="003534DA" w:rsidP="00C06F3E">
            <w:pPr>
              <w:pStyle w:val="TableBody"/>
              <w:numPr>
                <w:ilvl w:val="0"/>
                <w:numId w:val="29"/>
              </w:numPr>
              <w:rPr>
                <w:szCs w:val="18"/>
              </w:rPr>
            </w:pPr>
            <w:r>
              <w:rPr>
                <w:szCs w:val="18"/>
              </w:rPr>
              <w:t>Section 1.3.1.3 Included 2 retry options in here</w:t>
            </w:r>
          </w:p>
          <w:p w:rsidR="00B305EE" w:rsidRPr="00533FBD" w:rsidRDefault="00B305EE" w:rsidP="00C06F3E">
            <w:pPr>
              <w:pStyle w:val="TableBody"/>
              <w:numPr>
                <w:ilvl w:val="0"/>
                <w:numId w:val="29"/>
              </w:numPr>
              <w:rPr>
                <w:rFonts w:cs="Times New Roman"/>
              </w:rPr>
            </w:pPr>
            <w:r w:rsidRPr="00C06F3E">
              <w:rPr>
                <w:szCs w:val="18"/>
              </w:rPr>
              <w:t>Setion 2.1.2.2.2 Updated PPD to CCD in  6</w:t>
            </w:r>
            <w:r w:rsidR="00D80E78">
              <w:tab/>
            </w:r>
          </w:p>
        </w:tc>
      </w:tr>
      <w:tr w:rsidR="00DF305F" w:rsidRPr="00EC0B45" w:rsidTr="00327475">
        <w:trPr>
          <w:cantSplit/>
        </w:trPr>
        <w:tc>
          <w:tcPr>
            <w:tcW w:w="489" w:type="pct"/>
            <w:tcBorders>
              <w:top w:val="single" w:sz="4" w:space="0" w:color="auto"/>
              <w:bottom w:val="single" w:sz="4" w:space="0" w:color="auto"/>
              <w:right w:val="single" w:sz="4" w:space="0" w:color="auto"/>
            </w:tcBorders>
          </w:tcPr>
          <w:p w:rsidR="00DF305F" w:rsidRPr="00EC0B45" w:rsidRDefault="00B961C2" w:rsidP="00EC7C7D">
            <w:pPr>
              <w:pStyle w:val="TableBody"/>
            </w:pPr>
            <w:r>
              <w:lastRenderedPageBreak/>
              <w:t>Draft 4.0</w:t>
            </w:r>
          </w:p>
        </w:tc>
        <w:tc>
          <w:tcPr>
            <w:tcW w:w="556" w:type="pct"/>
            <w:tcBorders>
              <w:top w:val="single" w:sz="4" w:space="0" w:color="auto"/>
              <w:left w:val="single" w:sz="4" w:space="0" w:color="auto"/>
              <w:bottom w:val="single" w:sz="4" w:space="0" w:color="auto"/>
              <w:right w:val="single" w:sz="4" w:space="0" w:color="auto"/>
            </w:tcBorders>
          </w:tcPr>
          <w:p w:rsidR="00DF305F" w:rsidRPr="00EC0B45" w:rsidRDefault="00235B5F" w:rsidP="00EC7C7D">
            <w:pPr>
              <w:pStyle w:val="TableBody"/>
            </w:pPr>
            <w:r>
              <w:t>10/23/2018</w:t>
            </w:r>
          </w:p>
        </w:tc>
        <w:tc>
          <w:tcPr>
            <w:tcW w:w="835" w:type="pct"/>
            <w:tcBorders>
              <w:top w:val="single" w:sz="4" w:space="0" w:color="auto"/>
              <w:left w:val="single" w:sz="4" w:space="0" w:color="auto"/>
              <w:bottom w:val="single" w:sz="4" w:space="0" w:color="auto"/>
              <w:right w:val="single" w:sz="4" w:space="0" w:color="auto"/>
            </w:tcBorders>
          </w:tcPr>
          <w:p w:rsidR="00257FCC" w:rsidRDefault="00235B5F" w:rsidP="00EC7C7D">
            <w:pPr>
              <w:pStyle w:val="TableBody"/>
            </w:pPr>
            <w:r>
              <w:t>Mayur Wali/Shivani Singh</w:t>
            </w:r>
          </w:p>
          <w:p w:rsidR="00257FCC" w:rsidRPr="00533FBD" w:rsidRDefault="00257FCC" w:rsidP="00C06F3E"/>
          <w:p w:rsidR="00257FCC" w:rsidRPr="00533FBD" w:rsidRDefault="00257FCC" w:rsidP="00C06F3E"/>
          <w:p w:rsidR="00257FCC" w:rsidRDefault="00257FCC" w:rsidP="00257FCC"/>
          <w:p w:rsidR="00DF305F" w:rsidRPr="00533FBD" w:rsidRDefault="00DF305F" w:rsidP="00C06F3E">
            <w:pPr>
              <w:jc w:val="center"/>
            </w:pPr>
          </w:p>
        </w:tc>
        <w:tc>
          <w:tcPr>
            <w:tcW w:w="3120" w:type="pct"/>
            <w:tcBorders>
              <w:top w:val="single" w:sz="4" w:space="0" w:color="auto"/>
              <w:left w:val="single" w:sz="4" w:space="0" w:color="auto"/>
              <w:bottom w:val="single" w:sz="4" w:space="0" w:color="auto"/>
            </w:tcBorders>
          </w:tcPr>
          <w:p w:rsidR="00DF305F" w:rsidRDefault="00B961C2" w:rsidP="00C06F3E">
            <w:pPr>
              <w:pStyle w:val="TableBody"/>
              <w:numPr>
                <w:ilvl w:val="0"/>
                <w:numId w:val="30"/>
              </w:numPr>
              <w:rPr>
                <w:szCs w:val="18"/>
              </w:rPr>
            </w:pPr>
            <w:r>
              <w:rPr>
                <w:szCs w:val="18"/>
              </w:rPr>
              <w:t>Updated NACHA return file format. Refer to section 2.1.4</w:t>
            </w:r>
          </w:p>
          <w:p w:rsidR="00B961C2" w:rsidRDefault="00B961C2" w:rsidP="00B961C2">
            <w:pPr>
              <w:pStyle w:val="TableBody"/>
              <w:numPr>
                <w:ilvl w:val="0"/>
                <w:numId w:val="30"/>
              </w:numPr>
              <w:rPr>
                <w:szCs w:val="18"/>
              </w:rPr>
            </w:pPr>
            <w:r>
              <w:rPr>
                <w:szCs w:val="18"/>
              </w:rPr>
              <w:t>Added NACHA return file specification in appendix. Refer to section 6.15</w:t>
            </w:r>
          </w:p>
          <w:p w:rsidR="00A42907" w:rsidRDefault="00A42907" w:rsidP="00B961C2">
            <w:pPr>
              <w:pStyle w:val="TableBody"/>
              <w:numPr>
                <w:ilvl w:val="0"/>
                <w:numId w:val="30"/>
              </w:numPr>
              <w:rPr>
                <w:szCs w:val="18"/>
              </w:rPr>
            </w:pPr>
            <w:r>
              <w:rPr>
                <w:szCs w:val="18"/>
              </w:rPr>
              <w:t>Updated Billing File field values and element ID Table. Refer to section 2.1.10.2.</w:t>
            </w:r>
          </w:p>
          <w:p w:rsidR="000A4143" w:rsidRDefault="000A4143" w:rsidP="00B961C2">
            <w:pPr>
              <w:pStyle w:val="TableBody"/>
              <w:numPr>
                <w:ilvl w:val="0"/>
                <w:numId w:val="30"/>
              </w:numPr>
              <w:rPr>
                <w:szCs w:val="18"/>
              </w:rPr>
            </w:pPr>
            <w:r>
              <w:rPr>
                <w:szCs w:val="18"/>
              </w:rPr>
              <w:t>Updated US Bank and IncedoPay connectivity details. Refer section 1.4.</w:t>
            </w:r>
          </w:p>
          <w:p w:rsidR="00926438" w:rsidRDefault="00926438" w:rsidP="00B961C2">
            <w:pPr>
              <w:pStyle w:val="TableBody"/>
              <w:numPr>
                <w:ilvl w:val="0"/>
                <w:numId w:val="30"/>
              </w:numPr>
              <w:rPr>
                <w:szCs w:val="18"/>
              </w:rPr>
            </w:pPr>
            <w:r>
              <w:rPr>
                <w:szCs w:val="18"/>
              </w:rPr>
              <w:t>Updated Client Onboarding Form Fields. Refer to section 6.16</w:t>
            </w:r>
          </w:p>
          <w:p w:rsidR="00257FCC" w:rsidRDefault="00257FCC" w:rsidP="00B961C2">
            <w:pPr>
              <w:pStyle w:val="TableBody"/>
              <w:numPr>
                <w:ilvl w:val="0"/>
                <w:numId w:val="30"/>
              </w:numPr>
              <w:rPr>
                <w:szCs w:val="18"/>
              </w:rPr>
            </w:pPr>
            <w:r>
              <w:rPr>
                <w:szCs w:val="18"/>
              </w:rPr>
              <w:t xml:space="preserve">Reconciliation file will be sent to client and US Bank. Refer to section 2.1.13. </w:t>
            </w:r>
          </w:p>
          <w:p w:rsidR="00257FCC" w:rsidRDefault="00257FCC" w:rsidP="00B961C2">
            <w:pPr>
              <w:pStyle w:val="TableBody"/>
              <w:numPr>
                <w:ilvl w:val="0"/>
                <w:numId w:val="30"/>
              </w:numPr>
              <w:rPr>
                <w:szCs w:val="18"/>
              </w:rPr>
            </w:pPr>
            <w:r>
              <w:rPr>
                <w:szCs w:val="18"/>
              </w:rPr>
              <w:t>Updated ACH payment processing section. Refer to section 3.5.1</w:t>
            </w:r>
          </w:p>
          <w:p w:rsidR="00257FCC" w:rsidRDefault="00257FCC" w:rsidP="00B961C2">
            <w:pPr>
              <w:pStyle w:val="TableBody"/>
              <w:numPr>
                <w:ilvl w:val="0"/>
                <w:numId w:val="30"/>
              </w:numPr>
              <w:rPr>
                <w:szCs w:val="18"/>
              </w:rPr>
            </w:pPr>
            <w:r>
              <w:rPr>
                <w:szCs w:val="18"/>
              </w:rPr>
              <w:t>Access level for L1 suport, L2 Support &amp; TM Implementation will be configured basis US bank preference. Refer to section 3.6.1.2</w:t>
            </w:r>
          </w:p>
          <w:p w:rsidR="00D80E78" w:rsidRDefault="00D80E78" w:rsidP="00B961C2">
            <w:pPr>
              <w:pStyle w:val="TableBody"/>
              <w:numPr>
                <w:ilvl w:val="0"/>
                <w:numId w:val="30"/>
              </w:numPr>
              <w:rPr>
                <w:szCs w:val="18"/>
              </w:rPr>
            </w:pPr>
            <w:r>
              <w:rPr>
                <w:szCs w:val="18"/>
              </w:rPr>
              <w:t>Error message changed on payee authentication. Refer to section 3.6.2.2</w:t>
            </w:r>
          </w:p>
          <w:p w:rsidR="00D80E78" w:rsidRPr="00EC0B45" w:rsidRDefault="00D80E78" w:rsidP="00B961C2">
            <w:pPr>
              <w:pStyle w:val="TableBody"/>
              <w:numPr>
                <w:ilvl w:val="0"/>
                <w:numId w:val="30"/>
              </w:numPr>
              <w:rPr>
                <w:szCs w:val="18"/>
              </w:rPr>
            </w:pPr>
            <w:r>
              <w:rPr>
                <w:szCs w:val="18"/>
              </w:rPr>
              <w:t>Reconciliation report will not be generated if no activity to report. Refer to section 3.7.</w:t>
            </w:r>
          </w:p>
        </w:tc>
      </w:tr>
      <w:tr w:rsidR="00DF305F" w:rsidRPr="00EC0B45" w:rsidTr="00327475">
        <w:trPr>
          <w:cantSplit/>
        </w:trPr>
        <w:tc>
          <w:tcPr>
            <w:tcW w:w="489" w:type="pct"/>
            <w:tcBorders>
              <w:top w:val="single" w:sz="4" w:space="0" w:color="auto"/>
              <w:bottom w:val="single" w:sz="4" w:space="0" w:color="auto"/>
              <w:right w:val="single" w:sz="4" w:space="0" w:color="auto"/>
            </w:tcBorders>
          </w:tcPr>
          <w:p w:rsidR="00DF305F" w:rsidRPr="00EC0B45" w:rsidRDefault="00361E9A" w:rsidP="00EC7C7D">
            <w:pPr>
              <w:pStyle w:val="TableBody"/>
            </w:pPr>
            <w:r>
              <w:t>Draft 5.0</w:t>
            </w:r>
          </w:p>
        </w:tc>
        <w:tc>
          <w:tcPr>
            <w:tcW w:w="556" w:type="pct"/>
            <w:tcBorders>
              <w:top w:val="single" w:sz="4" w:space="0" w:color="auto"/>
              <w:left w:val="single" w:sz="4" w:space="0" w:color="auto"/>
              <w:bottom w:val="single" w:sz="4" w:space="0" w:color="auto"/>
              <w:right w:val="single" w:sz="4" w:space="0" w:color="auto"/>
            </w:tcBorders>
          </w:tcPr>
          <w:p w:rsidR="00DF305F" w:rsidRPr="00EC0B45" w:rsidRDefault="00361E9A" w:rsidP="00EC7C7D">
            <w:pPr>
              <w:pStyle w:val="TableBody"/>
            </w:pPr>
            <w:r>
              <w:t>1</w:t>
            </w:r>
            <w:r w:rsidR="004B2D58">
              <w:t>1</w:t>
            </w:r>
            <w:r>
              <w:t>/</w:t>
            </w:r>
            <w:r w:rsidR="004B2D58">
              <w:t>02</w:t>
            </w:r>
            <w:r>
              <w:t>/2018</w:t>
            </w:r>
          </w:p>
        </w:tc>
        <w:tc>
          <w:tcPr>
            <w:tcW w:w="835" w:type="pct"/>
            <w:tcBorders>
              <w:top w:val="single" w:sz="4" w:space="0" w:color="auto"/>
              <w:left w:val="single" w:sz="4" w:space="0" w:color="auto"/>
              <w:bottom w:val="single" w:sz="4" w:space="0" w:color="auto"/>
              <w:right w:val="single" w:sz="4" w:space="0" w:color="auto"/>
            </w:tcBorders>
          </w:tcPr>
          <w:p w:rsidR="00DF305F" w:rsidRPr="00EC0B45" w:rsidRDefault="004B2D58" w:rsidP="00EC7C7D">
            <w:pPr>
              <w:pStyle w:val="TableBody"/>
            </w:pPr>
            <w:r>
              <w:t>Mayur Wali/</w:t>
            </w:r>
            <w:r w:rsidR="00361E9A">
              <w:t>Shivani Singh</w:t>
            </w:r>
          </w:p>
        </w:tc>
        <w:tc>
          <w:tcPr>
            <w:tcW w:w="3120" w:type="pct"/>
            <w:tcBorders>
              <w:top w:val="single" w:sz="4" w:space="0" w:color="auto"/>
              <w:left w:val="single" w:sz="4" w:space="0" w:color="auto"/>
              <w:bottom w:val="single" w:sz="4" w:space="0" w:color="auto"/>
            </w:tcBorders>
          </w:tcPr>
          <w:p w:rsidR="00DF305F" w:rsidRDefault="00C06F3E" w:rsidP="00F8708A">
            <w:pPr>
              <w:pStyle w:val="TableBody"/>
              <w:numPr>
                <w:ilvl w:val="0"/>
                <w:numId w:val="35"/>
              </w:numPr>
              <w:rPr>
                <w:szCs w:val="18"/>
              </w:rPr>
            </w:pPr>
            <w:r>
              <w:rPr>
                <w:szCs w:val="18"/>
              </w:rPr>
              <w:t>Updated Billing Charge Codes. Refer to section 2.1.10.2</w:t>
            </w:r>
          </w:p>
          <w:p w:rsidR="005E3E26" w:rsidRDefault="005E3E26" w:rsidP="00F8708A">
            <w:pPr>
              <w:pStyle w:val="TableBody"/>
              <w:numPr>
                <w:ilvl w:val="0"/>
                <w:numId w:val="35"/>
              </w:numPr>
              <w:rPr>
                <w:szCs w:val="18"/>
              </w:rPr>
            </w:pPr>
            <w:r>
              <w:rPr>
                <w:szCs w:val="18"/>
              </w:rPr>
              <w:t>Updated system interface diagram. Refer to section 1.3.</w:t>
            </w:r>
          </w:p>
          <w:p w:rsidR="005E3E26" w:rsidRPr="00EC0B45" w:rsidRDefault="005E3E26" w:rsidP="00F8708A">
            <w:pPr>
              <w:pStyle w:val="TableBody"/>
              <w:numPr>
                <w:ilvl w:val="0"/>
                <w:numId w:val="35"/>
              </w:numPr>
              <w:rPr>
                <w:szCs w:val="18"/>
              </w:rPr>
            </w:pPr>
            <w:r>
              <w:rPr>
                <w:szCs w:val="18"/>
              </w:rPr>
              <w:t>Updated Payment Priority Type field descrption in incoming payment file.Refer to section  2.1.1.3.</w:t>
            </w:r>
          </w:p>
        </w:tc>
      </w:tr>
      <w:tr w:rsidR="00DF305F" w:rsidRPr="00EC0B45" w:rsidTr="00327475">
        <w:trPr>
          <w:cantSplit/>
        </w:trPr>
        <w:tc>
          <w:tcPr>
            <w:tcW w:w="489" w:type="pct"/>
            <w:tcBorders>
              <w:top w:val="single" w:sz="4" w:space="0" w:color="auto"/>
              <w:bottom w:val="single" w:sz="4" w:space="0" w:color="auto"/>
              <w:right w:val="single" w:sz="4" w:space="0" w:color="auto"/>
            </w:tcBorders>
          </w:tcPr>
          <w:p w:rsidR="00DF305F" w:rsidRPr="00EC0B45" w:rsidRDefault="00F8708A" w:rsidP="00EC7C7D">
            <w:pPr>
              <w:pStyle w:val="TableBody"/>
            </w:pPr>
            <w:ins w:id="0" w:author="Shivani Singh" w:date="2018-12-04T11:40:00Z">
              <w:r>
                <w:t>Draft 6.0</w:t>
              </w:r>
            </w:ins>
          </w:p>
        </w:tc>
        <w:tc>
          <w:tcPr>
            <w:tcW w:w="556" w:type="pct"/>
            <w:tcBorders>
              <w:top w:val="single" w:sz="4" w:space="0" w:color="auto"/>
              <w:left w:val="single" w:sz="4" w:space="0" w:color="auto"/>
              <w:bottom w:val="single" w:sz="4" w:space="0" w:color="auto"/>
              <w:right w:val="single" w:sz="4" w:space="0" w:color="auto"/>
            </w:tcBorders>
          </w:tcPr>
          <w:p w:rsidR="00DF305F" w:rsidRPr="00EC0B45" w:rsidRDefault="00F8708A" w:rsidP="00EC7C7D">
            <w:pPr>
              <w:pStyle w:val="TableBody"/>
            </w:pPr>
            <w:ins w:id="1" w:author="Shivani Singh" w:date="2018-12-04T11:40:00Z">
              <w:r>
                <w:t>12/04/2018</w:t>
              </w:r>
            </w:ins>
          </w:p>
        </w:tc>
        <w:tc>
          <w:tcPr>
            <w:tcW w:w="835" w:type="pct"/>
            <w:tcBorders>
              <w:top w:val="single" w:sz="4" w:space="0" w:color="auto"/>
              <w:left w:val="single" w:sz="4" w:space="0" w:color="auto"/>
              <w:bottom w:val="single" w:sz="4" w:space="0" w:color="auto"/>
              <w:right w:val="single" w:sz="4" w:space="0" w:color="auto"/>
            </w:tcBorders>
          </w:tcPr>
          <w:p w:rsidR="00DF305F" w:rsidRPr="00EC0B45" w:rsidRDefault="008429B6" w:rsidP="00EC7C7D">
            <w:pPr>
              <w:pStyle w:val="TableBody"/>
            </w:pPr>
            <w:ins w:id="2" w:author="Shivani Singh" w:date="2018-12-04T11:53:00Z">
              <w:r>
                <w:t>Mayur Wali/Shivani Singh</w:t>
              </w:r>
            </w:ins>
          </w:p>
        </w:tc>
        <w:tc>
          <w:tcPr>
            <w:tcW w:w="3120" w:type="pct"/>
            <w:tcBorders>
              <w:top w:val="single" w:sz="4" w:space="0" w:color="auto"/>
              <w:left w:val="single" w:sz="4" w:space="0" w:color="auto"/>
              <w:bottom w:val="single" w:sz="4" w:space="0" w:color="auto"/>
            </w:tcBorders>
          </w:tcPr>
          <w:p w:rsidR="00DF305F" w:rsidRDefault="00F8708A" w:rsidP="00F8708A">
            <w:pPr>
              <w:pStyle w:val="TableBody"/>
              <w:numPr>
                <w:ilvl w:val="0"/>
                <w:numId w:val="36"/>
              </w:numPr>
              <w:rPr>
                <w:ins w:id="3" w:author="Shivani Singh" w:date="2018-12-04T11:42:00Z"/>
                <w:szCs w:val="18"/>
              </w:rPr>
              <w:pPrChange w:id="4" w:author="Shivani Singh" w:date="2018-12-04T11:42:00Z">
                <w:pPr>
                  <w:pStyle w:val="TableBody"/>
                </w:pPr>
              </w:pPrChange>
            </w:pPr>
            <w:ins w:id="5" w:author="Shivani Singh" w:date="2018-12-04T11:41:00Z">
              <w:r>
                <w:rPr>
                  <w:szCs w:val="18"/>
                </w:rPr>
                <w:t xml:space="preserve">Updated Payment Amount Length in incoming payment file. Refer to section </w:t>
              </w:r>
            </w:ins>
            <w:ins w:id="6" w:author="Shivani Singh" w:date="2018-12-04T11:42:00Z">
              <w:r>
                <w:rPr>
                  <w:szCs w:val="18"/>
                </w:rPr>
                <w:t>2</w:t>
              </w:r>
            </w:ins>
            <w:ins w:id="7" w:author="Shivani Singh" w:date="2018-12-04T11:41:00Z">
              <w:r>
                <w:rPr>
                  <w:szCs w:val="18"/>
                </w:rPr>
                <w:t xml:space="preserve">.1.1.3. </w:t>
              </w:r>
            </w:ins>
          </w:p>
          <w:p w:rsidR="00F8708A" w:rsidRPr="00EC0B45" w:rsidRDefault="00F8708A" w:rsidP="00F8708A">
            <w:pPr>
              <w:pStyle w:val="TableBody"/>
              <w:numPr>
                <w:ilvl w:val="0"/>
                <w:numId w:val="36"/>
              </w:numPr>
              <w:rPr>
                <w:szCs w:val="18"/>
              </w:rPr>
              <w:pPrChange w:id="8" w:author="Shivani Singh" w:date="2018-12-04T11:42:00Z">
                <w:pPr>
                  <w:pStyle w:val="TableBody"/>
                </w:pPr>
              </w:pPrChange>
            </w:pPr>
            <w:ins w:id="9" w:author="Shivani Singh" w:date="2018-12-04T11:43:00Z">
              <w:r>
                <w:rPr>
                  <w:szCs w:val="18"/>
                </w:rPr>
                <w:t xml:space="preserve">Changed remarks for Receiver Account Number &amp; </w:t>
              </w:r>
            </w:ins>
            <w:ins w:id="10" w:author="Shivani Singh" w:date="2018-12-04T11:44:00Z">
              <w:r>
                <w:rPr>
                  <w:szCs w:val="18"/>
                </w:rPr>
                <w:t>Receiver Routing Number Field. Refer to section 2.1.1.3.</w:t>
              </w:r>
            </w:ins>
          </w:p>
        </w:tc>
        <w:bookmarkStart w:id="11" w:name="_GoBack"/>
        <w:bookmarkEnd w:id="11"/>
      </w:tr>
    </w:tbl>
    <w:p w:rsidR="003D4F96" w:rsidRDefault="003D4F96">
      <w:pPr>
        <w:rPr>
          <w:rFonts w:cs="Arial"/>
          <w:b/>
        </w:rPr>
      </w:pPr>
    </w:p>
    <w:p w:rsidR="00B961C2" w:rsidRPr="00EC0B45" w:rsidRDefault="00B961C2">
      <w:pPr>
        <w:rPr>
          <w:rFonts w:cs="Arial"/>
          <w:b/>
        </w:rPr>
      </w:pPr>
    </w:p>
    <w:p w:rsidR="009331C4" w:rsidRPr="00EC0B45" w:rsidRDefault="009331C4">
      <w:pPr>
        <w:numPr>
          <w:ilvl w:val="0"/>
          <w:numId w:val="1"/>
        </w:numPr>
        <w:rPr>
          <w:rFonts w:cs="Arial"/>
          <w:b/>
        </w:rPr>
      </w:pPr>
      <w:r w:rsidRPr="00EC0B45">
        <w:rPr>
          <w:rFonts w:cs="Arial"/>
          <w:b/>
        </w:rPr>
        <w:t>Document Reviewers/Approvers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10"/>
        <w:gridCol w:w="3224"/>
        <w:gridCol w:w="1615"/>
        <w:gridCol w:w="1521"/>
      </w:tblGrid>
      <w:tr w:rsidR="00B009DB" w:rsidRPr="00EC0B45" w:rsidTr="00811CCE">
        <w:tc>
          <w:tcPr>
            <w:tcW w:w="1842" w:type="pct"/>
            <w:shd w:val="clear" w:color="auto" w:fill="CCCCCC"/>
          </w:tcPr>
          <w:p w:rsidR="00B009DB" w:rsidRPr="00EC0B45" w:rsidRDefault="00B009DB" w:rsidP="00E42EC2">
            <w:pPr>
              <w:pStyle w:val="TableHeader"/>
            </w:pPr>
            <w:r w:rsidRPr="00EC0B45">
              <w:t>Name</w:t>
            </w:r>
          </w:p>
        </w:tc>
        <w:tc>
          <w:tcPr>
            <w:tcW w:w="1601" w:type="pct"/>
            <w:shd w:val="clear" w:color="auto" w:fill="CCCCCC"/>
            <w:vAlign w:val="center"/>
          </w:tcPr>
          <w:p w:rsidR="00B009DB" w:rsidRPr="00EC0B45" w:rsidRDefault="00B009DB" w:rsidP="00C7695E">
            <w:pPr>
              <w:pStyle w:val="TableHeader"/>
            </w:pPr>
            <w:r w:rsidRPr="00EC0B45">
              <w:t>Position</w:t>
            </w:r>
            <w:r w:rsidR="00434717" w:rsidRPr="00EC0B45">
              <w:t xml:space="preserve"> and Team</w:t>
            </w:r>
          </w:p>
        </w:tc>
        <w:tc>
          <w:tcPr>
            <w:tcW w:w="802" w:type="pct"/>
            <w:shd w:val="clear" w:color="auto" w:fill="CCCCCC"/>
          </w:tcPr>
          <w:p w:rsidR="00B009DB" w:rsidRPr="00EC0B45" w:rsidRDefault="00B009DB" w:rsidP="007D6A45">
            <w:pPr>
              <w:pStyle w:val="TableHeader"/>
              <w:jc w:val="center"/>
            </w:pPr>
            <w:r w:rsidRPr="00EC0B45">
              <w:t>Reviewer</w:t>
            </w:r>
          </w:p>
        </w:tc>
        <w:tc>
          <w:tcPr>
            <w:tcW w:w="755" w:type="pct"/>
            <w:shd w:val="clear" w:color="auto" w:fill="CCCCCC"/>
            <w:vAlign w:val="center"/>
          </w:tcPr>
          <w:p w:rsidR="00B009DB" w:rsidRPr="00EC0B45" w:rsidRDefault="00B009DB" w:rsidP="007D6A45">
            <w:pPr>
              <w:pStyle w:val="TableHeader"/>
              <w:jc w:val="center"/>
            </w:pPr>
            <w:r w:rsidRPr="00EC0B45">
              <w:t>Approver</w:t>
            </w:r>
          </w:p>
        </w:tc>
      </w:tr>
      <w:tr w:rsidR="00327475" w:rsidRPr="00EC0B45" w:rsidTr="00DB43AD">
        <w:tc>
          <w:tcPr>
            <w:tcW w:w="1842" w:type="pct"/>
          </w:tcPr>
          <w:p w:rsidR="00327475" w:rsidRPr="00EC0B45" w:rsidRDefault="00327475" w:rsidP="00327475">
            <w:pPr>
              <w:pStyle w:val="TableBody"/>
              <w:rPr>
                <w:lang w:eastAsia="en-GB"/>
              </w:rPr>
            </w:pPr>
            <w:r>
              <w:rPr>
                <w:lang w:eastAsia="en-GB"/>
              </w:rPr>
              <w:t>To be provided by US Bank</w:t>
            </w:r>
          </w:p>
        </w:tc>
        <w:tc>
          <w:tcPr>
            <w:tcW w:w="1601" w:type="pct"/>
          </w:tcPr>
          <w:p w:rsidR="00327475" w:rsidRPr="00EC0B45" w:rsidRDefault="00327475" w:rsidP="00327475">
            <w:pPr>
              <w:pStyle w:val="TableBody"/>
              <w:keepNext/>
            </w:pPr>
          </w:p>
        </w:tc>
        <w:tc>
          <w:tcPr>
            <w:tcW w:w="802" w:type="pct"/>
            <w:vAlign w:val="center"/>
          </w:tcPr>
          <w:p w:rsidR="00327475" w:rsidRPr="00EC0B45" w:rsidRDefault="00327475" w:rsidP="00327475">
            <w:pPr>
              <w:pStyle w:val="TableBody"/>
              <w:keepNext/>
              <w:jc w:val="center"/>
            </w:pPr>
          </w:p>
        </w:tc>
        <w:tc>
          <w:tcPr>
            <w:tcW w:w="755" w:type="pct"/>
          </w:tcPr>
          <w:p w:rsidR="00327475" w:rsidRPr="00EC0B45" w:rsidRDefault="00327475" w:rsidP="00327475">
            <w:pPr>
              <w:pStyle w:val="TableBody"/>
              <w:keepNext/>
              <w:jc w:val="center"/>
              <w:rPr>
                <w:lang w:eastAsia="en-GB"/>
              </w:rPr>
            </w:pPr>
          </w:p>
        </w:tc>
      </w:tr>
      <w:tr w:rsidR="00327475" w:rsidRPr="00EC0B45" w:rsidTr="00DB43AD">
        <w:tc>
          <w:tcPr>
            <w:tcW w:w="1842" w:type="pct"/>
          </w:tcPr>
          <w:p w:rsidR="00327475" w:rsidRPr="00EC0B45" w:rsidRDefault="00327475" w:rsidP="00327475">
            <w:pPr>
              <w:pStyle w:val="TableBody"/>
              <w:rPr>
                <w:lang w:eastAsia="en-GB"/>
              </w:rPr>
            </w:pPr>
            <w:r>
              <w:rPr>
                <w:lang w:eastAsia="en-GB"/>
              </w:rPr>
              <w:t>To be provided by US Bank</w:t>
            </w:r>
          </w:p>
        </w:tc>
        <w:tc>
          <w:tcPr>
            <w:tcW w:w="1601" w:type="pct"/>
          </w:tcPr>
          <w:p w:rsidR="00327475" w:rsidRPr="00EC0B45" w:rsidRDefault="00327475" w:rsidP="00327475">
            <w:pPr>
              <w:pStyle w:val="TableBody"/>
            </w:pPr>
          </w:p>
        </w:tc>
        <w:tc>
          <w:tcPr>
            <w:tcW w:w="802" w:type="pct"/>
            <w:vAlign w:val="center"/>
          </w:tcPr>
          <w:p w:rsidR="00327475" w:rsidRPr="00EC0B45" w:rsidRDefault="00327475" w:rsidP="00327475">
            <w:pPr>
              <w:pStyle w:val="TableBody"/>
              <w:jc w:val="center"/>
            </w:pPr>
          </w:p>
        </w:tc>
        <w:tc>
          <w:tcPr>
            <w:tcW w:w="755" w:type="pct"/>
          </w:tcPr>
          <w:p w:rsidR="00327475" w:rsidRPr="00EC0B45" w:rsidRDefault="00327475" w:rsidP="00327475">
            <w:pPr>
              <w:pStyle w:val="TableBody"/>
              <w:jc w:val="center"/>
              <w:rPr>
                <w:lang w:eastAsia="en-GB"/>
              </w:rPr>
            </w:pPr>
          </w:p>
        </w:tc>
      </w:tr>
      <w:tr w:rsidR="003E7078" w:rsidRPr="00EC0B45" w:rsidTr="00811CCE">
        <w:tc>
          <w:tcPr>
            <w:tcW w:w="1842" w:type="pct"/>
          </w:tcPr>
          <w:p w:rsidR="003E7078" w:rsidRPr="00EC0B45" w:rsidRDefault="00327475" w:rsidP="00EC7C7D">
            <w:pPr>
              <w:pStyle w:val="TableBody"/>
              <w:rPr>
                <w:lang w:eastAsia="en-GB"/>
              </w:rPr>
            </w:pPr>
            <w:r>
              <w:rPr>
                <w:lang w:eastAsia="en-GB"/>
              </w:rPr>
              <w:t>To be provided by US Bank</w:t>
            </w:r>
          </w:p>
        </w:tc>
        <w:tc>
          <w:tcPr>
            <w:tcW w:w="1601" w:type="pct"/>
          </w:tcPr>
          <w:p w:rsidR="003E7078" w:rsidRPr="00EC0B45" w:rsidRDefault="003E7078" w:rsidP="00EC7C7D">
            <w:pPr>
              <w:pStyle w:val="TableBody"/>
            </w:pPr>
          </w:p>
        </w:tc>
        <w:tc>
          <w:tcPr>
            <w:tcW w:w="802" w:type="pct"/>
            <w:vAlign w:val="center"/>
          </w:tcPr>
          <w:p w:rsidR="003E7078" w:rsidRPr="00EC0B45" w:rsidRDefault="003E7078" w:rsidP="0093731F">
            <w:pPr>
              <w:pStyle w:val="TableBody"/>
              <w:jc w:val="center"/>
            </w:pPr>
          </w:p>
        </w:tc>
        <w:tc>
          <w:tcPr>
            <w:tcW w:w="755" w:type="pct"/>
          </w:tcPr>
          <w:p w:rsidR="003E7078" w:rsidRPr="00EC0B45" w:rsidRDefault="003E7078" w:rsidP="0093731F">
            <w:pPr>
              <w:pStyle w:val="TableBody"/>
              <w:jc w:val="center"/>
              <w:rPr>
                <w:lang w:eastAsia="en-GB"/>
              </w:rPr>
            </w:pPr>
          </w:p>
        </w:tc>
      </w:tr>
      <w:tr w:rsidR="003E7078" w:rsidRPr="00EC0B45" w:rsidTr="00811CCE">
        <w:tc>
          <w:tcPr>
            <w:tcW w:w="1842" w:type="pct"/>
            <w:vAlign w:val="center"/>
          </w:tcPr>
          <w:p w:rsidR="003E7078" w:rsidRPr="00EC0B45" w:rsidRDefault="003E7078" w:rsidP="00EC7C7D">
            <w:pPr>
              <w:pStyle w:val="TableBody"/>
              <w:rPr>
                <w:lang w:eastAsia="en-GB"/>
              </w:rPr>
            </w:pPr>
          </w:p>
        </w:tc>
        <w:tc>
          <w:tcPr>
            <w:tcW w:w="1601" w:type="pct"/>
          </w:tcPr>
          <w:p w:rsidR="003E7078" w:rsidRPr="00EC0B45" w:rsidRDefault="003E7078" w:rsidP="00EC7C7D">
            <w:pPr>
              <w:pStyle w:val="TableBody"/>
            </w:pPr>
          </w:p>
        </w:tc>
        <w:tc>
          <w:tcPr>
            <w:tcW w:w="802" w:type="pct"/>
            <w:vAlign w:val="center"/>
          </w:tcPr>
          <w:p w:rsidR="003E7078" w:rsidRPr="00EC0B45" w:rsidRDefault="003E7078" w:rsidP="0093731F">
            <w:pPr>
              <w:pStyle w:val="TableBody"/>
              <w:jc w:val="center"/>
            </w:pPr>
          </w:p>
        </w:tc>
        <w:tc>
          <w:tcPr>
            <w:tcW w:w="755" w:type="pct"/>
            <w:vAlign w:val="center"/>
          </w:tcPr>
          <w:p w:rsidR="003E7078" w:rsidRPr="00EC0B45" w:rsidRDefault="003E7078" w:rsidP="0093731F">
            <w:pPr>
              <w:pStyle w:val="TableBody"/>
              <w:jc w:val="center"/>
              <w:rPr>
                <w:lang w:eastAsia="en-GB"/>
              </w:rPr>
            </w:pPr>
          </w:p>
        </w:tc>
      </w:tr>
      <w:tr w:rsidR="003E7078" w:rsidRPr="00EC0B45" w:rsidTr="00811CCE">
        <w:tc>
          <w:tcPr>
            <w:tcW w:w="1842" w:type="pct"/>
            <w:vAlign w:val="center"/>
          </w:tcPr>
          <w:p w:rsidR="003E7078" w:rsidRPr="00EC0B45" w:rsidRDefault="003E7078" w:rsidP="00EC7C7D">
            <w:pPr>
              <w:pStyle w:val="TableBody"/>
              <w:rPr>
                <w:lang w:eastAsia="en-GB"/>
              </w:rPr>
            </w:pPr>
          </w:p>
        </w:tc>
        <w:tc>
          <w:tcPr>
            <w:tcW w:w="1601" w:type="pct"/>
          </w:tcPr>
          <w:p w:rsidR="003E7078" w:rsidRPr="00EC0B45" w:rsidRDefault="003E7078" w:rsidP="00EC7C7D">
            <w:pPr>
              <w:pStyle w:val="TableBody"/>
            </w:pPr>
          </w:p>
        </w:tc>
        <w:tc>
          <w:tcPr>
            <w:tcW w:w="802" w:type="pct"/>
            <w:vAlign w:val="center"/>
          </w:tcPr>
          <w:p w:rsidR="003E7078" w:rsidRPr="00EC0B45" w:rsidRDefault="003E7078" w:rsidP="0093731F">
            <w:pPr>
              <w:pStyle w:val="TableBody"/>
              <w:jc w:val="center"/>
              <w:rPr>
                <w:lang w:eastAsia="en-GB"/>
              </w:rPr>
            </w:pPr>
          </w:p>
        </w:tc>
        <w:tc>
          <w:tcPr>
            <w:tcW w:w="755" w:type="pct"/>
            <w:vAlign w:val="center"/>
          </w:tcPr>
          <w:p w:rsidR="003E7078" w:rsidRPr="00EC0B45" w:rsidRDefault="003E7078" w:rsidP="0093731F">
            <w:pPr>
              <w:pStyle w:val="TableBody"/>
              <w:jc w:val="center"/>
              <w:rPr>
                <w:lang w:eastAsia="en-GB"/>
              </w:rPr>
            </w:pPr>
          </w:p>
        </w:tc>
      </w:tr>
      <w:tr w:rsidR="00763829" w:rsidRPr="00EC0B45" w:rsidTr="00811CCE">
        <w:tc>
          <w:tcPr>
            <w:tcW w:w="1842" w:type="pct"/>
            <w:vAlign w:val="center"/>
          </w:tcPr>
          <w:p w:rsidR="00763829" w:rsidRPr="00EC0B45" w:rsidRDefault="00763829" w:rsidP="00EC7C7D">
            <w:pPr>
              <w:pStyle w:val="TableBody"/>
              <w:rPr>
                <w:lang w:eastAsia="en-GB"/>
              </w:rPr>
            </w:pPr>
          </w:p>
        </w:tc>
        <w:tc>
          <w:tcPr>
            <w:tcW w:w="1601" w:type="pct"/>
            <w:vAlign w:val="center"/>
          </w:tcPr>
          <w:p w:rsidR="00763829" w:rsidRPr="00EC0B45" w:rsidRDefault="00763829" w:rsidP="00EC7C7D">
            <w:pPr>
              <w:pStyle w:val="TableBody"/>
              <w:rPr>
                <w:lang w:eastAsia="en-GB"/>
              </w:rPr>
            </w:pPr>
          </w:p>
        </w:tc>
        <w:tc>
          <w:tcPr>
            <w:tcW w:w="802" w:type="pct"/>
            <w:vAlign w:val="center"/>
          </w:tcPr>
          <w:p w:rsidR="00763829" w:rsidRPr="00EC0B45" w:rsidRDefault="00763829" w:rsidP="0093731F">
            <w:pPr>
              <w:pStyle w:val="TableBody"/>
              <w:jc w:val="center"/>
              <w:rPr>
                <w:lang w:eastAsia="en-GB"/>
              </w:rPr>
            </w:pPr>
          </w:p>
        </w:tc>
        <w:tc>
          <w:tcPr>
            <w:tcW w:w="755" w:type="pct"/>
            <w:vAlign w:val="center"/>
          </w:tcPr>
          <w:p w:rsidR="00763829" w:rsidRPr="00EC0B45" w:rsidRDefault="00763829" w:rsidP="0093731F">
            <w:pPr>
              <w:pStyle w:val="TableBody"/>
              <w:jc w:val="center"/>
              <w:rPr>
                <w:lang w:eastAsia="en-GB"/>
              </w:rPr>
            </w:pPr>
          </w:p>
        </w:tc>
      </w:tr>
      <w:tr w:rsidR="003E7078" w:rsidRPr="00EC0B45" w:rsidTr="00811CCE">
        <w:tc>
          <w:tcPr>
            <w:tcW w:w="1842" w:type="pct"/>
            <w:vAlign w:val="center"/>
          </w:tcPr>
          <w:p w:rsidR="003E7078" w:rsidRPr="00EC0B45" w:rsidRDefault="003E7078" w:rsidP="00EC7C7D">
            <w:pPr>
              <w:pStyle w:val="TableBody"/>
              <w:rPr>
                <w:lang w:eastAsia="en-GB"/>
              </w:rPr>
            </w:pPr>
          </w:p>
        </w:tc>
        <w:tc>
          <w:tcPr>
            <w:tcW w:w="1601" w:type="pct"/>
            <w:vAlign w:val="center"/>
          </w:tcPr>
          <w:p w:rsidR="003E7078" w:rsidRPr="00EC0B45" w:rsidRDefault="003E7078" w:rsidP="00EC7C7D">
            <w:pPr>
              <w:pStyle w:val="TableBody"/>
              <w:rPr>
                <w:lang w:eastAsia="en-GB"/>
              </w:rPr>
            </w:pPr>
          </w:p>
        </w:tc>
        <w:tc>
          <w:tcPr>
            <w:tcW w:w="802" w:type="pct"/>
            <w:vAlign w:val="center"/>
          </w:tcPr>
          <w:p w:rsidR="003E7078" w:rsidRPr="00EC0B45" w:rsidRDefault="003E7078" w:rsidP="0093731F">
            <w:pPr>
              <w:pStyle w:val="TableBody"/>
              <w:jc w:val="center"/>
              <w:rPr>
                <w:lang w:eastAsia="en-GB"/>
              </w:rPr>
            </w:pPr>
          </w:p>
        </w:tc>
        <w:tc>
          <w:tcPr>
            <w:tcW w:w="755" w:type="pct"/>
            <w:vAlign w:val="center"/>
          </w:tcPr>
          <w:p w:rsidR="003E7078" w:rsidRPr="00EC0B45" w:rsidRDefault="003E7078" w:rsidP="0093731F">
            <w:pPr>
              <w:pStyle w:val="TableBody"/>
              <w:jc w:val="center"/>
              <w:rPr>
                <w:lang w:eastAsia="en-GB"/>
              </w:rPr>
            </w:pPr>
          </w:p>
        </w:tc>
      </w:tr>
    </w:tbl>
    <w:p w:rsidR="003D4F96" w:rsidRPr="00EC0B45" w:rsidRDefault="003D4F96" w:rsidP="003D4F96">
      <w:pPr>
        <w:rPr>
          <w:rFonts w:ascii="Arial (W1)" w:hAnsi="Arial (W1)"/>
          <w:szCs w:val="24"/>
        </w:rPr>
      </w:pPr>
      <w:r w:rsidRPr="00EC0B45">
        <w:br w:type="page"/>
      </w:r>
    </w:p>
    <w:p w:rsidR="00B474CD" w:rsidRPr="00EC0B45" w:rsidRDefault="00B474CD" w:rsidP="00B474CD">
      <w:pPr>
        <w:pStyle w:val="TOC1"/>
        <w:tabs>
          <w:tab w:val="left" w:pos="360"/>
          <w:tab w:val="right" w:leader="dot" w:pos="10070"/>
        </w:tabs>
        <w:rPr>
          <w:rFonts w:cs="Arial"/>
          <w:b/>
          <w:sz w:val="24"/>
          <w:u w:val="single"/>
        </w:rPr>
      </w:pPr>
      <w:r w:rsidRPr="00EC0B45">
        <w:rPr>
          <w:rFonts w:cs="Arial"/>
          <w:b/>
          <w:sz w:val="24"/>
          <w:u w:val="single"/>
        </w:rPr>
        <w:lastRenderedPageBreak/>
        <w:t>Contents</w:t>
      </w:r>
    </w:p>
    <w:p w:rsidR="00B961C2" w:rsidRDefault="002A56EE">
      <w:pPr>
        <w:pStyle w:val="TOC1"/>
        <w:tabs>
          <w:tab w:val="left" w:pos="360"/>
          <w:tab w:val="right" w:leader="dot" w:pos="10070"/>
        </w:tabs>
        <w:rPr>
          <w:rFonts w:asciiTheme="minorHAnsi" w:eastAsiaTheme="minorEastAsia" w:hAnsiTheme="minorHAnsi" w:cstheme="minorBidi"/>
          <w:bCs w:val="0"/>
          <w:noProof/>
          <w:sz w:val="22"/>
          <w:szCs w:val="22"/>
          <w:lang w:val="en-US"/>
        </w:rPr>
      </w:pPr>
      <w:r w:rsidRPr="00EC0B45">
        <w:rPr>
          <w:rFonts w:cs="Arial"/>
          <w:b/>
          <w:bCs w:val="0"/>
          <w:sz w:val="24"/>
          <w:u w:val="single"/>
        </w:rPr>
        <w:fldChar w:fldCharType="begin"/>
      </w:r>
      <w:r w:rsidRPr="00EC0B45">
        <w:rPr>
          <w:rFonts w:cs="Arial"/>
          <w:b/>
          <w:bCs w:val="0"/>
          <w:sz w:val="24"/>
          <w:u w:val="single"/>
        </w:rPr>
        <w:instrText xml:space="preserve"> TOC \o "1-4" \h \z \u </w:instrText>
      </w:r>
      <w:r w:rsidRPr="00EC0B45">
        <w:rPr>
          <w:rFonts w:cs="Arial"/>
          <w:b/>
          <w:bCs w:val="0"/>
          <w:sz w:val="24"/>
          <w:u w:val="single"/>
        </w:rPr>
        <w:fldChar w:fldCharType="separate"/>
      </w:r>
      <w:hyperlink w:anchor="_Toc528055824" w:history="1">
        <w:r w:rsidR="00B961C2" w:rsidRPr="00AD2550">
          <w:rPr>
            <w:rStyle w:val="Hyperlink"/>
            <w:noProof/>
          </w:rPr>
          <w:t>1</w:t>
        </w:r>
        <w:r w:rsidR="00B961C2">
          <w:rPr>
            <w:rFonts w:asciiTheme="minorHAnsi" w:eastAsiaTheme="minorEastAsia" w:hAnsiTheme="minorHAnsi" w:cstheme="minorBidi"/>
            <w:bCs w:val="0"/>
            <w:noProof/>
            <w:sz w:val="22"/>
            <w:szCs w:val="22"/>
            <w:lang w:val="en-US"/>
          </w:rPr>
          <w:tab/>
        </w:r>
        <w:r w:rsidR="00B961C2" w:rsidRPr="00AD2550">
          <w:rPr>
            <w:rStyle w:val="Hyperlink"/>
            <w:noProof/>
          </w:rPr>
          <w:t>Introduction</w:t>
        </w:r>
        <w:r w:rsidR="00B961C2">
          <w:rPr>
            <w:noProof/>
            <w:webHidden/>
          </w:rPr>
          <w:tab/>
        </w:r>
        <w:r w:rsidR="00B961C2">
          <w:rPr>
            <w:noProof/>
            <w:webHidden/>
          </w:rPr>
          <w:fldChar w:fldCharType="begin"/>
        </w:r>
        <w:r w:rsidR="00B961C2">
          <w:rPr>
            <w:noProof/>
            <w:webHidden/>
          </w:rPr>
          <w:instrText xml:space="preserve"> PAGEREF _Toc528055824 \h </w:instrText>
        </w:r>
        <w:r w:rsidR="00B961C2">
          <w:rPr>
            <w:noProof/>
            <w:webHidden/>
          </w:rPr>
        </w:r>
        <w:r w:rsidR="00B961C2">
          <w:rPr>
            <w:noProof/>
            <w:webHidden/>
          </w:rPr>
          <w:fldChar w:fldCharType="separate"/>
        </w:r>
        <w:r w:rsidR="00B961C2">
          <w:rPr>
            <w:noProof/>
            <w:webHidden/>
          </w:rPr>
          <w:t>7</w:t>
        </w:r>
        <w:r w:rsidR="00B961C2">
          <w:rPr>
            <w:noProof/>
            <w:webHidden/>
          </w:rPr>
          <w:fldChar w:fldCharType="end"/>
        </w:r>
      </w:hyperlink>
    </w:p>
    <w:p w:rsidR="00B961C2" w:rsidRDefault="0050705F">
      <w:pPr>
        <w:pStyle w:val="TOC2"/>
        <w:tabs>
          <w:tab w:val="left" w:pos="720"/>
          <w:tab w:val="right" w:leader="dot" w:pos="10070"/>
        </w:tabs>
        <w:rPr>
          <w:rFonts w:asciiTheme="minorHAnsi" w:eastAsiaTheme="minorEastAsia" w:hAnsiTheme="minorHAnsi" w:cstheme="minorBidi"/>
          <w:iCs w:val="0"/>
          <w:noProof/>
          <w:sz w:val="22"/>
          <w:szCs w:val="22"/>
          <w:lang w:val="en-US"/>
        </w:rPr>
      </w:pPr>
      <w:hyperlink w:anchor="_Toc528055825" w:history="1">
        <w:r w:rsidR="00B961C2" w:rsidRPr="00AD2550">
          <w:rPr>
            <w:rStyle w:val="Hyperlink"/>
            <w:rFonts w:ascii="Times New Roman" w:hAnsi="Times New Roman"/>
            <w:noProof/>
            <w:snapToGrid w:val="0"/>
            <w:w w:val="0"/>
          </w:rPr>
          <w:t>1.1</w:t>
        </w:r>
        <w:r w:rsidR="00B961C2">
          <w:rPr>
            <w:rFonts w:asciiTheme="minorHAnsi" w:eastAsiaTheme="minorEastAsia" w:hAnsiTheme="minorHAnsi" w:cstheme="minorBidi"/>
            <w:iCs w:val="0"/>
            <w:noProof/>
            <w:sz w:val="22"/>
            <w:szCs w:val="22"/>
            <w:lang w:val="en-US"/>
          </w:rPr>
          <w:tab/>
        </w:r>
        <w:r w:rsidR="00B961C2" w:rsidRPr="00AD2550">
          <w:rPr>
            <w:rStyle w:val="Hyperlink"/>
            <w:noProof/>
          </w:rPr>
          <w:t>Overview</w:t>
        </w:r>
        <w:r w:rsidR="00B961C2">
          <w:rPr>
            <w:noProof/>
            <w:webHidden/>
          </w:rPr>
          <w:tab/>
        </w:r>
        <w:r w:rsidR="00B961C2">
          <w:rPr>
            <w:noProof/>
            <w:webHidden/>
          </w:rPr>
          <w:fldChar w:fldCharType="begin"/>
        </w:r>
        <w:r w:rsidR="00B961C2">
          <w:rPr>
            <w:noProof/>
            <w:webHidden/>
          </w:rPr>
          <w:instrText xml:space="preserve"> PAGEREF _Toc528055825 \h </w:instrText>
        </w:r>
        <w:r w:rsidR="00B961C2">
          <w:rPr>
            <w:noProof/>
            <w:webHidden/>
          </w:rPr>
        </w:r>
        <w:r w:rsidR="00B961C2">
          <w:rPr>
            <w:noProof/>
            <w:webHidden/>
          </w:rPr>
          <w:fldChar w:fldCharType="separate"/>
        </w:r>
        <w:r w:rsidR="00B961C2">
          <w:rPr>
            <w:noProof/>
            <w:webHidden/>
          </w:rPr>
          <w:t>7</w:t>
        </w:r>
        <w:r w:rsidR="00B961C2">
          <w:rPr>
            <w:noProof/>
            <w:webHidden/>
          </w:rPr>
          <w:fldChar w:fldCharType="end"/>
        </w:r>
      </w:hyperlink>
    </w:p>
    <w:p w:rsidR="00B961C2" w:rsidRDefault="0050705F">
      <w:pPr>
        <w:pStyle w:val="TOC3"/>
        <w:tabs>
          <w:tab w:val="left" w:pos="1080"/>
          <w:tab w:val="right" w:leader="dot" w:pos="10070"/>
        </w:tabs>
        <w:rPr>
          <w:rFonts w:asciiTheme="minorHAnsi" w:eastAsiaTheme="minorEastAsia" w:hAnsiTheme="minorHAnsi" w:cstheme="minorBidi"/>
          <w:noProof/>
          <w:sz w:val="22"/>
          <w:szCs w:val="22"/>
          <w:lang w:val="en-US"/>
        </w:rPr>
      </w:pPr>
      <w:hyperlink w:anchor="_Toc528055826" w:history="1">
        <w:r w:rsidR="00B961C2" w:rsidRPr="00AD2550">
          <w:rPr>
            <w:rStyle w:val="Hyperlink"/>
            <w:rFonts w:ascii="Times New Roman" w:hAnsi="Times New Roman"/>
            <w:noProof/>
            <w:snapToGrid w:val="0"/>
            <w:w w:val="0"/>
          </w:rPr>
          <w:t>1.1.1</w:t>
        </w:r>
        <w:r w:rsidR="00B961C2">
          <w:rPr>
            <w:rFonts w:asciiTheme="minorHAnsi" w:eastAsiaTheme="minorEastAsia" w:hAnsiTheme="minorHAnsi" w:cstheme="minorBidi"/>
            <w:noProof/>
            <w:sz w:val="22"/>
            <w:szCs w:val="22"/>
            <w:lang w:val="en-US"/>
          </w:rPr>
          <w:tab/>
        </w:r>
        <w:r w:rsidR="00B961C2" w:rsidRPr="00AD2550">
          <w:rPr>
            <w:rStyle w:val="Hyperlink"/>
            <w:noProof/>
          </w:rPr>
          <w:t>Assumptions and Dependencies</w:t>
        </w:r>
        <w:r w:rsidR="00B961C2">
          <w:rPr>
            <w:noProof/>
            <w:webHidden/>
          </w:rPr>
          <w:tab/>
        </w:r>
        <w:r w:rsidR="00B961C2">
          <w:rPr>
            <w:noProof/>
            <w:webHidden/>
          </w:rPr>
          <w:fldChar w:fldCharType="begin"/>
        </w:r>
        <w:r w:rsidR="00B961C2">
          <w:rPr>
            <w:noProof/>
            <w:webHidden/>
          </w:rPr>
          <w:instrText xml:space="preserve"> PAGEREF _Toc528055826 \h </w:instrText>
        </w:r>
        <w:r w:rsidR="00B961C2">
          <w:rPr>
            <w:noProof/>
            <w:webHidden/>
          </w:rPr>
        </w:r>
        <w:r w:rsidR="00B961C2">
          <w:rPr>
            <w:noProof/>
            <w:webHidden/>
          </w:rPr>
          <w:fldChar w:fldCharType="separate"/>
        </w:r>
        <w:r w:rsidR="00B961C2">
          <w:rPr>
            <w:noProof/>
            <w:webHidden/>
          </w:rPr>
          <w:t>7</w:t>
        </w:r>
        <w:r w:rsidR="00B961C2">
          <w:rPr>
            <w:noProof/>
            <w:webHidden/>
          </w:rPr>
          <w:fldChar w:fldCharType="end"/>
        </w:r>
      </w:hyperlink>
    </w:p>
    <w:p w:rsidR="00B961C2" w:rsidRDefault="0050705F">
      <w:pPr>
        <w:pStyle w:val="TOC3"/>
        <w:tabs>
          <w:tab w:val="left" w:pos="1080"/>
          <w:tab w:val="right" w:leader="dot" w:pos="10070"/>
        </w:tabs>
        <w:rPr>
          <w:rFonts w:asciiTheme="minorHAnsi" w:eastAsiaTheme="minorEastAsia" w:hAnsiTheme="minorHAnsi" w:cstheme="minorBidi"/>
          <w:noProof/>
          <w:sz w:val="22"/>
          <w:szCs w:val="22"/>
          <w:lang w:val="en-US"/>
        </w:rPr>
      </w:pPr>
      <w:hyperlink w:anchor="_Toc528055827" w:history="1">
        <w:r w:rsidR="00B961C2" w:rsidRPr="00AD2550">
          <w:rPr>
            <w:rStyle w:val="Hyperlink"/>
            <w:rFonts w:ascii="Times New Roman" w:hAnsi="Times New Roman"/>
            <w:noProof/>
            <w:snapToGrid w:val="0"/>
            <w:w w:val="0"/>
          </w:rPr>
          <w:t>1.1.2</w:t>
        </w:r>
        <w:r w:rsidR="00B961C2">
          <w:rPr>
            <w:rFonts w:asciiTheme="minorHAnsi" w:eastAsiaTheme="minorEastAsia" w:hAnsiTheme="minorHAnsi" w:cstheme="minorBidi"/>
            <w:noProof/>
            <w:sz w:val="22"/>
            <w:szCs w:val="22"/>
            <w:lang w:val="en-US"/>
          </w:rPr>
          <w:tab/>
        </w:r>
        <w:r w:rsidR="00B961C2" w:rsidRPr="00AD2550">
          <w:rPr>
            <w:rStyle w:val="Hyperlink"/>
            <w:noProof/>
          </w:rPr>
          <w:t>Risks</w:t>
        </w:r>
        <w:r w:rsidR="00B961C2">
          <w:rPr>
            <w:noProof/>
            <w:webHidden/>
          </w:rPr>
          <w:tab/>
        </w:r>
        <w:r w:rsidR="00B961C2">
          <w:rPr>
            <w:noProof/>
            <w:webHidden/>
          </w:rPr>
          <w:fldChar w:fldCharType="begin"/>
        </w:r>
        <w:r w:rsidR="00B961C2">
          <w:rPr>
            <w:noProof/>
            <w:webHidden/>
          </w:rPr>
          <w:instrText xml:space="preserve"> PAGEREF _Toc528055827 \h </w:instrText>
        </w:r>
        <w:r w:rsidR="00B961C2">
          <w:rPr>
            <w:noProof/>
            <w:webHidden/>
          </w:rPr>
        </w:r>
        <w:r w:rsidR="00B961C2">
          <w:rPr>
            <w:noProof/>
            <w:webHidden/>
          </w:rPr>
          <w:fldChar w:fldCharType="separate"/>
        </w:r>
        <w:r w:rsidR="00B961C2">
          <w:rPr>
            <w:noProof/>
            <w:webHidden/>
          </w:rPr>
          <w:t>7</w:t>
        </w:r>
        <w:r w:rsidR="00B961C2">
          <w:rPr>
            <w:noProof/>
            <w:webHidden/>
          </w:rPr>
          <w:fldChar w:fldCharType="end"/>
        </w:r>
      </w:hyperlink>
    </w:p>
    <w:p w:rsidR="00B961C2" w:rsidRDefault="0050705F">
      <w:pPr>
        <w:pStyle w:val="TOC2"/>
        <w:tabs>
          <w:tab w:val="left" w:pos="720"/>
          <w:tab w:val="right" w:leader="dot" w:pos="10070"/>
        </w:tabs>
        <w:rPr>
          <w:rFonts w:asciiTheme="minorHAnsi" w:eastAsiaTheme="minorEastAsia" w:hAnsiTheme="minorHAnsi" w:cstheme="minorBidi"/>
          <w:iCs w:val="0"/>
          <w:noProof/>
          <w:sz w:val="22"/>
          <w:szCs w:val="22"/>
          <w:lang w:val="en-US"/>
        </w:rPr>
      </w:pPr>
      <w:hyperlink w:anchor="_Toc528055828" w:history="1">
        <w:r w:rsidR="00B961C2" w:rsidRPr="00AD2550">
          <w:rPr>
            <w:rStyle w:val="Hyperlink"/>
            <w:rFonts w:ascii="Times New Roman" w:hAnsi="Times New Roman"/>
            <w:noProof/>
            <w:snapToGrid w:val="0"/>
            <w:w w:val="0"/>
          </w:rPr>
          <w:t>1.2</w:t>
        </w:r>
        <w:r w:rsidR="00B961C2">
          <w:rPr>
            <w:rFonts w:asciiTheme="minorHAnsi" w:eastAsiaTheme="minorEastAsia" w:hAnsiTheme="minorHAnsi" w:cstheme="minorBidi"/>
            <w:iCs w:val="0"/>
            <w:noProof/>
            <w:sz w:val="22"/>
            <w:szCs w:val="22"/>
            <w:lang w:val="en-US"/>
          </w:rPr>
          <w:tab/>
        </w:r>
        <w:r w:rsidR="00B961C2" w:rsidRPr="00AD2550">
          <w:rPr>
            <w:rStyle w:val="Hyperlink"/>
            <w:noProof/>
          </w:rPr>
          <w:t>Document Scope</w:t>
        </w:r>
        <w:r w:rsidR="00B961C2">
          <w:rPr>
            <w:noProof/>
            <w:webHidden/>
          </w:rPr>
          <w:tab/>
        </w:r>
        <w:r w:rsidR="00B961C2">
          <w:rPr>
            <w:noProof/>
            <w:webHidden/>
          </w:rPr>
          <w:fldChar w:fldCharType="begin"/>
        </w:r>
        <w:r w:rsidR="00B961C2">
          <w:rPr>
            <w:noProof/>
            <w:webHidden/>
          </w:rPr>
          <w:instrText xml:space="preserve"> PAGEREF _Toc528055828 \h </w:instrText>
        </w:r>
        <w:r w:rsidR="00B961C2">
          <w:rPr>
            <w:noProof/>
            <w:webHidden/>
          </w:rPr>
        </w:r>
        <w:r w:rsidR="00B961C2">
          <w:rPr>
            <w:noProof/>
            <w:webHidden/>
          </w:rPr>
          <w:fldChar w:fldCharType="separate"/>
        </w:r>
        <w:r w:rsidR="00B961C2">
          <w:rPr>
            <w:noProof/>
            <w:webHidden/>
          </w:rPr>
          <w:t>7</w:t>
        </w:r>
        <w:r w:rsidR="00B961C2">
          <w:rPr>
            <w:noProof/>
            <w:webHidden/>
          </w:rPr>
          <w:fldChar w:fldCharType="end"/>
        </w:r>
      </w:hyperlink>
    </w:p>
    <w:p w:rsidR="00B961C2" w:rsidRDefault="0050705F">
      <w:pPr>
        <w:pStyle w:val="TOC2"/>
        <w:tabs>
          <w:tab w:val="left" w:pos="720"/>
          <w:tab w:val="right" w:leader="dot" w:pos="10070"/>
        </w:tabs>
        <w:rPr>
          <w:rFonts w:asciiTheme="minorHAnsi" w:eastAsiaTheme="minorEastAsia" w:hAnsiTheme="minorHAnsi" w:cstheme="minorBidi"/>
          <w:iCs w:val="0"/>
          <w:noProof/>
          <w:sz w:val="22"/>
          <w:szCs w:val="22"/>
          <w:lang w:val="en-US"/>
        </w:rPr>
      </w:pPr>
      <w:hyperlink w:anchor="_Toc528055829" w:history="1">
        <w:r w:rsidR="00B961C2" w:rsidRPr="00AD2550">
          <w:rPr>
            <w:rStyle w:val="Hyperlink"/>
            <w:rFonts w:ascii="Times New Roman" w:hAnsi="Times New Roman"/>
            <w:noProof/>
            <w:snapToGrid w:val="0"/>
            <w:w w:val="0"/>
          </w:rPr>
          <w:t>1.3</w:t>
        </w:r>
        <w:r w:rsidR="00B961C2">
          <w:rPr>
            <w:rFonts w:asciiTheme="minorHAnsi" w:eastAsiaTheme="minorEastAsia" w:hAnsiTheme="minorHAnsi" w:cstheme="minorBidi"/>
            <w:iCs w:val="0"/>
            <w:noProof/>
            <w:sz w:val="22"/>
            <w:szCs w:val="22"/>
            <w:lang w:val="en-US"/>
          </w:rPr>
          <w:tab/>
        </w:r>
        <w:r w:rsidR="00B961C2" w:rsidRPr="00AD2550">
          <w:rPr>
            <w:rStyle w:val="Hyperlink"/>
            <w:noProof/>
          </w:rPr>
          <w:t>System Interface Design</w:t>
        </w:r>
        <w:r w:rsidR="00B961C2">
          <w:rPr>
            <w:noProof/>
            <w:webHidden/>
          </w:rPr>
          <w:tab/>
        </w:r>
        <w:r w:rsidR="00B961C2">
          <w:rPr>
            <w:noProof/>
            <w:webHidden/>
          </w:rPr>
          <w:fldChar w:fldCharType="begin"/>
        </w:r>
        <w:r w:rsidR="00B961C2">
          <w:rPr>
            <w:noProof/>
            <w:webHidden/>
          </w:rPr>
          <w:instrText xml:space="preserve"> PAGEREF _Toc528055829 \h </w:instrText>
        </w:r>
        <w:r w:rsidR="00B961C2">
          <w:rPr>
            <w:noProof/>
            <w:webHidden/>
          </w:rPr>
        </w:r>
        <w:r w:rsidR="00B961C2">
          <w:rPr>
            <w:noProof/>
            <w:webHidden/>
          </w:rPr>
          <w:fldChar w:fldCharType="separate"/>
        </w:r>
        <w:r w:rsidR="00B961C2">
          <w:rPr>
            <w:noProof/>
            <w:webHidden/>
          </w:rPr>
          <w:t>9</w:t>
        </w:r>
        <w:r w:rsidR="00B961C2">
          <w:rPr>
            <w:noProof/>
            <w:webHidden/>
          </w:rPr>
          <w:fldChar w:fldCharType="end"/>
        </w:r>
      </w:hyperlink>
    </w:p>
    <w:p w:rsidR="00B961C2" w:rsidRDefault="0050705F">
      <w:pPr>
        <w:pStyle w:val="TOC3"/>
        <w:tabs>
          <w:tab w:val="left" w:pos="1080"/>
          <w:tab w:val="right" w:leader="dot" w:pos="10070"/>
        </w:tabs>
        <w:rPr>
          <w:rFonts w:asciiTheme="minorHAnsi" w:eastAsiaTheme="minorEastAsia" w:hAnsiTheme="minorHAnsi" w:cstheme="minorBidi"/>
          <w:noProof/>
          <w:sz w:val="22"/>
          <w:szCs w:val="22"/>
          <w:lang w:val="en-US"/>
        </w:rPr>
      </w:pPr>
      <w:hyperlink w:anchor="_Toc528055830" w:history="1">
        <w:r w:rsidR="00B961C2" w:rsidRPr="00AD2550">
          <w:rPr>
            <w:rStyle w:val="Hyperlink"/>
            <w:rFonts w:ascii="Times New Roman" w:hAnsi="Times New Roman"/>
            <w:noProof/>
            <w:snapToGrid w:val="0"/>
            <w:w w:val="0"/>
          </w:rPr>
          <w:t>1.3.1</w:t>
        </w:r>
        <w:r w:rsidR="00B961C2">
          <w:rPr>
            <w:rFonts w:asciiTheme="minorHAnsi" w:eastAsiaTheme="minorEastAsia" w:hAnsiTheme="minorHAnsi" w:cstheme="minorBidi"/>
            <w:noProof/>
            <w:sz w:val="22"/>
            <w:szCs w:val="22"/>
            <w:lang w:val="en-US"/>
          </w:rPr>
          <w:tab/>
        </w:r>
        <w:r w:rsidR="00B961C2" w:rsidRPr="00AD2550">
          <w:rPr>
            <w:rStyle w:val="Hyperlink"/>
            <w:noProof/>
          </w:rPr>
          <w:t>Protocols</w:t>
        </w:r>
        <w:r w:rsidR="00B961C2">
          <w:rPr>
            <w:noProof/>
            <w:webHidden/>
          </w:rPr>
          <w:tab/>
        </w:r>
        <w:r w:rsidR="00B961C2">
          <w:rPr>
            <w:noProof/>
            <w:webHidden/>
          </w:rPr>
          <w:fldChar w:fldCharType="begin"/>
        </w:r>
        <w:r w:rsidR="00B961C2">
          <w:rPr>
            <w:noProof/>
            <w:webHidden/>
          </w:rPr>
          <w:instrText xml:space="preserve"> PAGEREF _Toc528055830 \h </w:instrText>
        </w:r>
        <w:r w:rsidR="00B961C2">
          <w:rPr>
            <w:noProof/>
            <w:webHidden/>
          </w:rPr>
        </w:r>
        <w:r w:rsidR="00B961C2">
          <w:rPr>
            <w:noProof/>
            <w:webHidden/>
          </w:rPr>
          <w:fldChar w:fldCharType="separate"/>
        </w:r>
        <w:r w:rsidR="00B961C2">
          <w:rPr>
            <w:noProof/>
            <w:webHidden/>
          </w:rPr>
          <w:t>10</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831" w:history="1">
        <w:r w:rsidR="00B961C2" w:rsidRPr="00AD2550">
          <w:rPr>
            <w:rStyle w:val="Hyperlink"/>
            <w:rFonts w:ascii="Times New Roman" w:hAnsi="Times New Roman"/>
            <w:noProof/>
            <w:snapToGrid w:val="0"/>
            <w:w w:val="0"/>
          </w:rPr>
          <w:t>1.3.1.1</w:t>
        </w:r>
        <w:r w:rsidR="00B961C2">
          <w:rPr>
            <w:rFonts w:asciiTheme="minorHAnsi" w:eastAsiaTheme="minorEastAsia" w:hAnsiTheme="minorHAnsi" w:cstheme="minorBidi"/>
            <w:noProof/>
            <w:sz w:val="22"/>
            <w:szCs w:val="22"/>
            <w:lang w:val="en-US"/>
          </w:rPr>
          <w:tab/>
        </w:r>
        <w:r w:rsidR="00B961C2" w:rsidRPr="00AD2550">
          <w:rPr>
            <w:rStyle w:val="Hyperlink"/>
            <w:noProof/>
          </w:rPr>
          <w:t>Input/output – File</w:t>
        </w:r>
        <w:r w:rsidR="00B961C2">
          <w:rPr>
            <w:noProof/>
            <w:webHidden/>
          </w:rPr>
          <w:tab/>
        </w:r>
        <w:r w:rsidR="00B961C2">
          <w:rPr>
            <w:noProof/>
            <w:webHidden/>
          </w:rPr>
          <w:fldChar w:fldCharType="begin"/>
        </w:r>
        <w:r w:rsidR="00B961C2">
          <w:rPr>
            <w:noProof/>
            <w:webHidden/>
          </w:rPr>
          <w:instrText xml:space="preserve"> PAGEREF _Toc528055831 \h </w:instrText>
        </w:r>
        <w:r w:rsidR="00B961C2">
          <w:rPr>
            <w:noProof/>
            <w:webHidden/>
          </w:rPr>
        </w:r>
        <w:r w:rsidR="00B961C2">
          <w:rPr>
            <w:noProof/>
            <w:webHidden/>
          </w:rPr>
          <w:fldChar w:fldCharType="separate"/>
        </w:r>
        <w:r w:rsidR="00B961C2">
          <w:rPr>
            <w:noProof/>
            <w:webHidden/>
          </w:rPr>
          <w:t>10</w:t>
        </w:r>
        <w:r w:rsidR="00B961C2">
          <w:rPr>
            <w:noProof/>
            <w:webHidden/>
          </w:rPr>
          <w:fldChar w:fldCharType="end"/>
        </w:r>
      </w:hyperlink>
    </w:p>
    <w:p w:rsidR="00B961C2" w:rsidRDefault="0050705F">
      <w:pPr>
        <w:pStyle w:val="TOC3"/>
        <w:tabs>
          <w:tab w:val="left" w:pos="1080"/>
          <w:tab w:val="right" w:leader="dot" w:pos="10070"/>
        </w:tabs>
        <w:rPr>
          <w:rFonts w:asciiTheme="minorHAnsi" w:eastAsiaTheme="minorEastAsia" w:hAnsiTheme="minorHAnsi" w:cstheme="minorBidi"/>
          <w:noProof/>
          <w:sz w:val="22"/>
          <w:szCs w:val="22"/>
          <w:lang w:val="en-US"/>
        </w:rPr>
      </w:pPr>
      <w:hyperlink w:anchor="_Toc528055832" w:history="1">
        <w:r w:rsidR="00B961C2" w:rsidRPr="00AD2550">
          <w:rPr>
            <w:rStyle w:val="Hyperlink"/>
            <w:rFonts w:ascii="Times New Roman" w:hAnsi="Times New Roman"/>
            <w:noProof/>
            <w:snapToGrid w:val="0"/>
            <w:w w:val="0"/>
          </w:rPr>
          <w:t>1.3.2</w:t>
        </w:r>
        <w:r w:rsidR="00B961C2">
          <w:rPr>
            <w:rFonts w:asciiTheme="minorHAnsi" w:eastAsiaTheme="minorEastAsia" w:hAnsiTheme="minorHAnsi" w:cstheme="minorBidi"/>
            <w:noProof/>
            <w:sz w:val="22"/>
            <w:szCs w:val="22"/>
            <w:lang w:val="en-US"/>
          </w:rPr>
          <w:tab/>
        </w:r>
        <w:r w:rsidR="00B961C2" w:rsidRPr="00AD2550">
          <w:rPr>
            <w:rStyle w:val="Hyperlink"/>
            <w:noProof/>
          </w:rPr>
          <w:t>Exception Handling</w:t>
        </w:r>
        <w:r w:rsidR="00B961C2">
          <w:rPr>
            <w:noProof/>
            <w:webHidden/>
          </w:rPr>
          <w:tab/>
        </w:r>
        <w:r w:rsidR="00B961C2">
          <w:rPr>
            <w:noProof/>
            <w:webHidden/>
          </w:rPr>
          <w:fldChar w:fldCharType="begin"/>
        </w:r>
        <w:r w:rsidR="00B961C2">
          <w:rPr>
            <w:noProof/>
            <w:webHidden/>
          </w:rPr>
          <w:instrText xml:space="preserve"> PAGEREF _Toc528055832 \h </w:instrText>
        </w:r>
        <w:r w:rsidR="00B961C2">
          <w:rPr>
            <w:noProof/>
            <w:webHidden/>
          </w:rPr>
        </w:r>
        <w:r w:rsidR="00B961C2">
          <w:rPr>
            <w:noProof/>
            <w:webHidden/>
          </w:rPr>
          <w:fldChar w:fldCharType="separate"/>
        </w:r>
        <w:r w:rsidR="00B961C2">
          <w:rPr>
            <w:noProof/>
            <w:webHidden/>
          </w:rPr>
          <w:t>10</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833" w:history="1">
        <w:r w:rsidR="00B961C2" w:rsidRPr="00AD2550">
          <w:rPr>
            <w:rStyle w:val="Hyperlink"/>
            <w:rFonts w:ascii="Times New Roman" w:hAnsi="Times New Roman"/>
            <w:noProof/>
            <w:snapToGrid w:val="0"/>
            <w:w w:val="0"/>
          </w:rPr>
          <w:t>1.3.2.1</w:t>
        </w:r>
        <w:r w:rsidR="00B961C2">
          <w:rPr>
            <w:rFonts w:asciiTheme="minorHAnsi" w:eastAsiaTheme="minorEastAsia" w:hAnsiTheme="minorHAnsi" w:cstheme="minorBidi"/>
            <w:noProof/>
            <w:sz w:val="22"/>
            <w:szCs w:val="22"/>
            <w:lang w:val="en-US"/>
          </w:rPr>
          <w:tab/>
        </w:r>
        <w:r w:rsidR="00B961C2" w:rsidRPr="00AD2550">
          <w:rPr>
            <w:rStyle w:val="Hyperlink"/>
            <w:noProof/>
          </w:rPr>
          <w:t>Business Exception</w:t>
        </w:r>
        <w:r w:rsidR="00B961C2">
          <w:rPr>
            <w:noProof/>
            <w:webHidden/>
          </w:rPr>
          <w:tab/>
        </w:r>
        <w:r w:rsidR="00B961C2">
          <w:rPr>
            <w:noProof/>
            <w:webHidden/>
          </w:rPr>
          <w:fldChar w:fldCharType="begin"/>
        </w:r>
        <w:r w:rsidR="00B961C2">
          <w:rPr>
            <w:noProof/>
            <w:webHidden/>
          </w:rPr>
          <w:instrText xml:space="preserve"> PAGEREF _Toc528055833 \h </w:instrText>
        </w:r>
        <w:r w:rsidR="00B961C2">
          <w:rPr>
            <w:noProof/>
            <w:webHidden/>
          </w:rPr>
        </w:r>
        <w:r w:rsidR="00B961C2">
          <w:rPr>
            <w:noProof/>
            <w:webHidden/>
          </w:rPr>
          <w:fldChar w:fldCharType="separate"/>
        </w:r>
        <w:r w:rsidR="00B961C2">
          <w:rPr>
            <w:noProof/>
            <w:webHidden/>
          </w:rPr>
          <w:t>10</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834" w:history="1">
        <w:r w:rsidR="00B961C2" w:rsidRPr="00AD2550">
          <w:rPr>
            <w:rStyle w:val="Hyperlink"/>
            <w:rFonts w:ascii="Times New Roman" w:hAnsi="Times New Roman"/>
            <w:noProof/>
            <w:snapToGrid w:val="0"/>
            <w:w w:val="0"/>
          </w:rPr>
          <w:t>1.3.2.2</w:t>
        </w:r>
        <w:r w:rsidR="00B961C2">
          <w:rPr>
            <w:rFonts w:asciiTheme="minorHAnsi" w:eastAsiaTheme="minorEastAsia" w:hAnsiTheme="minorHAnsi" w:cstheme="minorBidi"/>
            <w:noProof/>
            <w:sz w:val="22"/>
            <w:szCs w:val="22"/>
            <w:lang w:val="en-US"/>
          </w:rPr>
          <w:tab/>
        </w:r>
        <w:r w:rsidR="00B961C2" w:rsidRPr="00AD2550">
          <w:rPr>
            <w:rStyle w:val="Hyperlink"/>
            <w:noProof/>
          </w:rPr>
          <w:t>Technical Exception</w:t>
        </w:r>
        <w:r w:rsidR="00B961C2">
          <w:rPr>
            <w:noProof/>
            <w:webHidden/>
          </w:rPr>
          <w:tab/>
        </w:r>
        <w:r w:rsidR="00B961C2">
          <w:rPr>
            <w:noProof/>
            <w:webHidden/>
          </w:rPr>
          <w:fldChar w:fldCharType="begin"/>
        </w:r>
        <w:r w:rsidR="00B961C2">
          <w:rPr>
            <w:noProof/>
            <w:webHidden/>
          </w:rPr>
          <w:instrText xml:space="preserve"> PAGEREF _Toc528055834 \h </w:instrText>
        </w:r>
        <w:r w:rsidR="00B961C2">
          <w:rPr>
            <w:noProof/>
            <w:webHidden/>
          </w:rPr>
        </w:r>
        <w:r w:rsidR="00B961C2">
          <w:rPr>
            <w:noProof/>
            <w:webHidden/>
          </w:rPr>
          <w:fldChar w:fldCharType="separate"/>
        </w:r>
        <w:r w:rsidR="00B961C2">
          <w:rPr>
            <w:noProof/>
            <w:webHidden/>
          </w:rPr>
          <w:t>10</w:t>
        </w:r>
        <w:r w:rsidR="00B961C2">
          <w:rPr>
            <w:noProof/>
            <w:webHidden/>
          </w:rPr>
          <w:fldChar w:fldCharType="end"/>
        </w:r>
      </w:hyperlink>
    </w:p>
    <w:p w:rsidR="00B961C2" w:rsidRDefault="0050705F">
      <w:pPr>
        <w:pStyle w:val="TOC3"/>
        <w:tabs>
          <w:tab w:val="left" w:pos="1080"/>
          <w:tab w:val="right" w:leader="dot" w:pos="10070"/>
        </w:tabs>
        <w:rPr>
          <w:rFonts w:asciiTheme="minorHAnsi" w:eastAsiaTheme="minorEastAsia" w:hAnsiTheme="minorHAnsi" w:cstheme="minorBidi"/>
          <w:noProof/>
          <w:sz w:val="22"/>
          <w:szCs w:val="22"/>
          <w:lang w:val="en-US"/>
        </w:rPr>
      </w:pPr>
      <w:hyperlink w:anchor="_Toc528055835" w:history="1">
        <w:r w:rsidR="00B961C2" w:rsidRPr="00AD2550">
          <w:rPr>
            <w:rStyle w:val="Hyperlink"/>
            <w:rFonts w:ascii="Times New Roman" w:hAnsi="Times New Roman"/>
            <w:noProof/>
            <w:snapToGrid w:val="0"/>
            <w:w w:val="0"/>
          </w:rPr>
          <w:t>1.3.3</w:t>
        </w:r>
        <w:r w:rsidR="00B961C2">
          <w:rPr>
            <w:rFonts w:asciiTheme="minorHAnsi" w:eastAsiaTheme="minorEastAsia" w:hAnsiTheme="minorHAnsi" w:cstheme="minorBidi"/>
            <w:noProof/>
            <w:sz w:val="22"/>
            <w:szCs w:val="22"/>
            <w:lang w:val="en-US"/>
          </w:rPr>
          <w:tab/>
        </w:r>
        <w:r w:rsidR="00B961C2" w:rsidRPr="00AD2550">
          <w:rPr>
            <w:rStyle w:val="Hyperlink"/>
            <w:noProof/>
          </w:rPr>
          <w:t>US Bank IncedoPay Connectivity</w:t>
        </w:r>
        <w:r w:rsidR="00B961C2">
          <w:rPr>
            <w:noProof/>
            <w:webHidden/>
          </w:rPr>
          <w:tab/>
        </w:r>
        <w:r w:rsidR="00B961C2">
          <w:rPr>
            <w:noProof/>
            <w:webHidden/>
          </w:rPr>
          <w:fldChar w:fldCharType="begin"/>
        </w:r>
        <w:r w:rsidR="00B961C2">
          <w:rPr>
            <w:noProof/>
            <w:webHidden/>
          </w:rPr>
          <w:instrText xml:space="preserve"> PAGEREF _Toc528055835 \h </w:instrText>
        </w:r>
        <w:r w:rsidR="00B961C2">
          <w:rPr>
            <w:noProof/>
            <w:webHidden/>
          </w:rPr>
        </w:r>
        <w:r w:rsidR="00B961C2">
          <w:rPr>
            <w:noProof/>
            <w:webHidden/>
          </w:rPr>
          <w:fldChar w:fldCharType="separate"/>
        </w:r>
        <w:r w:rsidR="00B961C2">
          <w:rPr>
            <w:noProof/>
            <w:webHidden/>
          </w:rPr>
          <w:t>11</w:t>
        </w:r>
        <w:r w:rsidR="00B961C2">
          <w:rPr>
            <w:noProof/>
            <w:webHidden/>
          </w:rPr>
          <w:fldChar w:fldCharType="end"/>
        </w:r>
      </w:hyperlink>
    </w:p>
    <w:p w:rsidR="00B961C2" w:rsidRDefault="0050705F">
      <w:pPr>
        <w:pStyle w:val="TOC2"/>
        <w:tabs>
          <w:tab w:val="left" w:pos="720"/>
          <w:tab w:val="right" w:leader="dot" w:pos="10070"/>
        </w:tabs>
        <w:rPr>
          <w:rFonts w:asciiTheme="minorHAnsi" w:eastAsiaTheme="minorEastAsia" w:hAnsiTheme="minorHAnsi" w:cstheme="minorBidi"/>
          <w:iCs w:val="0"/>
          <w:noProof/>
          <w:sz w:val="22"/>
          <w:szCs w:val="22"/>
          <w:lang w:val="en-US"/>
        </w:rPr>
      </w:pPr>
      <w:hyperlink w:anchor="_Toc528055836" w:history="1">
        <w:r w:rsidR="00B961C2" w:rsidRPr="00AD2550">
          <w:rPr>
            <w:rStyle w:val="Hyperlink"/>
            <w:rFonts w:ascii="Times New Roman" w:hAnsi="Times New Roman"/>
            <w:noProof/>
            <w:snapToGrid w:val="0"/>
            <w:w w:val="0"/>
          </w:rPr>
          <w:t>1.4</w:t>
        </w:r>
        <w:r w:rsidR="00B961C2">
          <w:rPr>
            <w:rFonts w:asciiTheme="minorHAnsi" w:eastAsiaTheme="minorEastAsia" w:hAnsiTheme="minorHAnsi" w:cstheme="minorBidi"/>
            <w:iCs w:val="0"/>
            <w:noProof/>
            <w:sz w:val="22"/>
            <w:szCs w:val="22"/>
            <w:lang w:val="en-US"/>
          </w:rPr>
          <w:tab/>
        </w:r>
        <w:r w:rsidR="00B961C2" w:rsidRPr="00AD2550">
          <w:rPr>
            <w:rStyle w:val="Hyperlink"/>
            <w:noProof/>
          </w:rPr>
          <w:t>Connectivity Details</w:t>
        </w:r>
        <w:r w:rsidR="00B961C2">
          <w:rPr>
            <w:noProof/>
            <w:webHidden/>
          </w:rPr>
          <w:tab/>
        </w:r>
        <w:r w:rsidR="00B961C2">
          <w:rPr>
            <w:noProof/>
            <w:webHidden/>
          </w:rPr>
          <w:fldChar w:fldCharType="begin"/>
        </w:r>
        <w:r w:rsidR="00B961C2">
          <w:rPr>
            <w:noProof/>
            <w:webHidden/>
          </w:rPr>
          <w:instrText xml:space="preserve"> PAGEREF _Toc528055836 \h </w:instrText>
        </w:r>
        <w:r w:rsidR="00B961C2">
          <w:rPr>
            <w:noProof/>
            <w:webHidden/>
          </w:rPr>
        </w:r>
        <w:r w:rsidR="00B961C2">
          <w:rPr>
            <w:noProof/>
            <w:webHidden/>
          </w:rPr>
          <w:fldChar w:fldCharType="separate"/>
        </w:r>
        <w:r w:rsidR="00B961C2">
          <w:rPr>
            <w:noProof/>
            <w:webHidden/>
          </w:rPr>
          <w:t>11</w:t>
        </w:r>
        <w:r w:rsidR="00B961C2">
          <w:rPr>
            <w:noProof/>
            <w:webHidden/>
          </w:rPr>
          <w:fldChar w:fldCharType="end"/>
        </w:r>
      </w:hyperlink>
    </w:p>
    <w:p w:rsidR="00B961C2" w:rsidRDefault="0050705F">
      <w:pPr>
        <w:pStyle w:val="TOC3"/>
        <w:tabs>
          <w:tab w:val="left" w:pos="1080"/>
          <w:tab w:val="right" w:leader="dot" w:pos="10070"/>
        </w:tabs>
        <w:rPr>
          <w:rFonts w:asciiTheme="minorHAnsi" w:eastAsiaTheme="minorEastAsia" w:hAnsiTheme="minorHAnsi" w:cstheme="minorBidi"/>
          <w:noProof/>
          <w:sz w:val="22"/>
          <w:szCs w:val="22"/>
          <w:lang w:val="en-US"/>
        </w:rPr>
      </w:pPr>
      <w:hyperlink w:anchor="_Toc528055837" w:history="1">
        <w:r w:rsidR="00B961C2" w:rsidRPr="00AD2550">
          <w:rPr>
            <w:rStyle w:val="Hyperlink"/>
            <w:rFonts w:ascii="Times New Roman" w:hAnsi="Times New Roman"/>
            <w:noProof/>
            <w:snapToGrid w:val="0"/>
            <w:w w:val="0"/>
          </w:rPr>
          <w:t>1.4.1</w:t>
        </w:r>
        <w:r w:rsidR="00B961C2">
          <w:rPr>
            <w:rFonts w:asciiTheme="minorHAnsi" w:eastAsiaTheme="minorEastAsia" w:hAnsiTheme="minorHAnsi" w:cstheme="minorBidi"/>
            <w:noProof/>
            <w:sz w:val="22"/>
            <w:szCs w:val="22"/>
            <w:lang w:val="en-US"/>
          </w:rPr>
          <w:tab/>
        </w:r>
        <w:r w:rsidR="00B961C2" w:rsidRPr="00AD2550">
          <w:rPr>
            <w:rStyle w:val="Hyperlink"/>
            <w:noProof/>
          </w:rPr>
          <w:t>US Bank</w:t>
        </w:r>
        <w:r w:rsidR="00B961C2">
          <w:rPr>
            <w:noProof/>
            <w:webHidden/>
          </w:rPr>
          <w:tab/>
        </w:r>
        <w:r w:rsidR="00B961C2">
          <w:rPr>
            <w:noProof/>
            <w:webHidden/>
          </w:rPr>
          <w:fldChar w:fldCharType="begin"/>
        </w:r>
        <w:r w:rsidR="00B961C2">
          <w:rPr>
            <w:noProof/>
            <w:webHidden/>
          </w:rPr>
          <w:instrText xml:space="preserve"> PAGEREF _Toc528055837 \h </w:instrText>
        </w:r>
        <w:r w:rsidR="00B961C2">
          <w:rPr>
            <w:noProof/>
            <w:webHidden/>
          </w:rPr>
        </w:r>
        <w:r w:rsidR="00B961C2">
          <w:rPr>
            <w:noProof/>
            <w:webHidden/>
          </w:rPr>
          <w:fldChar w:fldCharType="separate"/>
        </w:r>
        <w:r w:rsidR="00B961C2">
          <w:rPr>
            <w:noProof/>
            <w:webHidden/>
          </w:rPr>
          <w:t>11</w:t>
        </w:r>
        <w:r w:rsidR="00B961C2">
          <w:rPr>
            <w:noProof/>
            <w:webHidden/>
          </w:rPr>
          <w:fldChar w:fldCharType="end"/>
        </w:r>
      </w:hyperlink>
    </w:p>
    <w:p w:rsidR="00B961C2" w:rsidRDefault="0050705F">
      <w:pPr>
        <w:pStyle w:val="TOC3"/>
        <w:tabs>
          <w:tab w:val="left" w:pos="1080"/>
          <w:tab w:val="right" w:leader="dot" w:pos="10070"/>
        </w:tabs>
        <w:rPr>
          <w:rFonts w:asciiTheme="minorHAnsi" w:eastAsiaTheme="minorEastAsia" w:hAnsiTheme="minorHAnsi" w:cstheme="minorBidi"/>
          <w:noProof/>
          <w:sz w:val="22"/>
          <w:szCs w:val="22"/>
          <w:lang w:val="en-US"/>
        </w:rPr>
      </w:pPr>
      <w:hyperlink w:anchor="_Toc528055838" w:history="1">
        <w:r w:rsidR="00B961C2" w:rsidRPr="00AD2550">
          <w:rPr>
            <w:rStyle w:val="Hyperlink"/>
            <w:rFonts w:ascii="Times New Roman" w:hAnsi="Times New Roman"/>
            <w:noProof/>
            <w:snapToGrid w:val="0"/>
            <w:w w:val="0"/>
          </w:rPr>
          <w:t>1.4.2</w:t>
        </w:r>
        <w:r w:rsidR="00B961C2">
          <w:rPr>
            <w:rFonts w:asciiTheme="minorHAnsi" w:eastAsiaTheme="minorEastAsia" w:hAnsiTheme="minorHAnsi" w:cstheme="minorBidi"/>
            <w:noProof/>
            <w:sz w:val="22"/>
            <w:szCs w:val="22"/>
            <w:lang w:val="en-US"/>
          </w:rPr>
          <w:tab/>
        </w:r>
        <w:r w:rsidR="00B961C2" w:rsidRPr="00AD2550">
          <w:rPr>
            <w:rStyle w:val="Hyperlink"/>
            <w:noProof/>
          </w:rPr>
          <w:t>IncedoPay</w:t>
        </w:r>
        <w:r w:rsidR="00B961C2">
          <w:rPr>
            <w:noProof/>
            <w:webHidden/>
          </w:rPr>
          <w:tab/>
        </w:r>
        <w:r w:rsidR="00B961C2">
          <w:rPr>
            <w:noProof/>
            <w:webHidden/>
          </w:rPr>
          <w:fldChar w:fldCharType="begin"/>
        </w:r>
        <w:r w:rsidR="00B961C2">
          <w:rPr>
            <w:noProof/>
            <w:webHidden/>
          </w:rPr>
          <w:instrText xml:space="preserve"> PAGEREF _Toc528055838 \h </w:instrText>
        </w:r>
        <w:r w:rsidR="00B961C2">
          <w:rPr>
            <w:noProof/>
            <w:webHidden/>
          </w:rPr>
        </w:r>
        <w:r w:rsidR="00B961C2">
          <w:rPr>
            <w:noProof/>
            <w:webHidden/>
          </w:rPr>
          <w:fldChar w:fldCharType="separate"/>
        </w:r>
        <w:r w:rsidR="00B961C2">
          <w:rPr>
            <w:noProof/>
            <w:webHidden/>
          </w:rPr>
          <w:t>11</w:t>
        </w:r>
        <w:r w:rsidR="00B961C2">
          <w:rPr>
            <w:noProof/>
            <w:webHidden/>
          </w:rPr>
          <w:fldChar w:fldCharType="end"/>
        </w:r>
      </w:hyperlink>
    </w:p>
    <w:p w:rsidR="00B961C2" w:rsidRDefault="0050705F">
      <w:pPr>
        <w:pStyle w:val="TOC1"/>
        <w:tabs>
          <w:tab w:val="left" w:pos="360"/>
          <w:tab w:val="right" w:leader="dot" w:pos="10070"/>
        </w:tabs>
        <w:rPr>
          <w:rFonts w:asciiTheme="minorHAnsi" w:eastAsiaTheme="minorEastAsia" w:hAnsiTheme="minorHAnsi" w:cstheme="minorBidi"/>
          <w:bCs w:val="0"/>
          <w:noProof/>
          <w:sz w:val="22"/>
          <w:szCs w:val="22"/>
          <w:lang w:val="en-US"/>
        </w:rPr>
      </w:pPr>
      <w:hyperlink w:anchor="_Toc528055839" w:history="1">
        <w:r w:rsidR="00B961C2" w:rsidRPr="00AD2550">
          <w:rPr>
            <w:rStyle w:val="Hyperlink"/>
            <w:noProof/>
          </w:rPr>
          <w:t>2</w:t>
        </w:r>
        <w:r w:rsidR="00B961C2">
          <w:rPr>
            <w:rFonts w:asciiTheme="minorHAnsi" w:eastAsiaTheme="minorEastAsia" w:hAnsiTheme="minorHAnsi" w:cstheme="minorBidi"/>
            <w:bCs w:val="0"/>
            <w:noProof/>
            <w:sz w:val="22"/>
            <w:szCs w:val="22"/>
            <w:lang w:val="en-US"/>
          </w:rPr>
          <w:tab/>
        </w:r>
        <w:r w:rsidR="00B961C2" w:rsidRPr="00AD2550">
          <w:rPr>
            <w:rStyle w:val="Hyperlink"/>
            <w:noProof/>
          </w:rPr>
          <w:t>Services</w:t>
        </w:r>
        <w:r w:rsidR="00B961C2">
          <w:rPr>
            <w:noProof/>
            <w:webHidden/>
          </w:rPr>
          <w:tab/>
        </w:r>
        <w:r w:rsidR="00B961C2">
          <w:rPr>
            <w:noProof/>
            <w:webHidden/>
          </w:rPr>
          <w:fldChar w:fldCharType="begin"/>
        </w:r>
        <w:r w:rsidR="00B961C2">
          <w:rPr>
            <w:noProof/>
            <w:webHidden/>
          </w:rPr>
          <w:instrText xml:space="preserve"> PAGEREF _Toc528055839 \h </w:instrText>
        </w:r>
        <w:r w:rsidR="00B961C2">
          <w:rPr>
            <w:noProof/>
            <w:webHidden/>
          </w:rPr>
        </w:r>
        <w:r w:rsidR="00B961C2">
          <w:rPr>
            <w:noProof/>
            <w:webHidden/>
          </w:rPr>
          <w:fldChar w:fldCharType="separate"/>
        </w:r>
        <w:r w:rsidR="00B961C2">
          <w:rPr>
            <w:noProof/>
            <w:webHidden/>
          </w:rPr>
          <w:t>12</w:t>
        </w:r>
        <w:r w:rsidR="00B961C2">
          <w:rPr>
            <w:noProof/>
            <w:webHidden/>
          </w:rPr>
          <w:fldChar w:fldCharType="end"/>
        </w:r>
      </w:hyperlink>
    </w:p>
    <w:p w:rsidR="00B961C2" w:rsidRDefault="0050705F">
      <w:pPr>
        <w:pStyle w:val="TOC2"/>
        <w:tabs>
          <w:tab w:val="left" w:pos="720"/>
          <w:tab w:val="right" w:leader="dot" w:pos="10070"/>
        </w:tabs>
        <w:rPr>
          <w:rFonts w:asciiTheme="minorHAnsi" w:eastAsiaTheme="minorEastAsia" w:hAnsiTheme="minorHAnsi" w:cstheme="minorBidi"/>
          <w:iCs w:val="0"/>
          <w:noProof/>
          <w:sz w:val="22"/>
          <w:szCs w:val="22"/>
          <w:lang w:val="en-US"/>
        </w:rPr>
      </w:pPr>
      <w:hyperlink w:anchor="_Toc528055840" w:history="1">
        <w:r w:rsidR="00B961C2" w:rsidRPr="00AD2550">
          <w:rPr>
            <w:rStyle w:val="Hyperlink"/>
            <w:rFonts w:ascii="Times New Roman" w:hAnsi="Times New Roman"/>
            <w:noProof/>
            <w:snapToGrid w:val="0"/>
            <w:w w:val="0"/>
          </w:rPr>
          <w:t>2.1</w:t>
        </w:r>
        <w:r w:rsidR="00B961C2">
          <w:rPr>
            <w:rFonts w:asciiTheme="minorHAnsi" w:eastAsiaTheme="minorEastAsia" w:hAnsiTheme="minorHAnsi" w:cstheme="minorBidi"/>
            <w:iCs w:val="0"/>
            <w:noProof/>
            <w:sz w:val="22"/>
            <w:szCs w:val="22"/>
            <w:lang w:val="en-US"/>
          </w:rPr>
          <w:tab/>
        </w:r>
        <w:r w:rsidR="00B961C2" w:rsidRPr="00AD2550">
          <w:rPr>
            <w:rStyle w:val="Hyperlink"/>
            <w:noProof/>
          </w:rPr>
          <w:t>Files &amp; APIs</w:t>
        </w:r>
        <w:r w:rsidR="00B961C2">
          <w:rPr>
            <w:noProof/>
            <w:webHidden/>
          </w:rPr>
          <w:tab/>
        </w:r>
        <w:r w:rsidR="00B961C2">
          <w:rPr>
            <w:noProof/>
            <w:webHidden/>
          </w:rPr>
          <w:fldChar w:fldCharType="begin"/>
        </w:r>
        <w:r w:rsidR="00B961C2">
          <w:rPr>
            <w:noProof/>
            <w:webHidden/>
          </w:rPr>
          <w:instrText xml:space="preserve"> PAGEREF _Toc528055840 \h </w:instrText>
        </w:r>
        <w:r w:rsidR="00B961C2">
          <w:rPr>
            <w:noProof/>
            <w:webHidden/>
          </w:rPr>
        </w:r>
        <w:r w:rsidR="00B961C2">
          <w:rPr>
            <w:noProof/>
            <w:webHidden/>
          </w:rPr>
          <w:fldChar w:fldCharType="separate"/>
        </w:r>
        <w:r w:rsidR="00B961C2">
          <w:rPr>
            <w:noProof/>
            <w:webHidden/>
          </w:rPr>
          <w:t>12</w:t>
        </w:r>
        <w:r w:rsidR="00B961C2">
          <w:rPr>
            <w:noProof/>
            <w:webHidden/>
          </w:rPr>
          <w:fldChar w:fldCharType="end"/>
        </w:r>
      </w:hyperlink>
    </w:p>
    <w:p w:rsidR="00B961C2" w:rsidRDefault="0050705F">
      <w:pPr>
        <w:pStyle w:val="TOC3"/>
        <w:tabs>
          <w:tab w:val="left" w:pos="1080"/>
          <w:tab w:val="right" w:leader="dot" w:pos="10070"/>
        </w:tabs>
        <w:rPr>
          <w:rFonts w:asciiTheme="minorHAnsi" w:eastAsiaTheme="minorEastAsia" w:hAnsiTheme="minorHAnsi" w:cstheme="minorBidi"/>
          <w:noProof/>
          <w:sz w:val="22"/>
          <w:szCs w:val="22"/>
          <w:lang w:val="en-US"/>
        </w:rPr>
      </w:pPr>
      <w:hyperlink w:anchor="_Toc528055841" w:history="1">
        <w:r w:rsidR="00B961C2" w:rsidRPr="00AD2550">
          <w:rPr>
            <w:rStyle w:val="Hyperlink"/>
            <w:rFonts w:ascii="Times New Roman" w:hAnsi="Times New Roman"/>
            <w:noProof/>
            <w:snapToGrid w:val="0"/>
            <w:w w:val="0"/>
          </w:rPr>
          <w:t>2.1.1</w:t>
        </w:r>
        <w:r w:rsidR="00B961C2">
          <w:rPr>
            <w:rFonts w:asciiTheme="minorHAnsi" w:eastAsiaTheme="minorEastAsia" w:hAnsiTheme="minorHAnsi" w:cstheme="minorBidi"/>
            <w:noProof/>
            <w:sz w:val="22"/>
            <w:szCs w:val="22"/>
            <w:lang w:val="en-US"/>
          </w:rPr>
          <w:tab/>
        </w:r>
        <w:r w:rsidR="00B961C2" w:rsidRPr="00AD2550">
          <w:rPr>
            <w:rStyle w:val="Hyperlink"/>
            <w:noProof/>
          </w:rPr>
          <w:t>INPAY-PAYFILE-IN-MS: Payment File</w:t>
        </w:r>
        <w:r w:rsidR="00B961C2">
          <w:rPr>
            <w:noProof/>
            <w:webHidden/>
          </w:rPr>
          <w:tab/>
        </w:r>
        <w:r w:rsidR="00B961C2">
          <w:rPr>
            <w:noProof/>
            <w:webHidden/>
          </w:rPr>
          <w:fldChar w:fldCharType="begin"/>
        </w:r>
        <w:r w:rsidR="00B961C2">
          <w:rPr>
            <w:noProof/>
            <w:webHidden/>
          </w:rPr>
          <w:instrText xml:space="preserve"> PAGEREF _Toc528055841 \h </w:instrText>
        </w:r>
        <w:r w:rsidR="00B961C2">
          <w:rPr>
            <w:noProof/>
            <w:webHidden/>
          </w:rPr>
        </w:r>
        <w:r w:rsidR="00B961C2">
          <w:rPr>
            <w:noProof/>
            <w:webHidden/>
          </w:rPr>
          <w:fldChar w:fldCharType="separate"/>
        </w:r>
        <w:r w:rsidR="00B961C2">
          <w:rPr>
            <w:noProof/>
            <w:webHidden/>
          </w:rPr>
          <w:t>12</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842" w:history="1">
        <w:r w:rsidR="00B961C2" w:rsidRPr="00AD2550">
          <w:rPr>
            <w:rStyle w:val="Hyperlink"/>
            <w:rFonts w:ascii="Times New Roman" w:hAnsi="Times New Roman"/>
            <w:noProof/>
            <w:snapToGrid w:val="0"/>
            <w:w w:val="0"/>
          </w:rPr>
          <w:t>2.1.1.1</w:t>
        </w:r>
        <w:r w:rsidR="00B961C2">
          <w:rPr>
            <w:rFonts w:asciiTheme="minorHAnsi" w:eastAsiaTheme="minorEastAsia" w:hAnsiTheme="minorHAnsi" w:cstheme="minorBidi"/>
            <w:noProof/>
            <w:sz w:val="22"/>
            <w:szCs w:val="22"/>
            <w:lang w:val="en-US"/>
          </w:rPr>
          <w:tab/>
        </w:r>
        <w:r w:rsidR="00B961C2" w:rsidRPr="00AD2550">
          <w:rPr>
            <w:rStyle w:val="Hyperlink"/>
            <w:noProof/>
          </w:rPr>
          <w:t>Service Overview</w:t>
        </w:r>
        <w:r w:rsidR="00B961C2">
          <w:rPr>
            <w:noProof/>
            <w:webHidden/>
          </w:rPr>
          <w:tab/>
        </w:r>
        <w:r w:rsidR="00B961C2">
          <w:rPr>
            <w:noProof/>
            <w:webHidden/>
          </w:rPr>
          <w:fldChar w:fldCharType="begin"/>
        </w:r>
        <w:r w:rsidR="00B961C2">
          <w:rPr>
            <w:noProof/>
            <w:webHidden/>
          </w:rPr>
          <w:instrText xml:space="preserve"> PAGEREF _Toc528055842 \h </w:instrText>
        </w:r>
        <w:r w:rsidR="00B961C2">
          <w:rPr>
            <w:noProof/>
            <w:webHidden/>
          </w:rPr>
        </w:r>
        <w:r w:rsidR="00B961C2">
          <w:rPr>
            <w:noProof/>
            <w:webHidden/>
          </w:rPr>
          <w:fldChar w:fldCharType="separate"/>
        </w:r>
        <w:r w:rsidR="00B961C2">
          <w:rPr>
            <w:noProof/>
            <w:webHidden/>
          </w:rPr>
          <w:t>12</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843" w:history="1">
        <w:r w:rsidR="00B961C2" w:rsidRPr="00AD2550">
          <w:rPr>
            <w:rStyle w:val="Hyperlink"/>
            <w:rFonts w:ascii="Times New Roman" w:hAnsi="Times New Roman"/>
            <w:noProof/>
            <w:snapToGrid w:val="0"/>
            <w:w w:val="0"/>
          </w:rPr>
          <w:t>2.1.1.2</w:t>
        </w:r>
        <w:r w:rsidR="00B961C2">
          <w:rPr>
            <w:rFonts w:asciiTheme="minorHAnsi" w:eastAsiaTheme="minorEastAsia" w:hAnsiTheme="minorHAnsi" w:cstheme="minorBidi"/>
            <w:noProof/>
            <w:sz w:val="22"/>
            <w:szCs w:val="22"/>
            <w:lang w:val="en-US"/>
          </w:rPr>
          <w:tab/>
        </w:r>
        <w:r w:rsidR="00B961C2" w:rsidRPr="00AD2550">
          <w:rPr>
            <w:rStyle w:val="Hyperlink"/>
            <w:noProof/>
          </w:rPr>
          <w:t>File Format Specification</w:t>
        </w:r>
        <w:r w:rsidR="00B961C2">
          <w:rPr>
            <w:noProof/>
            <w:webHidden/>
          </w:rPr>
          <w:tab/>
        </w:r>
        <w:r w:rsidR="00B961C2">
          <w:rPr>
            <w:noProof/>
            <w:webHidden/>
          </w:rPr>
          <w:fldChar w:fldCharType="begin"/>
        </w:r>
        <w:r w:rsidR="00B961C2">
          <w:rPr>
            <w:noProof/>
            <w:webHidden/>
          </w:rPr>
          <w:instrText xml:space="preserve"> PAGEREF _Toc528055843 \h </w:instrText>
        </w:r>
        <w:r w:rsidR="00B961C2">
          <w:rPr>
            <w:noProof/>
            <w:webHidden/>
          </w:rPr>
        </w:r>
        <w:r w:rsidR="00B961C2">
          <w:rPr>
            <w:noProof/>
            <w:webHidden/>
          </w:rPr>
          <w:fldChar w:fldCharType="separate"/>
        </w:r>
        <w:r w:rsidR="00B961C2">
          <w:rPr>
            <w:noProof/>
            <w:webHidden/>
          </w:rPr>
          <w:t>12</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844" w:history="1">
        <w:r w:rsidR="00B961C2" w:rsidRPr="00AD2550">
          <w:rPr>
            <w:rStyle w:val="Hyperlink"/>
            <w:rFonts w:ascii="Times New Roman" w:hAnsi="Times New Roman"/>
            <w:noProof/>
            <w:snapToGrid w:val="0"/>
            <w:w w:val="0"/>
          </w:rPr>
          <w:t>2.1.1.3</w:t>
        </w:r>
        <w:r w:rsidR="00B961C2">
          <w:rPr>
            <w:rFonts w:asciiTheme="minorHAnsi" w:eastAsiaTheme="minorEastAsia" w:hAnsiTheme="minorHAnsi" w:cstheme="minorBidi"/>
            <w:noProof/>
            <w:sz w:val="22"/>
            <w:szCs w:val="22"/>
            <w:lang w:val="en-US"/>
          </w:rPr>
          <w:tab/>
        </w:r>
        <w:r w:rsidR="00B961C2" w:rsidRPr="00AD2550">
          <w:rPr>
            <w:rStyle w:val="Hyperlink"/>
            <w:noProof/>
          </w:rPr>
          <w:t>File Layout S</w:t>
        </w:r>
        <w:r w:rsidR="00B961C2" w:rsidRPr="00AD2550">
          <w:rPr>
            <w:rStyle w:val="Hyperlink"/>
            <w:noProof/>
          </w:rPr>
          <w:t>p</w:t>
        </w:r>
        <w:r w:rsidR="00B961C2" w:rsidRPr="00AD2550">
          <w:rPr>
            <w:rStyle w:val="Hyperlink"/>
            <w:noProof/>
          </w:rPr>
          <w:t>e</w:t>
        </w:r>
        <w:r w:rsidR="00B961C2" w:rsidRPr="00AD2550">
          <w:rPr>
            <w:rStyle w:val="Hyperlink"/>
            <w:noProof/>
          </w:rPr>
          <w:t>cifi</w:t>
        </w:r>
        <w:r w:rsidR="00B961C2" w:rsidRPr="00AD2550">
          <w:rPr>
            <w:rStyle w:val="Hyperlink"/>
            <w:noProof/>
          </w:rPr>
          <w:t>c</w:t>
        </w:r>
        <w:r w:rsidR="00B961C2" w:rsidRPr="00AD2550">
          <w:rPr>
            <w:rStyle w:val="Hyperlink"/>
            <w:noProof/>
          </w:rPr>
          <w:t>ation</w:t>
        </w:r>
        <w:r w:rsidR="00B961C2">
          <w:rPr>
            <w:noProof/>
            <w:webHidden/>
          </w:rPr>
          <w:tab/>
        </w:r>
        <w:r w:rsidR="00B961C2">
          <w:rPr>
            <w:noProof/>
            <w:webHidden/>
          </w:rPr>
          <w:fldChar w:fldCharType="begin"/>
        </w:r>
        <w:r w:rsidR="00B961C2">
          <w:rPr>
            <w:noProof/>
            <w:webHidden/>
          </w:rPr>
          <w:instrText xml:space="preserve"> PAGEREF _Toc528055844 \h </w:instrText>
        </w:r>
        <w:r w:rsidR="00B961C2">
          <w:rPr>
            <w:noProof/>
            <w:webHidden/>
          </w:rPr>
        </w:r>
        <w:r w:rsidR="00B961C2">
          <w:rPr>
            <w:noProof/>
            <w:webHidden/>
          </w:rPr>
          <w:fldChar w:fldCharType="separate"/>
        </w:r>
        <w:r w:rsidR="00B961C2">
          <w:rPr>
            <w:noProof/>
            <w:webHidden/>
          </w:rPr>
          <w:t>12</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845" w:history="1">
        <w:r w:rsidR="00B961C2" w:rsidRPr="00AD2550">
          <w:rPr>
            <w:rStyle w:val="Hyperlink"/>
            <w:rFonts w:ascii="Times New Roman" w:hAnsi="Times New Roman"/>
            <w:noProof/>
            <w:snapToGrid w:val="0"/>
            <w:w w:val="0"/>
            <w:highlight w:val="darkGray"/>
          </w:rPr>
          <w:t>2.1.1.4</w:t>
        </w:r>
        <w:r w:rsidR="00B961C2">
          <w:rPr>
            <w:rFonts w:asciiTheme="minorHAnsi" w:eastAsiaTheme="minorEastAsia" w:hAnsiTheme="minorHAnsi" w:cstheme="minorBidi"/>
            <w:noProof/>
            <w:sz w:val="22"/>
            <w:szCs w:val="22"/>
            <w:lang w:val="en-US"/>
          </w:rPr>
          <w:tab/>
        </w:r>
        <w:r w:rsidR="00B961C2" w:rsidRPr="00AD2550">
          <w:rPr>
            <w:rStyle w:val="Hyperlink"/>
            <w:noProof/>
            <w:highlight w:val="darkGray"/>
          </w:rPr>
          <w:t>File Naming Convention</w:t>
        </w:r>
        <w:r w:rsidR="00B961C2">
          <w:rPr>
            <w:noProof/>
            <w:webHidden/>
          </w:rPr>
          <w:tab/>
        </w:r>
        <w:r w:rsidR="00B961C2">
          <w:rPr>
            <w:noProof/>
            <w:webHidden/>
          </w:rPr>
          <w:fldChar w:fldCharType="begin"/>
        </w:r>
        <w:r w:rsidR="00B961C2">
          <w:rPr>
            <w:noProof/>
            <w:webHidden/>
          </w:rPr>
          <w:instrText xml:space="preserve"> PAGEREF _Toc528055845 \h </w:instrText>
        </w:r>
        <w:r w:rsidR="00B961C2">
          <w:rPr>
            <w:noProof/>
            <w:webHidden/>
          </w:rPr>
        </w:r>
        <w:r w:rsidR="00B961C2">
          <w:rPr>
            <w:noProof/>
            <w:webHidden/>
          </w:rPr>
          <w:fldChar w:fldCharType="separate"/>
        </w:r>
        <w:r w:rsidR="00B961C2">
          <w:rPr>
            <w:noProof/>
            <w:webHidden/>
          </w:rPr>
          <w:t>14</w:t>
        </w:r>
        <w:r w:rsidR="00B961C2">
          <w:rPr>
            <w:noProof/>
            <w:webHidden/>
          </w:rPr>
          <w:fldChar w:fldCharType="end"/>
        </w:r>
      </w:hyperlink>
    </w:p>
    <w:p w:rsidR="00B961C2" w:rsidRDefault="0050705F">
      <w:pPr>
        <w:pStyle w:val="TOC3"/>
        <w:tabs>
          <w:tab w:val="left" w:pos="1080"/>
          <w:tab w:val="right" w:leader="dot" w:pos="10070"/>
        </w:tabs>
        <w:rPr>
          <w:rFonts w:asciiTheme="minorHAnsi" w:eastAsiaTheme="minorEastAsia" w:hAnsiTheme="minorHAnsi" w:cstheme="minorBidi"/>
          <w:noProof/>
          <w:sz w:val="22"/>
          <w:szCs w:val="22"/>
          <w:lang w:val="en-US"/>
        </w:rPr>
      </w:pPr>
      <w:hyperlink w:anchor="_Toc528055846" w:history="1">
        <w:r w:rsidR="00B961C2" w:rsidRPr="00AD2550">
          <w:rPr>
            <w:rStyle w:val="Hyperlink"/>
            <w:rFonts w:ascii="Times New Roman" w:hAnsi="Times New Roman"/>
            <w:noProof/>
            <w:snapToGrid w:val="0"/>
            <w:w w:val="0"/>
          </w:rPr>
          <w:t>2.1.2</w:t>
        </w:r>
        <w:r w:rsidR="00B961C2">
          <w:rPr>
            <w:rFonts w:asciiTheme="minorHAnsi" w:eastAsiaTheme="minorEastAsia" w:hAnsiTheme="minorHAnsi" w:cstheme="minorBidi"/>
            <w:noProof/>
            <w:sz w:val="22"/>
            <w:szCs w:val="22"/>
            <w:lang w:val="en-US"/>
          </w:rPr>
          <w:tab/>
        </w:r>
        <w:r w:rsidR="00B961C2" w:rsidRPr="00AD2550">
          <w:rPr>
            <w:rStyle w:val="Hyperlink"/>
            <w:noProof/>
            <w:highlight w:val="darkGray"/>
          </w:rPr>
          <w:t>INPAY-ACHOUT-IN-FL:</w:t>
        </w:r>
        <w:r w:rsidR="00B961C2" w:rsidRPr="00AD2550">
          <w:rPr>
            <w:rStyle w:val="Hyperlink"/>
            <w:noProof/>
          </w:rPr>
          <w:t xml:space="preserve"> Payment Response NACHA File</w:t>
        </w:r>
        <w:r w:rsidR="00B961C2">
          <w:rPr>
            <w:noProof/>
            <w:webHidden/>
          </w:rPr>
          <w:tab/>
        </w:r>
        <w:r w:rsidR="00B961C2">
          <w:rPr>
            <w:noProof/>
            <w:webHidden/>
          </w:rPr>
          <w:fldChar w:fldCharType="begin"/>
        </w:r>
        <w:r w:rsidR="00B961C2">
          <w:rPr>
            <w:noProof/>
            <w:webHidden/>
          </w:rPr>
          <w:instrText xml:space="preserve"> PAGEREF _Toc528055846 \h </w:instrText>
        </w:r>
        <w:r w:rsidR="00B961C2">
          <w:rPr>
            <w:noProof/>
            <w:webHidden/>
          </w:rPr>
        </w:r>
        <w:r w:rsidR="00B961C2">
          <w:rPr>
            <w:noProof/>
            <w:webHidden/>
          </w:rPr>
          <w:fldChar w:fldCharType="separate"/>
        </w:r>
        <w:r w:rsidR="00B961C2">
          <w:rPr>
            <w:noProof/>
            <w:webHidden/>
          </w:rPr>
          <w:t>14</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847" w:history="1">
        <w:r w:rsidR="00B961C2" w:rsidRPr="00AD2550">
          <w:rPr>
            <w:rStyle w:val="Hyperlink"/>
            <w:rFonts w:ascii="Times New Roman" w:hAnsi="Times New Roman"/>
            <w:noProof/>
            <w:snapToGrid w:val="0"/>
            <w:w w:val="0"/>
          </w:rPr>
          <w:t>2.1.2.1</w:t>
        </w:r>
        <w:r w:rsidR="00B961C2">
          <w:rPr>
            <w:rFonts w:asciiTheme="minorHAnsi" w:eastAsiaTheme="minorEastAsia" w:hAnsiTheme="minorHAnsi" w:cstheme="minorBidi"/>
            <w:noProof/>
            <w:sz w:val="22"/>
            <w:szCs w:val="22"/>
            <w:lang w:val="en-US"/>
          </w:rPr>
          <w:tab/>
        </w:r>
        <w:r w:rsidR="00B961C2" w:rsidRPr="00AD2550">
          <w:rPr>
            <w:rStyle w:val="Hyperlink"/>
            <w:noProof/>
          </w:rPr>
          <w:t>Service Overview</w:t>
        </w:r>
        <w:r w:rsidR="00B961C2">
          <w:rPr>
            <w:noProof/>
            <w:webHidden/>
          </w:rPr>
          <w:tab/>
        </w:r>
        <w:r w:rsidR="00B961C2">
          <w:rPr>
            <w:noProof/>
            <w:webHidden/>
          </w:rPr>
          <w:fldChar w:fldCharType="begin"/>
        </w:r>
        <w:r w:rsidR="00B961C2">
          <w:rPr>
            <w:noProof/>
            <w:webHidden/>
          </w:rPr>
          <w:instrText xml:space="preserve"> PAGEREF _Toc528055847 \h </w:instrText>
        </w:r>
        <w:r w:rsidR="00B961C2">
          <w:rPr>
            <w:noProof/>
            <w:webHidden/>
          </w:rPr>
        </w:r>
        <w:r w:rsidR="00B961C2">
          <w:rPr>
            <w:noProof/>
            <w:webHidden/>
          </w:rPr>
          <w:fldChar w:fldCharType="separate"/>
        </w:r>
        <w:r w:rsidR="00B961C2">
          <w:rPr>
            <w:noProof/>
            <w:webHidden/>
          </w:rPr>
          <w:t>14</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848" w:history="1">
        <w:r w:rsidR="00B961C2" w:rsidRPr="00AD2550">
          <w:rPr>
            <w:rStyle w:val="Hyperlink"/>
            <w:rFonts w:ascii="Times New Roman" w:hAnsi="Times New Roman"/>
            <w:noProof/>
            <w:snapToGrid w:val="0"/>
            <w:w w:val="0"/>
          </w:rPr>
          <w:t>2.1.2.2</w:t>
        </w:r>
        <w:r w:rsidR="00B961C2">
          <w:rPr>
            <w:rFonts w:asciiTheme="minorHAnsi" w:eastAsiaTheme="minorEastAsia" w:hAnsiTheme="minorHAnsi" w:cstheme="minorBidi"/>
            <w:noProof/>
            <w:sz w:val="22"/>
            <w:szCs w:val="22"/>
            <w:lang w:val="en-US"/>
          </w:rPr>
          <w:tab/>
        </w:r>
        <w:r w:rsidR="00B961C2" w:rsidRPr="00AD2550">
          <w:rPr>
            <w:rStyle w:val="Hyperlink"/>
            <w:noProof/>
          </w:rPr>
          <w:t>File Layout S</w:t>
        </w:r>
        <w:r w:rsidR="00B961C2" w:rsidRPr="00AD2550">
          <w:rPr>
            <w:rStyle w:val="Hyperlink"/>
            <w:noProof/>
          </w:rPr>
          <w:t>p</w:t>
        </w:r>
        <w:r w:rsidR="00B961C2" w:rsidRPr="00AD2550">
          <w:rPr>
            <w:rStyle w:val="Hyperlink"/>
            <w:noProof/>
          </w:rPr>
          <w:t>e</w:t>
        </w:r>
        <w:r w:rsidR="00B961C2" w:rsidRPr="00AD2550">
          <w:rPr>
            <w:rStyle w:val="Hyperlink"/>
            <w:noProof/>
          </w:rPr>
          <w:t>c</w:t>
        </w:r>
        <w:r w:rsidR="00B961C2" w:rsidRPr="00AD2550">
          <w:rPr>
            <w:rStyle w:val="Hyperlink"/>
            <w:noProof/>
          </w:rPr>
          <w:t>ific</w:t>
        </w:r>
        <w:r w:rsidR="00B961C2" w:rsidRPr="00AD2550">
          <w:rPr>
            <w:rStyle w:val="Hyperlink"/>
            <w:noProof/>
          </w:rPr>
          <w:t>a</w:t>
        </w:r>
        <w:r w:rsidR="00B961C2" w:rsidRPr="00AD2550">
          <w:rPr>
            <w:rStyle w:val="Hyperlink"/>
            <w:noProof/>
          </w:rPr>
          <w:t>tion</w:t>
        </w:r>
        <w:r w:rsidR="00B961C2">
          <w:rPr>
            <w:noProof/>
            <w:webHidden/>
          </w:rPr>
          <w:tab/>
        </w:r>
        <w:r w:rsidR="00B961C2">
          <w:rPr>
            <w:noProof/>
            <w:webHidden/>
          </w:rPr>
          <w:fldChar w:fldCharType="begin"/>
        </w:r>
        <w:r w:rsidR="00B961C2">
          <w:rPr>
            <w:noProof/>
            <w:webHidden/>
          </w:rPr>
          <w:instrText xml:space="preserve"> PAGEREF _Toc528055848 \h </w:instrText>
        </w:r>
        <w:r w:rsidR="00B961C2">
          <w:rPr>
            <w:noProof/>
            <w:webHidden/>
          </w:rPr>
        </w:r>
        <w:r w:rsidR="00B961C2">
          <w:rPr>
            <w:noProof/>
            <w:webHidden/>
          </w:rPr>
          <w:fldChar w:fldCharType="separate"/>
        </w:r>
        <w:r w:rsidR="00B961C2">
          <w:rPr>
            <w:noProof/>
            <w:webHidden/>
          </w:rPr>
          <w:t>14</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849" w:history="1">
        <w:r w:rsidR="00B961C2" w:rsidRPr="00AD2550">
          <w:rPr>
            <w:rStyle w:val="Hyperlink"/>
            <w:rFonts w:ascii="Times New Roman" w:hAnsi="Times New Roman"/>
            <w:noProof/>
            <w:snapToGrid w:val="0"/>
            <w:w w:val="0"/>
          </w:rPr>
          <w:t>2.1.2.3</w:t>
        </w:r>
        <w:r w:rsidR="00B961C2">
          <w:rPr>
            <w:rFonts w:asciiTheme="minorHAnsi" w:eastAsiaTheme="minorEastAsia" w:hAnsiTheme="minorHAnsi" w:cstheme="minorBidi"/>
            <w:noProof/>
            <w:sz w:val="22"/>
            <w:szCs w:val="22"/>
            <w:lang w:val="en-US"/>
          </w:rPr>
          <w:tab/>
        </w:r>
        <w:r w:rsidR="00B961C2" w:rsidRPr="00AD2550">
          <w:rPr>
            <w:rStyle w:val="Hyperlink"/>
            <w:noProof/>
          </w:rPr>
          <w:t>File Naming Convention</w:t>
        </w:r>
        <w:r w:rsidR="00B961C2">
          <w:rPr>
            <w:noProof/>
            <w:webHidden/>
          </w:rPr>
          <w:tab/>
        </w:r>
        <w:r w:rsidR="00B961C2">
          <w:rPr>
            <w:noProof/>
            <w:webHidden/>
          </w:rPr>
          <w:fldChar w:fldCharType="begin"/>
        </w:r>
        <w:r w:rsidR="00B961C2">
          <w:rPr>
            <w:noProof/>
            <w:webHidden/>
          </w:rPr>
          <w:instrText xml:space="preserve"> PAGEREF _Toc528055849 \h </w:instrText>
        </w:r>
        <w:r w:rsidR="00B961C2">
          <w:rPr>
            <w:noProof/>
            <w:webHidden/>
          </w:rPr>
        </w:r>
        <w:r w:rsidR="00B961C2">
          <w:rPr>
            <w:noProof/>
            <w:webHidden/>
          </w:rPr>
          <w:fldChar w:fldCharType="separate"/>
        </w:r>
        <w:r w:rsidR="00B961C2">
          <w:rPr>
            <w:noProof/>
            <w:webHidden/>
          </w:rPr>
          <w:t>19</w:t>
        </w:r>
        <w:r w:rsidR="00B961C2">
          <w:rPr>
            <w:noProof/>
            <w:webHidden/>
          </w:rPr>
          <w:fldChar w:fldCharType="end"/>
        </w:r>
      </w:hyperlink>
    </w:p>
    <w:p w:rsidR="00B961C2" w:rsidRDefault="0050705F">
      <w:pPr>
        <w:pStyle w:val="TOC3"/>
        <w:tabs>
          <w:tab w:val="left" w:pos="1080"/>
          <w:tab w:val="right" w:leader="dot" w:pos="10070"/>
        </w:tabs>
        <w:rPr>
          <w:rFonts w:asciiTheme="minorHAnsi" w:eastAsiaTheme="minorEastAsia" w:hAnsiTheme="minorHAnsi" w:cstheme="minorBidi"/>
          <w:noProof/>
          <w:sz w:val="22"/>
          <w:szCs w:val="22"/>
          <w:lang w:val="en-US"/>
        </w:rPr>
      </w:pPr>
      <w:hyperlink w:anchor="_Toc528055850" w:history="1">
        <w:r w:rsidR="00B961C2" w:rsidRPr="00AD2550">
          <w:rPr>
            <w:rStyle w:val="Hyperlink"/>
            <w:rFonts w:ascii="Times New Roman" w:hAnsi="Times New Roman"/>
            <w:noProof/>
            <w:snapToGrid w:val="0"/>
            <w:w w:val="0"/>
          </w:rPr>
          <w:t>2.1.3</w:t>
        </w:r>
        <w:r w:rsidR="00B961C2">
          <w:rPr>
            <w:rFonts w:asciiTheme="minorHAnsi" w:eastAsiaTheme="minorEastAsia" w:hAnsiTheme="minorHAnsi" w:cstheme="minorBidi"/>
            <w:noProof/>
            <w:sz w:val="22"/>
            <w:szCs w:val="22"/>
            <w:lang w:val="en-US"/>
          </w:rPr>
          <w:tab/>
        </w:r>
        <w:r w:rsidR="00B961C2" w:rsidRPr="00AD2550">
          <w:rPr>
            <w:rStyle w:val="Hyperlink"/>
            <w:noProof/>
          </w:rPr>
          <w:t>INPAY-ACHCONF-: ACH Confirmation File</w:t>
        </w:r>
        <w:r w:rsidR="00B961C2">
          <w:rPr>
            <w:noProof/>
            <w:webHidden/>
          </w:rPr>
          <w:tab/>
        </w:r>
        <w:r w:rsidR="00B961C2">
          <w:rPr>
            <w:noProof/>
            <w:webHidden/>
          </w:rPr>
          <w:fldChar w:fldCharType="begin"/>
        </w:r>
        <w:r w:rsidR="00B961C2">
          <w:rPr>
            <w:noProof/>
            <w:webHidden/>
          </w:rPr>
          <w:instrText xml:space="preserve"> PAGEREF _Toc528055850 \h </w:instrText>
        </w:r>
        <w:r w:rsidR="00B961C2">
          <w:rPr>
            <w:noProof/>
            <w:webHidden/>
          </w:rPr>
        </w:r>
        <w:r w:rsidR="00B961C2">
          <w:rPr>
            <w:noProof/>
            <w:webHidden/>
          </w:rPr>
          <w:fldChar w:fldCharType="separate"/>
        </w:r>
        <w:r w:rsidR="00B961C2">
          <w:rPr>
            <w:noProof/>
            <w:webHidden/>
          </w:rPr>
          <w:t>19</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851" w:history="1">
        <w:r w:rsidR="00B961C2" w:rsidRPr="00AD2550">
          <w:rPr>
            <w:rStyle w:val="Hyperlink"/>
            <w:rFonts w:ascii="Times New Roman" w:hAnsi="Times New Roman"/>
            <w:noProof/>
            <w:snapToGrid w:val="0"/>
            <w:w w:val="0"/>
          </w:rPr>
          <w:t>2.1.3.1</w:t>
        </w:r>
        <w:r w:rsidR="00B961C2">
          <w:rPr>
            <w:rFonts w:asciiTheme="minorHAnsi" w:eastAsiaTheme="minorEastAsia" w:hAnsiTheme="minorHAnsi" w:cstheme="minorBidi"/>
            <w:noProof/>
            <w:sz w:val="22"/>
            <w:szCs w:val="22"/>
            <w:lang w:val="en-US"/>
          </w:rPr>
          <w:tab/>
        </w:r>
        <w:r w:rsidR="00B961C2" w:rsidRPr="00AD2550">
          <w:rPr>
            <w:rStyle w:val="Hyperlink"/>
            <w:noProof/>
          </w:rPr>
          <w:t>Service Overview</w:t>
        </w:r>
        <w:r w:rsidR="00B961C2">
          <w:rPr>
            <w:noProof/>
            <w:webHidden/>
          </w:rPr>
          <w:tab/>
        </w:r>
        <w:r w:rsidR="00B961C2">
          <w:rPr>
            <w:noProof/>
            <w:webHidden/>
          </w:rPr>
          <w:fldChar w:fldCharType="begin"/>
        </w:r>
        <w:r w:rsidR="00B961C2">
          <w:rPr>
            <w:noProof/>
            <w:webHidden/>
          </w:rPr>
          <w:instrText xml:space="preserve"> PAGEREF _Toc528055851 \h </w:instrText>
        </w:r>
        <w:r w:rsidR="00B961C2">
          <w:rPr>
            <w:noProof/>
            <w:webHidden/>
          </w:rPr>
        </w:r>
        <w:r w:rsidR="00B961C2">
          <w:rPr>
            <w:noProof/>
            <w:webHidden/>
          </w:rPr>
          <w:fldChar w:fldCharType="separate"/>
        </w:r>
        <w:r w:rsidR="00B961C2">
          <w:rPr>
            <w:noProof/>
            <w:webHidden/>
          </w:rPr>
          <w:t>19</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852" w:history="1">
        <w:r w:rsidR="00B961C2" w:rsidRPr="00AD2550">
          <w:rPr>
            <w:rStyle w:val="Hyperlink"/>
            <w:rFonts w:ascii="Times New Roman" w:hAnsi="Times New Roman"/>
            <w:noProof/>
            <w:snapToGrid w:val="0"/>
            <w:w w:val="0"/>
          </w:rPr>
          <w:t>2.1.3.2</w:t>
        </w:r>
        <w:r w:rsidR="00B961C2">
          <w:rPr>
            <w:rFonts w:asciiTheme="minorHAnsi" w:eastAsiaTheme="minorEastAsia" w:hAnsiTheme="minorHAnsi" w:cstheme="minorBidi"/>
            <w:noProof/>
            <w:sz w:val="22"/>
            <w:szCs w:val="22"/>
            <w:lang w:val="en-US"/>
          </w:rPr>
          <w:tab/>
        </w:r>
        <w:r w:rsidR="00B961C2" w:rsidRPr="00AD2550">
          <w:rPr>
            <w:rStyle w:val="Hyperlink"/>
            <w:noProof/>
          </w:rPr>
          <w:t>File Format Specification</w:t>
        </w:r>
        <w:r w:rsidR="00B961C2">
          <w:rPr>
            <w:noProof/>
            <w:webHidden/>
          </w:rPr>
          <w:tab/>
        </w:r>
        <w:r w:rsidR="00B961C2">
          <w:rPr>
            <w:noProof/>
            <w:webHidden/>
          </w:rPr>
          <w:fldChar w:fldCharType="begin"/>
        </w:r>
        <w:r w:rsidR="00B961C2">
          <w:rPr>
            <w:noProof/>
            <w:webHidden/>
          </w:rPr>
          <w:instrText xml:space="preserve"> PAGEREF _Toc528055852 \h </w:instrText>
        </w:r>
        <w:r w:rsidR="00B961C2">
          <w:rPr>
            <w:noProof/>
            <w:webHidden/>
          </w:rPr>
        </w:r>
        <w:r w:rsidR="00B961C2">
          <w:rPr>
            <w:noProof/>
            <w:webHidden/>
          </w:rPr>
          <w:fldChar w:fldCharType="separate"/>
        </w:r>
        <w:r w:rsidR="00B961C2">
          <w:rPr>
            <w:noProof/>
            <w:webHidden/>
          </w:rPr>
          <w:t>20</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853" w:history="1">
        <w:r w:rsidR="00B961C2" w:rsidRPr="00AD2550">
          <w:rPr>
            <w:rStyle w:val="Hyperlink"/>
            <w:rFonts w:ascii="Times New Roman" w:hAnsi="Times New Roman"/>
            <w:noProof/>
            <w:snapToGrid w:val="0"/>
            <w:w w:val="0"/>
          </w:rPr>
          <w:t>2.1.3.3</w:t>
        </w:r>
        <w:r w:rsidR="00B961C2">
          <w:rPr>
            <w:rFonts w:asciiTheme="minorHAnsi" w:eastAsiaTheme="minorEastAsia" w:hAnsiTheme="minorHAnsi" w:cstheme="minorBidi"/>
            <w:noProof/>
            <w:sz w:val="22"/>
            <w:szCs w:val="22"/>
            <w:lang w:val="en-US"/>
          </w:rPr>
          <w:tab/>
        </w:r>
        <w:r w:rsidR="00B961C2" w:rsidRPr="00AD2550">
          <w:rPr>
            <w:rStyle w:val="Hyperlink"/>
            <w:noProof/>
          </w:rPr>
          <w:t>File Naming Convention</w:t>
        </w:r>
        <w:r w:rsidR="00B961C2">
          <w:rPr>
            <w:noProof/>
            <w:webHidden/>
          </w:rPr>
          <w:tab/>
        </w:r>
        <w:r w:rsidR="00B961C2">
          <w:rPr>
            <w:noProof/>
            <w:webHidden/>
          </w:rPr>
          <w:fldChar w:fldCharType="begin"/>
        </w:r>
        <w:r w:rsidR="00B961C2">
          <w:rPr>
            <w:noProof/>
            <w:webHidden/>
          </w:rPr>
          <w:instrText xml:space="preserve"> PAGEREF _Toc528055853 \h </w:instrText>
        </w:r>
        <w:r w:rsidR="00B961C2">
          <w:rPr>
            <w:noProof/>
            <w:webHidden/>
          </w:rPr>
        </w:r>
        <w:r w:rsidR="00B961C2">
          <w:rPr>
            <w:noProof/>
            <w:webHidden/>
          </w:rPr>
          <w:fldChar w:fldCharType="separate"/>
        </w:r>
        <w:r w:rsidR="00B961C2">
          <w:rPr>
            <w:noProof/>
            <w:webHidden/>
          </w:rPr>
          <w:t>22</w:t>
        </w:r>
        <w:r w:rsidR="00B961C2">
          <w:rPr>
            <w:noProof/>
            <w:webHidden/>
          </w:rPr>
          <w:fldChar w:fldCharType="end"/>
        </w:r>
      </w:hyperlink>
    </w:p>
    <w:p w:rsidR="00B961C2" w:rsidRDefault="0050705F">
      <w:pPr>
        <w:pStyle w:val="TOC3"/>
        <w:tabs>
          <w:tab w:val="left" w:pos="1080"/>
          <w:tab w:val="right" w:leader="dot" w:pos="10070"/>
        </w:tabs>
        <w:rPr>
          <w:rFonts w:asciiTheme="minorHAnsi" w:eastAsiaTheme="minorEastAsia" w:hAnsiTheme="minorHAnsi" w:cstheme="minorBidi"/>
          <w:noProof/>
          <w:sz w:val="22"/>
          <w:szCs w:val="22"/>
          <w:lang w:val="en-US"/>
        </w:rPr>
      </w:pPr>
      <w:hyperlink w:anchor="_Toc528055854" w:history="1">
        <w:r w:rsidR="00B961C2" w:rsidRPr="00AD2550">
          <w:rPr>
            <w:rStyle w:val="Hyperlink"/>
            <w:rFonts w:ascii="Times New Roman" w:hAnsi="Times New Roman"/>
            <w:noProof/>
            <w:snapToGrid w:val="0"/>
            <w:w w:val="0"/>
          </w:rPr>
          <w:t>2.1.4</w:t>
        </w:r>
        <w:r w:rsidR="00B961C2">
          <w:rPr>
            <w:rFonts w:asciiTheme="minorHAnsi" w:eastAsiaTheme="minorEastAsia" w:hAnsiTheme="minorHAnsi" w:cstheme="minorBidi"/>
            <w:noProof/>
            <w:sz w:val="22"/>
            <w:szCs w:val="22"/>
            <w:lang w:val="en-US"/>
          </w:rPr>
          <w:tab/>
        </w:r>
        <w:r w:rsidR="00B961C2" w:rsidRPr="00AD2550">
          <w:rPr>
            <w:rStyle w:val="Hyperlink"/>
            <w:noProof/>
          </w:rPr>
          <w:t>INPAY-NACHARETURN-: NACHA RETURN File</w:t>
        </w:r>
        <w:r w:rsidR="00B961C2">
          <w:rPr>
            <w:noProof/>
            <w:webHidden/>
          </w:rPr>
          <w:tab/>
        </w:r>
        <w:r w:rsidR="00B961C2">
          <w:rPr>
            <w:noProof/>
            <w:webHidden/>
          </w:rPr>
          <w:fldChar w:fldCharType="begin"/>
        </w:r>
        <w:r w:rsidR="00B961C2">
          <w:rPr>
            <w:noProof/>
            <w:webHidden/>
          </w:rPr>
          <w:instrText xml:space="preserve"> PAGEREF _Toc528055854 \h </w:instrText>
        </w:r>
        <w:r w:rsidR="00B961C2">
          <w:rPr>
            <w:noProof/>
            <w:webHidden/>
          </w:rPr>
        </w:r>
        <w:r w:rsidR="00B961C2">
          <w:rPr>
            <w:noProof/>
            <w:webHidden/>
          </w:rPr>
          <w:fldChar w:fldCharType="separate"/>
        </w:r>
        <w:r w:rsidR="00B961C2">
          <w:rPr>
            <w:noProof/>
            <w:webHidden/>
          </w:rPr>
          <w:t>22</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855" w:history="1">
        <w:r w:rsidR="00B961C2" w:rsidRPr="00AD2550">
          <w:rPr>
            <w:rStyle w:val="Hyperlink"/>
            <w:rFonts w:ascii="Times New Roman" w:hAnsi="Times New Roman"/>
            <w:noProof/>
            <w:snapToGrid w:val="0"/>
            <w:w w:val="0"/>
          </w:rPr>
          <w:t>2.1.4.1</w:t>
        </w:r>
        <w:r w:rsidR="00B961C2">
          <w:rPr>
            <w:rFonts w:asciiTheme="minorHAnsi" w:eastAsiaTheme="minorEastAsia" w:hAnsiTheme="minorHAnsi" w:cstheme="minorBidi"/>
            <w:noProof/>
            <w:sz w:val="22"/>
            <w:szCs w:val="22"/>
            <w:lang w:val="en-US"/>
          </w:rPr>
          <w:tab/>
        </w:r>
        <w:r w:rsidR="00B961C2" w:rsidRPr="00AD2550">
          <w:rPr>
            <w:rStyle w:val="Hyperlink"/>
            <w:noProof/>
          </w:rPr>
          <w:t>Service Overview</w:t>
        </w:r>
        <w:r w:rsidR="00B961C2">
          <w:rPr>
            <w:noProof/>
            <w:webHidden/>
          </w:rPr>
          <w:tab/>
        </w:r>
        <w:r w:rsidR="00B961C2">
          <w:rPr>
            <w:noProof/>
            <w:webHidden/>
          </w:rPr>
          <w:fldChar w:fldCharType="begin"/>
        </w:r>
        <w:r w:rsidR="00B961C2">
          <w:rPr>
            <w:noProof/>
            <w:webHidden/>
          </w:rPr>
          <w:instrText xml:space="preserve"> PAGEREF _Toc528055855 \h </w:instrText>
        </w:r>
        <w:r w:rsidR="00B961C2">
          <w:rPr>
            <w:noProof/>
            <w:webHidden/>
          </w:rPr>
        </w:r>
        <w:r w:rsidR="00B961C2">
          <w:rPr>
            <w:noProof/>
            <w:webHidden/>
          </w:rPr>
          <w:fldChar w:fldCharType="separate"/>
        </w:r>
        <w:r w:rsidR="00B961C2">
          <w:rPr>
            <w:noProof/>
            <w:webHidden/>
          </w:rPr>
          <w:t>22</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856" w:history="1">
        <w:r w:rsidR="00B961C2" w:rsidRPr="00AD2550">
          <w:rPr>
            <w:rStyle w:val="Hyperlink"/>
            <w:rFonts w:ascii="Times New Roman" w:hAnsi="Times New Roman"/>
            <w:noProof/>
            <w:snapToGrid w:val="0"/>
            <w:w w:val="0"/>
          </w:rPr>
          <w:t>2.1.4.2</w:t>
        </w:r>
        <w:r w:rsidR="00B961C2">
          <w:rPr>
            <w:rFonts w:asciiTheme="minorHAnsi" w:eastAsiaTheme="minorEastAsia" w:hAnsiTheme="minorHAnsi" w:cstheme="minorBidi"/>
            <w:noProof/>
            <w:sz w:val="22"/>
            <w:szCs w:val="22"/>
            <w:lang w:val="en-US"/>
          </w:rPr>
          <w:tab/>
        </w:r>
        <w:r w:rsidR="00B961C2" w:rsidRPr="00AD2550">
          <w:rPr>
            <w:rStyle w:val="Hyperlink"/>
            <w:noProof/>
          </w:rPr>
          <w:t>File Format Specification</w:t>
        </w:r>
        <w:r w:rsidR="00B961C2">
          <w:rPr>
            <w:noProof/>
            <w:webHidden/>
          </w:rPr>
          <w:tab/>
        </w:r>
        <w:r w:rsidR="00B961C2">
          <w:rPr>
            <w:noProof/>
            <w:webHidden/>
          </w:rPr>
          <w:fldChar w:fldCharType="begin"/>
        </w:r>
        <w:r w:rsidR="00B961C2">
          <w:rPr>
            <w:noProof/>
            <w:webHidden/>
          </w:rPr>
          <w:instrText xml:space="preserve"> PAGEREF _Toc528055856 \h </w:instrText>
        </w:r>
        <w:r w:rsidR="00B961C2">
          <w:rPr>
            <w:noProof/>
            <w:webHidden/>
          </w:rPr>
        </w:r>
        <w:r w:rsidR="00B961C2">
          <w:rPr>
            <w:noProof/>
            <w:webHidden/>
          </w:rPr>
          <w:fldChar w:fldCharType="separate"/>
        </w:r>
        <w:r w:rsidR="00B961C2">
          <w:rPr>
            <w:noProof/>
            <w:webHidden/>
          </w:rPr>
          <w:t>22</w:t>
        </w:r>
        <w:r w:rsidR="00B961C2">
          <w:rPr>
            <w:noProof/>
            <w:webHidden/>
          </w:rPr>
          <w:fldChar w:fldCharType="end"/>
        </w:r>
      </w:hyperlink>
    </w:p>
    <w:p w:rsidR="00B961C2" w:rsidRDefault="0050705F">
      <w:pPr>
        <w:pStyle w:val="TOC3"/>
        <w:tabs>
          <w:tab w:val="left" w:pos="1080"/>
          <w:tab w:val="right" w:leader="dot" w:pos="10070"/>
        </w:tabs>
        <w:rPr>
          <w:rFonts w:asciiTheme="minorHAnsi" w:eastAsiaTheme="minorEastAsia" w:hAnsiTheme="minorHAnsi" w:cstheme="minorBidi"/>
          <w:noProof/>
          <w:sz w:val="22"/>
          <w:szCs w:val="22"/>
          <w:lang w:val="en-US"/>
        </w:rPr>
      </w:pPr>
      <w:hyperlink w:anchor="_Toc528055857" w:history="1">
        <w:r w:rsidR="00B961C2" w:rsidRPr="00AD2550">
          <w:rPr>
            <w:rStyle w:val="Hyperlink"/>
            <w:rFonts w:ascii="Times New Roman" w:hAnsi="Times New Roman"/>
            <w:noProof/>
            <w:snapToGrid w:val="0"/>
            <w:w w:val="0"/>
          </w:rPr>
          <w:t>2.1.5</w:t>
        </w:r>
        <w:r w:rsidR="00B961C2">
          <w:rPr>
            <w:rFonts w:asciiTheme="minorHAnsi" w:eastAsiaTheme="minorEastAsia" w:hAnsiTheme="minorHAnsi" w:cstheme="minorBidi"/>
            <w:noProof/>
            <w:sz w:val="22"/>
            <w:szCs w:val="22"/>
            <w:lang w:val="en-US"/>
          </w:rPr>
          <w:tab/>
        </w:r>
        <w:r w:rsidR="00B961C2" w:rsidRPr="00AD2550">
          <w:rPr>
            <w:rStyle w:val="Hyperlink"/>
            <w:noProof/>
          </w:rPr>
          <w:t>INPAY-CHKAlias_: CheckAliasEnrollmentRequest API</w:t>
        </w:r>
        <w:r w:rsidR="00B961C2">
          <w:rPr>
            <w:noProof/>
            <w:webHidden/>
          </w:rPr>
          <w:tab/>
        </w:r>
        <w:r w:rsidR="00B961C2">
          <w:rPr>
            <w:noProof/>
            <w:webHidden/>
          </w:rPr>
          <w:fldChar w:fldCharType="begin"/>
        </w:r>
        <w:r w:rsidR="00B961C2">
          <w:rPr>
            <w:noProof/>
            <w:webHidden/>
          </w:rPr>
          <w:instrText xml:space="preserve"> PAGEREF _Toc528055857 \h </w:instrText>
        </w:r>
        <w:r w:rsidR="00B961C2">
          <w:rPr>
            <w:noProof/>
            <w:webHidden/>
          </w:rPr>
        </w:r>
        <w:r w:rsidR="00B961C2">
          <w:rPr>
            <w:noProof/>
            <w:webHidden/>
          </w:rPr>
          <w:fldChar w:fldCharType="separate"/>
        </w:r>
        <w:r w:rsidR="00B961C2">
          <w:rPr>
            <w:noProof/>
            <w:webHidden/>
          </w:rPr>
          <w:t>23</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858" w:history="1">
        <w:r w:rsidR="00B961C2" w:rsidRPr="00AD2550">
          <w:rPr>
            <w:rStyle w:val="Hyperlink"/>
            <w:rFonts w:ascii="Times New Roman" w:hAnsi="Times New Roman"/>
            <w:noProof/>
            <w:snapToGrid w:val="0"/>
            <w:w w:val="0"/>
          </w:rPr>
          <w:t>2.1.5.1</w:t>
        </w:r>
        <w:r w:rsidR="00B961C2">
          <w:rPr>
            <w:rFonts w:asciiTheme="minorHAnsi" w:eastAsiaTheme="minorEastAsia" w:hAnsiTheme="minorHAnsi" w:cstheme="minorBidi"/>
            <w:noProof/>
            <w:sz w:val="22"/>
            <w:szCs w:val="22"/>
            <w:lang w:val="en-US"/>
          </w:rPr>
          <w:tab/>
        </w:r>
        <w:r w:rsidR="00B961C2" w:rsidRPr="00AD2550">
          <w:rPr>
            <w:rStyle w:val="Hyperlink"/>
            <w:noProof/>
          </w:rPr>
          <w:t>Service Overview</w:t>
        </w:r>
        <w:r w:rsidR="00B961C2">
          <w:rPr>
            <w:noProof/>
            <w:webHidden/>
          </w:rPr>
          <w:tab/>
        </w:r>
        <w:r w:rsidR="00B961C2">
          <w:rPr>
            <w:noProof/>
            <w:webHidden/>
          </w:rPr>
          <w:fldChar w:fldCharType="begin"/>
        </w:r>
        <w:r w:rsidR="00B961C2">
          <w:rPr>
            <w:noProof/>
            <w:webHidden/>
          </w:rPr>
          <w:instrText xml:space="preserve"> PAGEREF _Toc528055858 \h </w:instrText>
        </w:r>
        <w:r w:rsidR="00B961C2">
          <w:rPr>
            <w:noProof/>
            <w:webHidden/>
          </w:rPr>
        </w:r>
        <w:r w:rsidR="00B961C2">
          <w:rPr>
            <w:noProof/>
            <w:webHidden/>
          </w:rPr>
          <w:fldChar w:fldCharType="separate"/>
        </w:r>
        <w:r w:rsidR="00B961C2">
          <w:rPr>
            <w:noProof/>
            <w:webHidden/>
          </w:rPr>
          <w:t>23</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859" w:history="1">
        <w:r w:rsidR="00B961C2" w:rsidRPr="00AD2550">
          <w:rPr>
            <w:rStyle w:val="Hyperlink"/>
            <w:rFonts w:ascii="Times New Roman" w:hAnsi="Times New Roman"/>
            <w:noProof/>
            <w:snapToGrid w:val="0"/>
            <w:w w:val="0"/>
          </w:rPr>
          <w:t>2.1.5.2</w:t>
        </w:r>
        <w:r w:rsidR="00B961C2">
          <w:rPr>
            <w:rFonts w:asciiTheme="minorHAnsi" w:eastAsiaTheme="minorEastAsia" w:hAnsiTheme="minorHAnsi" w:cstheme="minorBidi"/>
            <w:noProof/>
            <w:sz w:val="22"/>
            <w:szCs w:val="22"/>
            <w:lang w:val="en-US"/>
          </w:rPr>
          <w:tab/>
        </w:r>
        <w:r w:rsidR="00B961C2" w:rsidRPr="00AD2550">
          <w:rPr>
            <w:rStyle w:val="Hyperlink"/>
            <w:noProof/>
          </w:rPr>
          <w:t>Token Request Specification</w:t>
        </w:r>
        <w:r w:rsidR="00B961C2">
          <w:rPr>
            <w:noProof/>
            <w:webHidden/>
          </w:rPr>
          <w:tab/>
        </w:r>
        <w:r w:rsidR="00B961C2">
          <w:rPr>
            <w:noProof/>
            <w:webHidden/>
          </w:rPr>
          <w:fldChar w:fldCharType="begin"/>
        </w:r>
        <w:r w:rsidR="00B961C2">
          <w:rPr>
            <w:noProof/>
            <w:webHidden/>
          </w:rPr>
          <w:instrText xml:space="preserve"> PAGEREF _Toc528055859 \h </w:instrText>
        </w:r>
        <w:r w:rsidR="00B961C2">
          <w:rPr>
            <w:noProof/>
            <w:webHidden/>
          </w:rPr>
        </w:r>
        <w:r w:rsidR="00B961C2">
          <w:rPr>
            <w:noProof/>
            <w:webHidden/>
          </w:rPr>
          <w:fldChar w:fldCharType="separate"/>
        </w:r>
        <w:r w:rsidR="00B961C2">
          <w:rPr>
            <w:noProof/>
            <w:webHidden/>
          </w:rPr>
          <w:t>23</w:t>
        </w:r>
        <w:r w:rsidR="00B961C2">
          <w:rPr>
            <w:noProof/>
            <w:webHidden/>
          </w:rPr>
          <w:fldChar w:fldCharType="end"/>
        </w:r>
      </w:hyperlink>
    </w:p>
    <w:p w:rsidR="00B961C2" w:rsidRDefault="0050705F">
      <w:pPr>
        <w:pStyle w:val="TOC3"/>
        <w:tabs>
          <w:tab w:val="left" w:pos="1080"/>
          <w:tab w:val="right" w:leader="dot" w:pos="10070"/>
        </w:tabs>
        <w:rPr>
          <w:rFonts w:asciiTheme="minorHAnsi" w:eastAsiaTheme="minorEastAsia" w:hAnsiTheme="minorHAnsi" w:cstheme="minorBidi"/>
          <w:noProof/>
          <w:sz w:val="22"/>
          <w:szCs w:val="22"/>
          <w:lang w:val="en-US"/>
        </w:rPr>
      </w:pPr>
      <w:hyperlink w:anchor="_Toc528055860" w:history="1">
        <w:r w:rsidR="00B961C2" w:rsidRPr="00AD2550">
          <w:rPr>
            <w:rStyle w:val="Hyperlink"/>
            <w:rFonts w:ascii="Times New Roman" w:hAnsi="Times New Roman"/>
            <w:noProof/>
            <w:snapToGrid w:val="0"/>
            <w:w w:val="0"/>
          </w:rPr>
          <w:t>2.1.6</w:t>
        </w:r>
        <w:r w:rsidR="00B961C2">
          <w:rPr>
            <w:rFonts w:asciiTheme="minorHAnsi" w:eastAsiaTheme="minorEastAsia" w:hAnsiTheme="minorHAnsi" w:cstheme="minorBidi"/>
            <w:noProof/>
            <w:sz w:val="22"/>
            <w:szCs w:val="22"/>
            <w:lang w:val="en-US"/>
          </w:rPr>
          <w:tab/>
        </w:r>
        <w:r w:rsidR="00B961C2" w:rsidRPr="00AD2550">
          <w:rPr>
            <w:rStyle w:val="Hyperlink"/>
            <w:noProof/>
          </w:rPr>
          <w:t>IP-CONSALIENRLRES-IN-FL:: CheckAliasEnrollmentResponse API</w:t>
        </w:r>
        <w:r w:rsidR="00B961C2">
          <w:rPr>
            <w:noProof/>
            <w:webHidden/>
          </w:rPr>
          <w:tab/>
        </w:r>
        <w:r w:rsidR="00B961C2">
          <w:rPr>
            <w:noProof/>
            <w:webHidden/>
          </w:rPr>
          <w:fldChar w:fldCharType="begin"/>
        </w:r>
        <w:r w:rsidR="00B961C2">
          <w:rPr>
            <w:noProof/>
            <w:webHidden/>
          </w:rPr>
          <w:instrText xml:space="preserve"> PAGEREF _Toc528055860 \h </w:instrText>
        </w:r>
        <w:r w:rsidR="00B961C2">
          <w:rPr>
            <w:noProof/>
            <w:webHidden/>
          </w:rPr>
        </w:r>
        <w:r w:rsidR="00B961C2">
          <w:rPr>
            <w:noProof/>
            <w:webHidden/>
          </w:rPr>
          <w:fldChar w:fldCharType="separate"/>
        </w:r>
        <w:r w:rsidR="00B961C2">
          <w:rPr>
            <w:noProof/>
            <w:webHidden/>
          </w:rPr>
          <w:t>24</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861" w:history="1">
        <w:r w:rsidR="00B961C2" w:rsidRPr="00AD2550">
          <w:rPr>
            <w:rStyle w:val="Hyperlink"/>
            <w:rFonts w:ascii="Times New Roman" w:hAnsi="Times New Roman"/>
            <w:noProof/>
            <w:snapToGrid w:val="0"/>
            <w:w w:val="0"/>
          </w:rPr>
          <w:t>2.1.6.1</w:t>
        </w:r>
        <w:r w:rsidR="00B961C2">
          <w:rPr>
            <w:rFonts w:asciiTheme="minorHAnsi" w:eastAsiaTheme="minorEastAsia" w:hAnsiTheme="minorHAnsi" w:cstheme="minorBidi"/>
            <w:noProof/>
            <w:sz w:val="22"/>
            <w:szCs w:val="22"/>
            <w:lang w:val="en-US"/>
          </w:rPr>
          <w:tab/>
        </w:r>
        <w:r w:rsidR="00B961C2" w:rsidRPr="00AD2550">
          <w:rPr>
            <w:rStyle w:val="Hyperlink"/>
            <w:noProof/>
          </w:rPr>
          <w:t>Service Overview</w:t>
        </w:r>
        <w:r w:rsidR="00B961C2">
          <w:rPr>
            <w:noProof/>
            <w:webHidden/>
          </w:rPr>
          <w:tab/>
        </w:r>
        <w:r w:rsidR="00B961C2">
          <w:rPr>
            <w:noProof/>
            <w:webHidden/>
          </w:rPr>
          <w:fldChar w:fldCharType="begin"/>
        </w:r>
        <w:r w:rsidR="00B961C2">
          <w:rPr>
            <w:noProof/>
            <w:webHidden/>
          </w:rPr>
          <w:instrText xml:space="preserve"> PAGEREF _Toc528055861 \h </w:instrText>
        </w:r>
        <w:r w:rsidR="00B961C2">
          <w:rPr>
            <w:noProof/>
            <w:webHidden/>
          </w:rPr>
        </w:r>
        <w:r w:rsidR="00B961C2">
          <w:rPr>
            <w:noProof/>
            <w:webHidden/>
          </w:rPr>
          <w:fldChar w:fldCharType="separate"/>
        </w:r>
        <w:r w:rsidR="00B961C2">
          <w:rPr>
            <w:noProof/>
            <w:webHidden/>
          </w:rPr>
          <w:t>24</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862" w:history="1">
        <w:r w:rsidR="00B961C2" w:rsidRPr="00AD2550">
          <w:rPr>
            <w:rStyle w:val="Hyperlink"/>
            <w:rFonts w:ascii="Times New Roman" w:hAnsi="Times New Roman"/>
            <w:noProof/>
            <w:snapToGrid w:val="0"/>
            <w:w w:val="0"/>
          </w:rPr>
          <w:t>2.1.6.2</w:t>
        </w:r>
        <w:r w:rsidR="00B961C2">
          <w:rPr>
            <w:rFonts w:asciiTheme="minorHAnsi" w:eastAsiaTheme="minorEastAsia" w:hAnsiTheme="minorHAnsi" w:cstheme="minorBidi"/>
            <w:noProof/>
            <w:sz w:val="22"/>
            <w:szCs w:val="22"/>
            <w:lang w:val="en-US"/>
          </w:rPr>
          <w:tab/>
        </w:r>
        <w:r w:rsidR="00B961C2" w:rsidRPr="00AD2550">
          <w:rPr>
            <w:rStyle w:val="Hyperlink"/>
            <w:noProof/>
          </w:rPr>
          <w:t>Response Layout Specification</w:t>
        </w:r>
        <w:r w:rsidR="00B961C2">
          <w:rPr>
            <w:noProof/>
            <w:webHidden/>
          </w:rPr>
          <w:tab/>
        </w:r>
        <w:r w:rsidR="00B961C2">
          <w:rPr>
            <w:noProof/>
            <w:webHidden/>
          </w:rPr>
          <w:fldChar w:fldCharType="begin"/>
        </w:r>
        <w:r w:rsidR="00B961C2">
          <w:rPr>
            <w:noProof/>
            <w:webHidden/>
          </w:rPr>
          <w:instrText xml:space="preserve"> PAGEREF _Toc528055862 \h </w:instrText>
        </w:r>
        <w:r w:rsidR="00B961C2">
          <w:rPr>
            <w:noProof/>
            <w:webHidden/>
          </w:rPr>
        </w:r>
        <w:r w:rsidR="00B961C2">
          <w:rPr>
            <w:noProof/>
            <w:webHidden/>
          </w:rPr>
          <w:fldChar w:fldCharType="separate"/>
        </w:r>
        <w:r w:rsidR="00B961C2">
          <w:rPr>
            <w:noProof/>
            <w:webHidden/>
          </w:rPr>
          <w:t>24</w:t>
        </w:r>
        <w:r w:rsidR="00B961C2">
          <w:rPr>
            <w:noProof/>
            <w:webHidden/>
          </w:rPr>
          <w:fldChar w:fldCharType="end"/>
        </w:r>
      </w:hyperlink>
    </w:p>
    <w:p w:rsidR="00B961C2" w:rsidRDefault="0050705F">
      <w:pPr>
        <w:pStyle w:val="TOC3"/>
        <w:tabs>
          <w:tab w:val="left" w:pos="1080"/>
          <w:tab w:val="right" w:leader="dot" w:pos="10070"/>
        </w:tabs>
        <w:rPr>
          <w:rFonts w:asciiTheme="minorHAnsi" w:eastAsiaTheme="minorEastAsia" w:hAnsiTheme="minorHAnsi" w:cstheme="minorBidi"/>
          <w:noProof/>
          <w:sz w:val="22"/>
          <w:szCs w:val="22"/>
          <w:lang w:val="en-US"/>
        </w:rPr>
      </w:pPr>
      <w:hyperlink w:anchor="_Toc528055863" w:history="1">
        <w:r w:rsidR="00B961C2" w:rsidRPr="00AD2550">
          <w:rPr>
            <w:rStyle w:val="Hyperlink"/>
            <w:rFonts w:ascii="Times New Roman" w:hAnsi="Times New Roman"/>
            <w:noProof/>
            <w:snapToGrid w:val="0"/>
            <w:w w:val="0"/>
          </w:rPr>
          <w:t>2.1.7</w:t>
        </w:r>
        <w:r w:rsidR="00B961C2">
          <w:rPr>
            <w:rFonts w:asciiTheme="minorHAnsi" w:eastAsiaTheme="minorEastAsia" w:hAnsiTheme="minorHAnsi" w:cstheme="minorBidi"/>
            <w:noProof/>
            <w:sz w:val="22"/>
            <w:szCs w:val="22"/>
            <w:lang w:val="en-US"/>
          </w:rPr>
          <w:tab/>
        </w:r>
        <w:r w:rsidR="00B961C2" w:rsidRPr="00AD2550">
          <w:rPr>
            <w:rStyle w:val="Hyperlink"/>
            <w:noProof/>
            <w:highlight w:val="red"/>
          </w:rPr>
          <w:t>INPAY_PAYAPI_</w:t>
        </w:r>
        <w:r w:rsidR="00B961C2" w:rsidRPr="00AD2550">
          <w:rPr>
            <w:rStyle w:val="Hyperlink"/>
            <w:noProof/>
          </w:rPr>
          <w:t>: MakePaymentRequest API</w:t>
        </w:r>
        <w:r w:rsidR="00B961C2">
          <w:rPr>
            <w:noProof/>
            <w:webHidden/>
          </w:rPr>
          <w:tab/>
        </w:r>
        <w:r w:rsidR="00B961C2">
          <w:rPr>
            <w:noProof/>
            <w:webHidden/>
          </w:rPr>
          <w:fldChar w:fldCharType="begin"/>
        </w:r>
        <w:r w:rsidR="00B961C2">
          <w:rPr>
            <w:noProof/>
            <w:webHidden/>
          </w:rPr>
          <w:instrText xml:space="preserve"> PAGEREF _Toc528055863 \h </w:instrText>
        </w:r>
        <w:r w:rsidR="00B961C2">
          <w:rPr>
            <w:noProof/>
            <w:webHidden/>
          </w:rPr>
        </w:r>
        <w:r w:rsidR="00B961C2">
          <w:rPr>
            <w:noProof/>
            <w:webHidden/>
          </w:rPr>
          <w:fldChar w:fldCharType="separate"/>
        </w:r>
        <w:r w:rsidR="00B961C2">
          <w:rPr>
            <w:noProof/>
            <w:webHidden/>
          </w:rPr>
          <w:t>25</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864" w:history="1">
        <w:r w:rsidR="00B961C2" w:rsidRPr="00AD2550">
          <w:rPr>
            <w:rStyle w:val="Hyperlink"/>
            <w:rFonts w:ascii="Times New Roman" w:hAnsi="Times New Roman"/>
            <w:noProof/>
            <w:snapToGrid w:val="0"/>
            <w:w w:val="0"/>
          </w:rPr>
          <w:t>2.1.7.1</w:t>
        </w:r>
        <w:r w:rsidR="00B961C2">
          <w:rPr>
            <w:rFonts w:asciiTheme="minorHAnsi" w:eastAsiaTheme="minorEastAsia" w:hAnsiTheme="minorHAnsi" w:cstheme="minorBidi"/>
            <w:noProof/>
            <w:sz w:val="22"/>
            <w:szCs w:val="22"/>
            <w:lang w:val="en-US"/>
          </w:rPr>
          <w:tab/>
        </w:r>
        <w:r w:rsidR="00B961C2" w:rsidRPr="00AD2550">
          <w:rPr>
            <w:rStyle w:val="Hyperlink"/>
            <w:noProof/>
          </w:rPr>
          <w:t>Service Overview</w:t>
        </w:r>
        <w:r w:rsidR="00B961C2">
          <w:rPr>
            <w:noProof/>
            <w:webHidden/>
          </w:rPr>
          <w:tab/>
        </w:r>
        <w:r w:rsidR="00B961C2">
          <w:rPr>
            <w:noProof/>
            <w:webHidden/>
          </w:rPr>
          <w:fldChar w:fldCharType="begin"/>
        </w:r>
        <w:r w:rsidR="00B961C2">
          <w:rPr>
            <w:noProof/>
            <w:webHidden/>
          </w:rPr>
          <w:instrText xml:space="preserve"> PAGEREF _Toc528055864 \h </w:instrText>
        </w:r>
        <w:r w:rsidR="00B961C2">
          <w:rPr>
            <w:noProof/>
            <w:webHidden/>
          </w:rPr>
        </w:r>
        <w:r w:rsidR="00B961C2">
          <w:rPr>
            <w:noProof/>
            <w:webHidden/>
          </w:rPr>
          <w:fldChar w:fldCharType="separate"/>
        </w:r>
        <w:r w:rsidR="00B961C2">
          <w:rPr>
            <w:noProof/>
            <w:webHidden/>
          </w:rPr>
          <w:t>25</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865" w:history="1">
        <w:r w:rsidR="00B961C2" w:rsidRPr="00AD2550">
          <w:rPr>
            <w:rStyle w:val="Hyperlink"/>
            <w:rFonts w:ascii="Times New Roman" w:hAnsi="Times New Roman"/>
            <w:noProof/>
            <w:snapToGrid w:val="0"/>
            <w:w w:val="0"/>
          </w:rPr>
          <w:t>2.1.7.2</w:t>
        </w:r>
        <w:r w:rsidR="00B961C2">
          <w:rPr>
            <w:rFonts w:asciiTheme="minorHAnsi" w:eastAsiaTheme="minorEastAsia" w:hAnsiTheme="minorHAnsi" w:cstheme="minorBidi"/>
            <w:noProof/>
            <w:sz w:val="22"/>
            <w:szCs w:val="22"/>
            <w:lang w:val="en-US"/>
          </w:rPr>
          <w:tab/>
        </w:r>
        <w:r w:rsidR="00B961C2" w:rsidRPr="00AD2550">
          <w:rPr>
            <w:rStyle w:val="Hyperlink"/>
            <w:noProof/>
          </w:rPr>
          <w:t>Token Request Specification</w:t>
        </w:r>
        <w:r w:rsidR="00B961C2">
          <w:rPr>
            <w:noProof/>
            <w:webHidden/>
          </w:rPr>
          <w:tab/>
        </w:r>
        <w:r w:rsidR="00B961C2">
          <w:rPr>
            <w:noProof/>
            <w:webHidden/>
          </w:rPr>
          <w:fldChar w:fldCharType="begin"/>
        </w:r>
        <w:r w:rsidR="00B961C2">
          <w:rPr>
            <w:noProof/>
            <w:webHidden/>
          </w:rPr>
          <w:instrText xml:space="preserve"> PAGEREF _Toc528055865 \h </w:instrText>
        </w:r>
        <w:r w:rsidR="00B961C2">
          <w:rPr>
            <w:noProof/>
            <w:webHidden/>
          </w:rPr>
        </w:r>
        <w:r w:rsidR="00B961C2">
          <w:rPr>
            <w:noProof/>
            <w:webHidden/>
          </w:rPr>
          <w:fldChar w:fldCharType="separate"/>
        </w:r>
        <w:r w:rsidR="00B961C2">
          <w:rPr>
            <w:noProof/>
            <w:webHidden/>
          </w:rPr>
          <w:t>26</w:t>
        </w:r>
        <w:r w:rsidR="00B961C2">
          <w:rPr>
            <w:noProof/>
            <w:webHidden/>
          </w:rPr>
          <w:fldChar w:fldCharType="end"/>
        </w:r>
      </w:hyperlink>
    </w:p>
    <w:p w:rsidR="00B961C2" w:rsidRDefault="0050705F">
      <w:pPr>
        <w:pStyle w:val="TOC3"/>
        <w:tabs>
          <w:tab w:val="left" w:pos="1080"/>
          <w:tab w:val="right" w:leader="dot" w:pos="10070"/>
        </w:tabs>
        <w:rPr>
          <w:rFonts w:asciiTheme="minorHAnsi" w:eastAsiaTheme="minorEastAsia" w:hAnsiTheme="minorHAnsi" w:cstheme="minorBidi"/>
          <w:noProof/>
          <w:sz w:val="22"/>
          <w:szCs w:val="22"/>
          <w:lang w:val="en-US"/>
        </w:rPr>
      </w:pPr>
      <w:hyperlink w:anchor="_Toc528055866" w:history="1">
        <w:r w:rsidR="00B961C2" w:rsidRPr="00AD2550">
          <w:rPr>
            <w:rStyle w:val="Hyperlink"/>
            <w:rFonts w:ascii="Times New Roman" w:hAnsi="Times New Roman"/>
            <w:noProof/>
            <w:snapToGrid w:val="0"/>
            <w:w w:val="0"/>
          </w:rPr>
          <w:t>2.1.8</w:t>
        </w:r>
        <w:r w:rsidR="00B961C2">
          <w:rPr>
            <w:rFonts w:asciiTheme="minorHAnsi" w:eastAsiaTheme="minorEastAsia" w:hAnsiTheme="minorHAnsi" w:cstheme="minorBidi"/>
            <w:noProof/>
            <w:sz w:val="22"/>
            <w:szCs w:val="22"/>
            <w:lang w:val="en-US"/>
          </w:rPr>
          <w:tab/>
        </w:r>
        <w:r w:rsidR="00B961C2" w:rsidRPr="00AD2550">
          <w:rPr>
            <w:rStyle w:val="Hyperlink"/>
            <w:noProof/>
          </w:rPr>
          <w:t>INPAY-PAYRESP: MakePaymentResponseAPI</w:t>
        </w:r>
        <w:r w:rsidR="00B961C2">
          <w:rPr>
            <w:noProof/>
            <w:webHidden/>
          </w:rPr>
          <w:tab/>
        </w:r>
        <w:r w:rsidR="00B961C2">
          <w:rPr>
            <w:noProof/>
            <w:webHidden/>
          </w:rPr>
          <w:fldChar w:fldCharType="begin"/>
        </w:r>
        <w:r w:rsidR="00B961C2">
          <w:rPr>
            <w:noProof/>
            <w:webHidden/>
          </w:rPr>
          <w:instrText xml:space="preserve"> PAGEREF _Toc528055866 \h </w:instrText>
        </w:r>
        <w:r w:rsidR="00B961C2">
          <w:rPr>
            <w:noProof/>
            <w:webHidden/>
          </w:rPr>
        </w:r>
        <w:r w:rsidR="00B961C2">
          <w:rPr>
            <w:noProof/>
            <w:webHidden/>
          </w:rPr>
          <w:fldChar w:fldCharType="separate"/>
        </w:r>
        <w:r w:rsidR="00B961C2">
          <w:rPr>
            <w:noProof/>
            <w:webHidden/>
          </w:rPr>
          <w:t>28</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867" w:history="1">
        <w:r w:rsidR="00B961C2" w:rsidRPr="00AD2550">
          <w:rPr>
            <w:rStyle w:val="Hyperlink"/>
            <w:rFonts w:ascii="Times New Roman" w:hAnsi="Times New Roman"/>
            <w:noProof/>
            <w:snapToGrid w:val="0"/>
            <w:w w:val="0"/>
          </w:rPr>
          <w:t>2.1.8.1</w:t>
        </w:r>
        <w:r w:rsidR="00B961C2">
          <w:rPr>
            <w:rFonts w:asciiTheme="minorHAnsi" w:eastAsiaTheme="minorEastAsia" w:hAnsiTheme="minorHAnsi" w:cstheme="minorBidi"/>
            <w:noProof/>
            <w:sz w:val="22"/>
            <w:szCs w:val="22"/>
            <w:lang w:val="en-US"/>
          </w:rPr>
          <w:tab/>
        </w:r>
        <w:r w:rsidR="00B961C2" w:rsidRPr="00AD2550">
          <w:rPr>
            <w:rStyle w:val="Hyperlink"/>
            <w:noProof/>
          </w:rPr>
          <w:t>Service Overview</w:t>
        </w:r>
        <w:r w:rsidR="00B961C2">
          <w:rPr>
            <w:noProof/>
            <w:webHidden/>
          </w:rPr>
          <w:tab/>
        </w:r>
        <w:r w:rsidR="00B961C2">
          <w:rPr>
            <w:noProof/>
            <w:webHidden/>
          </w:rPr>
          <w:fldChar w:fldCharType="begin"/>
        </w:r>
        <w:r w:rsidR="00B961C2">
          <w:rPr>
            <w:noProof/>
            <w:webHidden/>
          </w:rPr>
          <w:instrText xml:space="preserve"> PAGEREF _Toc528055867 \h </w:instrText>
        </w:r>
        <w:r w:rsidR="00B961C2">
          <w:rPr>
            <w:noProof/>
            <w:webHidden/>
          </w:rPr>
        </w:r>
        <w:r w:rsidR="00B961C2">
          <w:rPr>
            <w:noProof/>
            <w:webHidden/>
          </w:rPr>
          <w:fldChar w:fldCharType="separate"/>
        </w:r>
        <w:r w:rsidR="00B961C2">
          <w:rPr>
            <w:noProof/>
            <w:webHidden/>
          </w:rPr>
          <w:t>28</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868" w:history="1">
        <w:r w:rsidR="00B961C2" w:rsidRPr="00AD2550">
          <w:rPr>
            <w:rStyle w:val="Hyperlink"/>
            <w:rFonts w:ascii="Times New Roman" w:hAnsi="Times New Roman"/>
            <w:noProof/>
            <w:snapToGrid w:val="0"/>
            <w:w w:val="0"/>
          </w:rPr>
          <w:t>2.1.8.2</w:t>
        </w:r>
        <w:r w:rsidR="00B961C2">
          <w:rPr>
            <w:rFonts w:asciiTheme="minorHAnsi" w:eastAsiaTheme="minorEastAsia" w:hAnsiTheme="minorHAnsi" w:cstheme="minorBidi"/>
            <w:noProof/>
            <w:sz w:val="22"/>
            <w:szCs w:val="22"/>
            <w:lang w:val="en-US"/>
          </w:rPr>
          <w:tab/>
        </w:r>
        <w:r w:rsidR="00B961C2" w:rsidRPr="00AD2550">
          <w:rPr>
            <w:rStyle w:val="Hyperlink"/>
            <w:noProof/>
          </w:rPr>
          <w:t>Response Layout Specification</w:t>
        </w:r>
        <w:r w:rsidR="00B961C2">
          <w:rPr>
            <w:noProof/>
            <w:webHidden/>
          </w:rPr>
          <w:tab/>
        </w:r>
        <w:r w:rsidR="00B961C2">
          <w:rPr>
            <w:noProof/>
            <w:webHidden/>
          </w:rPr>
          <w:fldChar w:fldCharType="begin"/>
        </w:r>
        <w:r w:rsidR="00B961C2">
          <w:rPr>
            <w:noProof/>
            <w:webHidden/>
          </w:rPr>
          <w:instrText xml:space="preserve"> PAGEREF _Toc528055868 \h </w:instrText>
        </w:r>
        <w:r w:rsidR="00B961C2">
          <w:rPr>
            <w:noProof/>
            <w:webHidden/>
          </w:rPr>
        </w:r>
        <w:r w:rsidR="00B961C2">
          <w:rPr>
            <w:noProof/>
            <w:webHidden/>
          </w:rPr>
          <w:fldChar w:fldCharType="separate"/>
        </w:r>
        <w:r w:rsidR="00B961C2">
          <w:rPr>
            <w:noProof/>
            <w:webHidden/>
          </w:rPr>
          <w:t>28</w:t>
        </w:r>
        <w:r w:rsidR="00B961C2">
          <w:rPr>
            <w:noProof/>
            <w:webHidden/>
          </w:rPr>
          <w:fldChar w:fldCharType="end"/>
        </w:r>
      </w:hyperlink>
    </w:p>
    <w:p w:rsidR="00B961C2" w:rsidRDefault="0050705F">
      <w:pPr>
        <w:pStyle w:val="TOC3"/>
        <w:tabs>
          <w:tab w:val="left" w:pos="1080"/>
          <w:tab w:val="right" w:leader="dot" w:pos="10070"/>
        </w:tabs>
        <w:rPr>
          <w:rFonts w:asciiTheme="minorHAnsi" w:eastAsiaTheme="minorEastAsia" w:hAnsiTheme="minorHAnsi" w:cstheme="minorBidi"/>
          <w:noProof/>
          <w:sz w:val="22"/>
          <w:szCs w:val="22"/>
          <w:lang w:val="en-US"/>
        </w:rPr>
      </w:pPr>
      <w:hyperlink w:anchor="_Toc528055869" w:history="1">
        <w:r w:rsidR="00B961C2" w:rsidRPr="00AD2550">
          <w:rPr>
            <w:rStyle w:val="Hyperlink"/>
            <w:rFonts w:ascii="Times New Roman" w:hAnsi="Times New Roman"/>
            <w:noProof/>
            <w:snapToGrid w:val="0"/>
            <w:w w:val="0"/>
          </w:rPr>
          <w:t>2.1.9</w:t>
        </w:r>
        <w:r w:rsidR="00B961C2">
          <w:rPr>
            <w:rFonts w:asciiTheme="minorHAnsi" w:eastAsiaTheme="minorEastAsia" w:hAnsiTheme="minorHAnsi" w:cstheme="minorBidi"/>
            <w:noProof/>
            <w:sz w:val="22"/>
            <w:szCs w:val="22"/>
            <w:lang w:val="en-US"/>
          </w:rPr>
          <w:tab/>
        </w:r>
        <w:r w:rsidR="00B961C2" w:rsidRPr="00AD2550">
          <w:rPr>
            <w:rStyle w:val="Hyperlink"/>
            <w:noProof/>
          </w:rPr>
          <w:t>INPAY-CNCLPMT: CancelPaymentRequest API</w:t>
        </w:r>
        <w:r w:rsidR="00B961C2">
          <w:rPr>
            <w:noProof/>
            <w:webHidden/>
          </w:rPr>
          <w:tab/>
        </w:r>
        <w:r w:rsidR="00B961C2">
          <w:rPr>
            <w:noProof/>
            <w:webHidden/>
          </w:rPr>
          <w:fldChar w:fldCharType="begin"/>
        </w:r>
        <w:r w:rsidR="00B961C2">
          <w:rPr>
            <w:noProof/>
            <w:webHidden/>
          </w:rPr>
          <w:instrText xml:space="preserve"> PAGEREF _Toc528055869 \h </w:instrText>
        </w:r>
        <w:r w:rsidR="00B961C2">
          <w:rPr>
            <w:noProof/>
            <w:webHidden/>
          </w:rPr>
        </w:r>
        <w:r w:rsidR="00B961C2">
          <w:rPr>
            <w:noProof/>
            <w:webHidden/>
          </w:rPr>
          <w:fldChar w:fldCharType="separate"/>
        </w:r>
        <w:r w:rsidR="00B961C2">
          <w:rPr>
            <w:noProof/>
            <w:webHidden/>
          </w:rPr>
          <w:t>30</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870" w:history="1">
        <w:r w:rsidR="00B961C2" w:rsidRPr="00AD2550">
          <w:rPr>
            <w:rStyle w:val="Hyperlink"/>
            <w:rFonts w:ascii="Times New Roman" w:hAnsi="Times New Roman"/>
            <w:noProof/>
            <w:snapToGrid w:val="0"/>
            <w:w w:val="0"/>
          </w:rPr>
          <w:t>2.1.9.1</w:t>
        </w:r>
        <w:r w:rsidR="00B961C2">
          <w:rPr>
            <w:rFonts w:asciiTheme="minorHAnsi" w:eastAsiaTheme="minorEastAsia" w:hAnsiTheme="minorHAnsi" w:cstheme="minorBidi"/>
            <w:noProof/>
            <w:sz w:val="22"/>
            <w:szCs w:val="22"/>
            <w:lang w:val="en-US"/>
          </w:rPr>
          <w:tab/>
        </w:r>
        <w:r w:rsidR="00B961C2" w:rsidRPr="00AD2550">
          <w:rPr>
            <w:rStyle w:val="Hyperlink"/>
            <w:noProof/>
          </w:rPr>
          <w:t>Service Overview</w:t>
        </w:r>
        <w:r w:rsidR="00B961C2">
          <w:rPr>
            <w:noProof/>
            <w:webHidden/>
          </w:rPr>
          <w:tab/>
        </w:r>
        <w:r w:rsidR="00B961C2">
          <w:rPr>
            <w:noProof/>
            <w:webHidden/>
          </w:rPr>
          <w:fldChar w:fldCharType="begin"/>
        </w:r>
        <w:r w:rsidR="00B961C2">
          <w:rPr>
            <w:noProof/>
            <w:webHidden/>
          </w:rPr>
          <w:instrText xml:space="preserve"> PAGEREF _Toc528055870 \h </w:instrText>
        </w:r>
        <w:r w:rsidR="00B961C2">
          <w:rPr>
            <w:noProof/>
            <w:webHidden/>
          </w:rPr>
        </w:r>
        <w:r w:rsidR="00B961C2">
          <w:rPr>
            <w:noProof/>
            <w:webHidden/>
          </w:rPr>
          <w:fldChar w:fldCharType="separate"/>
        </w:r>
        <w:r w:rsidR="00B961C2">
          <w:rPr>
            <w:noProof/>
            <w:webHidden/>
          </w:rPr>
          <w:t>30</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871" w:history="1">
        <w:r w:rsidR="00B961C2" w:rsidRPr="00AD2550">
          <w:rPr>
            <w:rStyle w:val="Hyperlink"/>
            <w:rFonts w:ascii="Times New Roman" w:hAnsi="Times New Roman"/>
            <w:noProof/>
            <w:snapToGrid w:val="0"/>
            <w:w w:val="0"/>
          </w:rPr>
          <w:t>2.1.9.2</w:t>
        </w:r>
        <w:r w:rsidR="00B961C2">
          <w:rPr>
            <w:rFonts w:asciiTheme="minorHAnsi" w:eastAsiaTheme="minorEastAsia" w:hAnsiTheme="minorHAnsi" w:cstheme="minorBidi"/>
            <w:noProof/>
            <w:sz w:val="22"/>
            <w:szCs w:val="22"/>
            <w:lang w:val="en-US"/>
          </w:rPr>
          <w:tab/>
        </w:r>
        <w:r w:rsidR="00B961C2" w:rsidRPr="00AD2550">
          <w:rPr>
            <w:rStyle w:val="Hyperlink"/>
            <w:noProof/>
          </w:rPr>
          <w:t>Token Request Specification</w:t>
        </w:r>
        <w:r w:rsidR="00B961C2">
          <w:rPr>
            <w:noProof/>
            <w:webHidden/>
          </w:rPr>
          <w:tab/>
        </w:r>
        <w:r w:rsidR="00B961C2">
          <w:rPr>
            <w:noProof/>
            <w:webHidden/>
          </w:rPr>
          <w:fldChar w:fldCharType="begin"/>
        </w:r>
        <w:r w:rsidR="00B961C2">
          <w:rPr>
            <w:noProof/>
            <w:webHidden/>
          </w:rPr>
          <w:instrText xml:space="preserve"> PAGEREF _Toc528055871 \h </w:instrText>
        </w:r>
        <w:r w:rsidR="00B961C2">
          <w:rPr>
            <w:noProof/>
            <w:webHidden/>
          </w:rPr>
        </w:r>
        <w:r w:rsidR="00B961C2">
          <w:rPr>
            <w:noProof/>
            <w:webHidden/>
          </w:rPr>
          <w:fldChar w:fldCharType="separate"/>
        </w:r>
        <w:r w:rsidR="00B961C2">
          <w:rPr>
            <w:noProof/>
            <w:webHidden/>
          </w:rPr>
          <w:t>30</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872" w:history="1">
        <w:r w:rsidR="00B961C2" w:rsidRPr="00AD2550">
          <w:rPr>
            <w:rStyle w:val="Hyperlink"/>
            <w:rFonts w:ascii="Times New Roman" w:hAnsi="Times New Roman"/>
            <w:noProof/>
            <w:snapToGrid w:val="0"/>
            <w:w w:val="0"/>
          </w:rPr>
          <w:t>2.1.9.3</w:t>
        </w:r>
        <w:r w:rsidR="00B961C2">
          <w:rPr>
            <w:rFonts w:asciiTheme="minorHAnsi" w:eastAsiaTheme="minorEastAsia" w:hAnsiTheme="minorHAnsi" w:cstheme="minorBidi"/>
            <w:noProof/>
            <w:sz w:val="22"/>
            <w:szCs w:val="22"/>
            <w:lang w:val="en-US"/>
          </w:rPr>
          <w:tab/>
        </w:r>
        <w:r w:rsidR="00B961C2" w:rsidRPr="00AD2550">
          <w:rPr>
            <w:rStyle w:val="Hyperlink"/>
            <w:noProof/>
          </w:rPr>
          <w:t>Service Overview</w:t>
        </w:r>
        <w:r w:rsidR="00B961C2">
          <w:rPr>
            <w:noProof/>
            <w:webHidden/>
          </w:rPr>
          <w:tab/>
        </w:r>
        <w:r w:rsidR="00B961C2">
          <w:rPr>
            <w:noProof/>
            <w:webHidden/>
          </w:rPr>
          <w:fldChar w:fldCharType="begin"/>
        </w:r>
        <w:r w:rsidR="00B961C2">
          <w:rPr>
            <w:noProof/>
            <w:webHidden/>
          </w:rPr>
          <w:instrText xml:space="preserve"> PAGEREF _Toc528055872 \h </w:instrText>
        </w:r>
        <w:r w:rsidR="00B961C2">
          <w:rPr>
            <w:noProof/>
            <w:webHidden/>
          </w:rPr>
        </w:r>
        <w:r w:rsidR="00B961C2">
          <w:rPr>
            <w:noProof/>
            <w:webHidden/>
          </w:rPr>
          <w:fldChar w:fldCharType="separate"/>
        </w:r>
        <w:r w:rsidR="00B961C2">
          <w:rPr>
            <w:noProof/>
            <w:webHidden/>
          </w:rPr>
          <w:t>31</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873" w:history="1">
        <w:r w:rsidR="00B961C2" w:rsidRPr="00AD2550">
          <w:rPr>
            <w:rStyle w:val="Hyperlink"/>
            <w:rFonts w:ascii="Times New Roman" w:hAnsi="Times New Roman"/>
            <w:noProof/>
            <w:snapToGrid w:val="0"/>
            <w:w w:val="0"/>
          </w:rPr>
          <w:t>2.1.9.4</w:t>
        </w:r>
        <w:r w:rsidR="00B961C2">
          <w:rPr>
            <w:rFonts w:asciiTheme="minorHAnsi" w:eastAsiaTheme="minorEastAsia" w:hAnsiTheme="minorHAnsi" w:cstheme="minorBidi"/>
            <w:noProof/>
            <w:sz w:val="22"/>
            <w:szCs w:val="22"/>
            <w:lang w:val="en-US"/>
          </w:rPr>
          <w:tab/>
        </w:r>
        <w:r w:rsidR="00B961C2" w:rsidRPr="00AD2550">
          <w:rPr>
            <w:rStyle w:val="Hyperlink"/>
            <w:noProof/>
          </w:rPr>
          <w:t>Response Layout Specification</w:t>
        </w:r>
        <w:r w:rsidR="00B961C2">
          <w:rPr>
            <w:noProof/>
            <w:webHidden/>
          </w:rPr>
          <w:tab/>
        </w:r>
        <w:r w:rsidR="00B961C2">
          <w:rPr>
            <w:noProof/>
            <w:webHidden/>
          </w:rPr>
          <w:fldChar w:fldCharType="begin"/>
        </w:r>
        <w:r w:rsidR="00B961C2">
          <w:rPr>
            <w:noProof/>
            <w:webHidden/>
          </w:rPr>
          <w:instrText xml:space="preserve"> PAGEREF _Toc528055873 \h </w:instrText>
        </w:r>
        <w:r w:rsidR="00B961C2">
          <w:rPr>
            <w:noProof/>
            <w:webHidden/>
          </w:rPr>
        </w:r>
        <w:r w:rsidR="00B961C2">
          <w:rPr>
            <w:noProof/>
            <w:webHidden/>
          </w:rPr>
          <w:fldChar w:fldCharType="separate"/>
        </w:r>
        <w:r w:rsidR="00B961C2">
          <w:rPr>
            <w:noProof/>
            <w:webHidden/>
          </w:rPr>
          <w:t>32</w:t>
        </w:r>
        <w:r w:rsidR="00B961C2">
          <w:rPr>
            <w:noProof/>
            <w:webHidden/>
          </w:rPr>
          <w:fldChar w:fldCharType="end"/>
        </w:r>
      </w:hyperlink>
    </w:p>
    <w:p w:rsidR="00B961C2" w:rsidRDefault="0050705F">
      <w:pPr>
        <w:pStyle w:val="TOC3"/>
        <w:tabs>
          <w:tab w:val="left" w:pos="1260"/>
          <w:tab w:val="right" w:leader="dot" w:pos="10070"/>
        </w:tabs>
        <w:rPr>
          <w:rFonts w:asciiTheme="minorHAnsi" w:eastAsiaTheme="minorEastAsia" w:hAnsiTheme="minorHAnsi" w:cstheme="minorBidi"/>
          <w:noProof/>
          <w:sz w:val="22"/>
          <w:szCs w:val="22"/>
          <w:lang w:val="en-US"/>
        </w:rPr>
      </w:pPr>
      <w:hyperlink w:anchor="_Toc528055874" w:history="1">
        <w:r w:rsidR="00B961C2" w:rsidRPr="00AD2550">
          <w:rPr>
            <w:rStyle w:val="Hyperlink"/>
            <w:rFonts w:ascii="Times New Roman" w:hAnsi="Times New Roman"/>
            <w:noProof/>
            <w:snapToGrid w:val="0"/>
            <w:w w:val="0"/>
          </w:rPr>
          <w:t>2.1.10</w:t>
        </w:r>
        <w:r w:rsidR="00B961C2">
          <w:rPr>
            <w:rFonts w:asciiTheme="minorHAnsi" w:eastAsiaTheme="minorEastAsia" w:hAnsiTheme="minorHAnsi" w:cstheme="minorBidi"/>
            <w:noProof/>
            <w:sz w:val="22"/>
            <w:szCs w:val="22"/>
            <w:lang w:val="en-US"/>
          </w:rPr>
          <w:tab/>
        </w:r>
        <w:r w:rsidR="00B961C2" w:rsidRPr="00AD2550">
          <w:rPr>
            <w:rStyle w:val="Hyperlink"/>
            <w:noProof/>
          </w:rPr>
          <w:t>Billing File</w:t>
        </w:r>
        <w:r w:rsidR="00B961C2">
          <w:rPr>
            <w:noProof/>
            <w:webHidden/>
          </w:rPr>
          <w:tab/>
        </w:r>
        <w:r w:rsidR="00B961C2">
          <w:rPr>
            <w:noProof/>
            <w:webHidden/>
          </w:rPr>
          <w:fldChar w:fldCharType="begin"/>
        </w:r>
        <w:r w:rsidR="00B961C2">
          <w:rPr>
            <w:noProof/>
            <w:webHidden/>
          </w:rPr>
          <w:instrText xml:space="preserve"> PAGEREF _Toc528055874 \h </w:instrText>
        </w:r>
        <w:r w:rsidR="00B961C2">
          <w:rPr>
            <w:noProof/>
            <w:webHidden/>
          </w:rPr>
        </w:r>
        <w:r w:rsidR="00B961C2">
          <w:rPr>
            <w:noProof/>
            <w:webHidden/>
          </w:rPr>
          <w:fldChar w:fldCharType="separate"/>
        </w:r>
        <w:r w:rsidR="00B961C2">
          <w:rPr>
            <w:noProof/>
            <w:webHidden/>
          </w:rPr>
          <w:t>32</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875" w:history="1">
        <w:r w:rsidR="00B961C2" w:rsidRPr="00AD2550">
          <w:rPr>
            <w:rStyle w:val="Hyperlink"/>
            <w:rFonts w:ascii="Times New Roman" w:hAnsi="Times New Roman"/>
            <w:noProof/>
            <w:snapToGrid w:val="0"/>
            <w:w w:val="0"/>
          </w:rPr>
          <w:t>2.1.10.1</w:t>
        </w:r>
        <w:r w:rsidR="00B961C2">
          <w:rPr>
            <w:rFonts w:asciiTheme="minorHAnsi" w:eastAsiaTheme="minorEastAsia" w:hAnsiTheme="minorHAnsi" w:cstheme="minorBidi"/>
            <w:noProof/>
            <w:sz w:val="22"/>
            <w:szCs w:val="22"/>
            <w:lang w:val="en-US"/>
          </w:rPr>
          <w:tab/>
        </w:r>
        <w:r w:rsidR="00B961C2" w:rsidRPr="00AD2550">
          <w:rPr>
            <w:rStyle w:val="Hyperlink"/>
            <w:noProof/>
          </w:rPr>
          <w:t>Service Overview</w:t>
        </w:r>
        <w:r w:rsidR="00B961C2">
          <w:rPr>
            <w:noProof/>
            <w:webHidden/>
          </w:rPr>
          <w:tab/>
        </w:r>
        <w:r w:rsidR="00B961C2">
          <w:rPr>
            <w:noProof/>
            <w:webHidden/>
          </w:rPr>
          <w:fldChar w:fldCharType="begin"/>
        </w:r>
        <w:r w:rsidR="00B961C2">
          <w:rPr>
            <w:noProof/>
            <w:webHidden/>
          </w:rPr>
          <w:instrText xml:space="preserve"> PAGEREF _Toc528055875 \h </w:instrText>
        </w:r>
        <w:r w:rsidR="00B961C2">
          <w:rPr>
            <w:noProof/>
            <w:webHidden/>
          </w:rPr>
        </w:r>
        <w:r w:rsidR="00B961C2">
          <w:rPr>
            <w:noProof/>
            <w:webHidden/>
          </w:rPr>
          <w:fldChar w:fldCharType="separate"/>
        </w:r>
        <w:r w:rsidR="00B961C2">
          <w:rPr>
            <w:noProof/>
            <w:webHidden/>
          </w:rPr>
          <w:t>32</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876" w:history="1">
        <w:r w:rsidR="00B961C2" w:rsidRPr="00AD2550">
          <w:rPr>
            <w:rStyle w:val="Hyperlink"/>
            <w:rFonts w:ascii="Times New Roman" w:hAnsi="Times New Roman"/>
            <w:noProof/>
            <w:snapToGrid w:val="0"/>
            <w:w w:val="0"/>
          </w:rPr>
          <w:t>2.1.10.2</w:t>
        </w:r>
        <w:r w:rsidR="00B961C2">
          <w:rPr>
            <w:rFonts w:asciiTheme="minorHAnsi" w:eastAsiaTheme="minorEastAsia" w:hAnsiTheme="minorHAnsi" w:cstheme="minorBidi"/>
            <w:noProof/>
            <w:sz w:val="22"/>
            <w:szCs w:val="22"/>
            <w:lang w:val="en-US"/>
          </w:rPr>
          <w:tab/>
        </w:r>
        <w:r w:rsidR="00B961C2" w:rsidRPr="00AD2550">
          <w:rPr>
            <w:rStyle w:val="Hyperlink"/>
            <w:noProof/>
          </w:rPr>
          <w:t>Billing File layout Specifications</w:t>
        </w:r>
        <w:r w:rsidR="00B961C2">
          <w:rPr>
            <w:noProof/>
            <w:webHidden/>
          </w:rPr>
          <w:tab/>
        </w:r>
        <w:r w:rsidR="00B961C2">
          <w:rPr>
            <w:noProof/>
            <w:webHidden/>
          </w:rPr>
          <w:fldChar w:fldCharType="begin"/>
        </w:r>
        <w:r w:rsidR="00B961C2">
          <w:rPr>
            <w:noProof/>
            <w:webHidden/>
          </w:rPr>
          <w:instrText xml:space="preserve"> PAGEREF _Toc528055876 \h </w:instrText>
        </w:r>
        <w:r w:rsidR="00B961C2">
          <w:rPr>
            <w:noProof/>
            <w:webHidden/>
          </w:rPr>
        </w:r>
        <w:r w:rsidR="00B961C2">
          <w:rPr>
            <w:noProof/>
            <w:webHidden/>
          </w:rPr>
          <w:fldChar w:fldCharType="separate"/>
        </w:r>
        <w:r w:rsidR="00B961C2">
          <w:rPr>
            <w:noProof/>
            <w:webHidden/>
          </w:rPr>
          <w:t>33</w:t>
        </w:r>
        <w:r w:rsidR="00B961C2">
          <w:rPr>
            <w:noProof/>
            <w:webHidden/>
          </w:rPr>
          <w:fldChar w:fldCharType="end"/>
        </w:r>
      </w:hyperlink>
    </w:p>
    <w:p w:rsidR="00B961C2" w:rsidRDefault="0050705F">
      <w:pPr>
        <w:pStyle w:val="TOC3"/>
        <w:tabs>
          <w:tab w:val="left" w:pos="1260"/>
          <w:tab w:val="right" w:leader="dot" w:pos="10070"/>
        </w:tabs>
        <w:rPr>
          <w:rFonts w:asciiTheme="minorHAnsi" w:eastAsiaTheme="minorEastAsia" w:hAnsiTheme="minorHAnsi" w:cstheme="minorBidi"/>
          <w:noProof/>
          <w:sz w:val="22"/>
          <w:szCs w:val="22"/>
          <w:lang w:val="en-US"/>
        </w:rPr>
      </w:pPr>
      <w:hyperlink w:anchor="_Toc528055877" w:history="1">
        <w:r w:rsidR="00B961C2" w:rsidRPr="00AD2550">
          <w:rPr>
            <w:rStyle w:val="Hyperlink"/>
            <w:rFonts w:ascii="Times New Roman" w:hAnsi="Times New Roman"/>
            <w:noProof/>
            <w:snapToGrid w:val="0"/>
            <w:w w:val="0"/>
          </w:rPr>
          <w:t>2.1.11</w:t>
        </w:r>
        <w:r w:rsidR="00B961C2">
          <w:rPr>
            <w:rFonts w:asciiTheme="minorHAnsi" w:eastAsiaTheme="minorEastAsia" w:hAnsiTheme="minorHAnsi" w:cstheme="minorBidi"/>
            <w:noProof/>
            <w:sz w:val="22"/>
            <w:szCs w:val="22"/>
            <w:lang w:val="en-US"/>
          </w:rPr>
          <w:tab/>
        </w:r>
        <w:r w:rsidR="00B961C2" w:rsidRPr="00AD2550">
          <w:rPr>
            <w:rStyle w:val="Hyperlink"/>
            <w:noProof/>
          </w:rPr>
          <w:t>INPAY-ENRL-RPT: Daily Enrolment Report</w:t>
        </w:r>
        <w:r w:rsidR="00B961C2">
          <w:rPr>
            <w:noProof/>
            <w:webHidden/>
          </w:rPr>
          <w:tab/>
        </w:r>
        <w:r w:rsidR="00B961C2">
          <w:rPr>
            <w:noProof/>
            <w:webHidden/>
          </w:rPr>
          <w:fldChar w:fldCharType="begin"/>
        </w:r>
        <w:r w:rsidR="00B961C2">
          <w:rPr>
            <w:noProof/>
            <w:webHidden/>
          </w:rPr>
          <w:instrText xml:space="preserve"> PAGEREF _Toc528055877 \h </w:instrText>
        </w:r>
        <w:r w:rsidR="00B961C2">
          <w:rPr>
            <w:noProof/>
            <w:webHidden/>
          </w:rPr>
        </w:r>
        <w:r w:rsidR="00B961C2">
          <w:rPr>
            <w:noProof/>
            <w:webHidden/>
          </w:rPr>
          <w:fldChar w:fldCharType="separate"/>
        </w:r>
        <w:r w:rsidR="00B961C2">
          <w:rPr>
            <w:noProof/>
            <w:webHidden/>
          </w:rPr>
          <w:t>34</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878" w:history="1">
        <w:r w:rsidR="00B961C2" w:rsidRPr="00AD2550">
          <w:rPr>
            <w:rStyle w:val="Hyperlink"/>
            <w:rFonts w:ascii="Times New Roman" w:hAnsi="Times New Roman"/>
            <w:noProof/>
            <w:snapToGrid w:val="0"/>
            <w:w w:val="0"/>
          </w:rPr>
          <w:t>2.1.11.1</w:t>
        </w:r>
        <w:r w:rsidR="00B961C2">
          <w:rPr>
            <w:rFonts w:asciiTheme="minorHAnsi" w:eastAsiaTheme="minorEastAsia" w:hAnsiTheme="minorHAnsi" w:cstheme="minorBidi"/>
            <w:noProof/>
            <w:sz w:val="22"/>
            <w:szCs w:val="22"/>
            <w:lang w:val="en-US"/>
          </w:rPr>
          <w:tab/>
        </w:r>
        <w:r w:rsidR="00B961C2" w:rsidRPr="00AD2550">
          <w:rPr>
            <w:rStyle w:val="Hyperlink"/>
            <w:noProof/>
          </w:rPr>
          <w:t>Service Overview</w:t>
        </w:r>
        <w:r w:rsidR="00B961C2">
          <w:rPr>
            <w:noProof/>
            <w:webHidden/>
          </w:rPr>
          <w:tab/>
        </w:r>
        <w:r w:rsidR="00B961C2">
          <w:rPr>
            <w:noProof/>
            <w:webHidden/>
          </w:rPr>
          <w:fldChar w:fldCharType="begin"/>
        </w:r>
        <w:r w:rsidR="00B961C2">
          <w:rPr>
            <w:noProof/>
            <w:webHidden/>
          </w:rPr>
          <w:instrText xml:space="preserve"> PAGEREF _Toc528055878 \h </w:instrText>
        </w:r>
        <w:r w:rsidR="00B961C2">
          <w:rPr>
            <w:noProof/>
            <w:webHidden/>
          </w:rPr>
        </w:r>
        <w:r w:rsidR="00B961C2">
          <w:rPr>
            <w:noProof/>
            <w:webHidden/>
          </w:rPr>
          <w:fldChar w:fldCharType="separate"/>
        </w:r>
        <w:r w:rsidR="00B961C2">
          <w:rPr>
            <w:noProof/>
            <w:webHidden/>
          </w:rPr>
          <w:t>34</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879" w:history="1">
        <w:r w:rsidR="00B961C2" w:rsidRPr="00AD2550">
          <w:rPr>
            <w:rStyle w:val="Hyperlink"/>
            <w:rFonts w:ascii="Times New Roman" w:hAnsi="Times New Roman"/>
            <w:noProof/>
            <w:snapToGrid w:val="0"/>
            <w:w w:val="0"/>
          </w:rPr>
          <w:t>2.1.11.2</w:t>
        </w:r>
        <w:r w:rsidR="00B961C2">
          <w:rPr>
            <w:rFonts w:asciiTheme="minorHAnsi" w:eastAsiaTheme="minorEastAsia" w:hAnsiTheme="minorHAnsi" w:cstheme="minorBidi"/>
            <w:noProof/>
            <w:sz w:val="22"/>
            <w:szCs w:val="22"/>
            <w:lang w:val="en-US"/>
          </w:rPr>
          <w:tab/>
        </w:r>
        <w:r w:rsidR="00B961C2" w:rsidRPr="00AD2550">
          <w:rPr>
            <w:rStyle w:val="Hyperlink"/>
            <w:noProof/>
          </w:rPr>
          <w:t>File Layout Specification</w:t>
        </w:r>
        <w:r w:rsidR="00B961C2">
          <w:rPr>
            <w:noProof/>
            <w:webHidden/>
          </w:rPr>
          <w:tab/>
        </w:r>
        <w:r w:rsidR="00B961C2">
          <w:rPr>
            <w:noProof/>
            <w:webHidden/>
          </w:rPr>
          <w:fldChar w:fldCharType="begin"/>
        </w:r>
        <w:r w:rsidR="00B961C2">
          <w:rPr>
            <w:noProof/>
            <w:webHidden/>
          </w:rPr>
          <w:instrText xml:space="preserve"> PAGEREF _Toc528055879 \h </w:instrText>
        </w:r>
        <w:r w:rsidR="00B961C2">
          <w:rPr>
            <w:noProof/>
            <w:webHidden/>
          </w:rPr>
        </w:r>
        <w:r w:rsidR="00B961C2">
          <w:rPr>
            <w:noProof/>
            <w:webHidden/>
          </w:rPr>
          <w:fldChar w:fldCharType="separate"/>
        </w:r>
        <w:r w:rsidR="00B961C2">
          <w:rPr>
            <w:noProof/>
            <w:webHidden/>
          </w:rPr>
          <w:t>34</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880" w:history="1">
        <w:r w:rsidR="00B961C2" w:rsidRPr="00AD2550">
          <w:rPr>
            <w:rStyle w:val="Hyperlink"/>
            <w:rFonts w:ascii="Times New Roman" w:hAnsi="Times New Roman"/>
            <w:noProof/>
            <w:snapToGrid w:val="0"/>
            <w:w w:val="0"/>
          </w:rPr>
          <w:t>2.1.11.3</w:t>
        </w:r>
        <w:r w:rsidR="00B961C2">
          <w:rPr>
            <w:rFonts w:asciiTheme="minorHAnsi" w:eastAsiaTheme="minorEastAsia" w:hAnsiTheme="minorHAnsi" w:cstheme="minorBidi"/>
            <w:noProof/>
            <w:sz w:val="22"/>
            <w:szCs w:val="22"/>
            <w:lang w:val="en-US"/>
          </w:rPr>
          <w:tab/>
        </w:r>
        <w:r w:rsidR="00B961C2" w:rsidRPr="00AD2550">
          <w:rPr>
            <w:rStyle w:val="Hyperlink"/>
            <w:noProof/>
          </w:rPr>
          <w:t>File Naming Convention</w:t>
        </w:r>
        <w:r w:rsidR="00B961C2">
          <w:rPr>
            <w:noProof/>
            <w:webHidden/>
          </w:rPr>
          <w:tab/>
        </w:r>
        <w:r w:rsidR="00B961C2">
          <w:rPr>
            <w:noProof/>
            <w:webHidden/>
          </w:rPr>
          <w:fldChar w:fldCharType="begin"/>
        </w:r>
        <w:r w:rsidR="00B961C2">
          <w:rPr>
            <w:noProof/>
            <w:webHidden/>
          </w:rPr>
          <w:instrText xml:space="preserve"> PAGEREF _Toc528055880 \h </w:instrText>
        </w:r>
        <w:r w:rsidR="00B961C2">
          <w:rPr>
            <w:noProof/>
            <w:webHidden/>
          </w:rPr>
        </w:r>
        <w:r w:rsidR="00B961C2">
          <w:rPr>
            <w:noProof/>
            <w:webHidden/>
          </w:rPr>
          <w:fldChar w:fldCharType="separate"/>
        </w:r>
        <w:r w:rsidR="00B961C2">
          <w:rPr>
            <w:noProof/>
            <w:webHidden/>
          </w:rPr>
          <w:t>35</w:t>
        </w:r>
        <w:r w:rsidR="00B961C2">
          <w:rPr>
            <w:noProof/>
            <w:webHidden/>
          </w:rPr>
          <w:fldChar w:fldCharType="end"/>
        </w:r>
      </w:hyperlink>
    </w:p>
    <w:p w:rsidR="00B961C2" w:rsidRDefault="0050705F">
      <w:pPr>
        <w:pStyle w:val="TOC3"/>
        <w:tabs>
          <w:tab w:val="left" w:pos="1260"/>
          <w:tab w:val="right" w:leader="dot" w:pos="10070"/>
        </w:tabs>
        <w:rPr>
          <w:rFonts w:asciiTheme="minorHAnsi" w:eastAsiaTheme="minorEastAsia" w:hAnsiTheme="minorHAnsi" w:cstheme="minorBidi"/>
          <w:noProof/>
          <w:sz w:val="22"/>
          <w:szCs w:val="22"/>
          <w:lang w:val="en-US"/>
        </w:rPr>
      </w:pPr>
      <w:hyperlink w:anchor="_Toc528055881" w:history="1">
        <w:r w:rsidR="00B961C2" w:rsidRPr="00AD2550">
          <w:rPr>
            <w:rStyle w:val="Hyperlink"/>
            <w:rFonts w:ascii="Times New Roman" w:hAnsi="Times New Roman"/>
            <w:noProof/>
            <w:snapToGrid w:val="0"/>
            <w:w w:val="0"/>
          </w:rPr>
          <w:t>2.1.12</w:t>
        </w:r>
        <w:r w:rsidR="00B961C2">
          <w:rPr>
            <w:rFonts w:asciiTheme="minorHAnsi" w:eastAsiaTheme="minorEastAsia" w:hAnsiTheme="minorHAnsi" w:cstheme="minorBidi"/>
            <w:noProof/>
            <w:sz w:val="22"/>
            <w:szCs w:val="22"/>
            <w:lang w:val="en-US"/>
          </w:rPr>
          <w:tab/>
        </w:r>
        <w:r w:rsidR="00B961C2" w:rsidRPr="00AD2550">
          <w:rPr>
            <w:rStyle w:val="Hyperlink"/>
            <w:noProof/>
            <w:highlight w:val="darkGray"/>
          </w:rPr>
          <w:t>INPAY-REJECTEMAIL-RPT:</w:t>
        </w:r>
        <w:r w:rsidR="00B961C2" w:rsidRPr="00AD2550">
          <w:rPr>
            <w:rStyle w:val="Hyperlink"/>
            <w:noProof/>
          </w:rPr>
          <w:t xml:space="preserve"> Reject Email/Text Report</w:t>
        </w:r>
        <w:r w:rsidR="00B961C2">
          <w:rPr>
            <w:noProof/>
            <w:webHidden/>
          </w:rPr>
          <w:tab/>
        </w:r>
        <w:r w:rsidR="00B961C2">
          <w:rPr>
            <w:noProof/>
            <w:webHidden/>
          </w:rPr>
          <w:fldChar w:fldCharType="begin"/>
        </w:r>
        <w:r w:rsidR="00B961C2">
          <w:rPr>
            <w:noProof/>
            <w:webHidden/>
          </w:rPr>
          <w:instrText xml:space="preserve"> PAGEREF _Toc528055881 \h </w:instrText>
        </w:r>
        <w:r w:rsidR="00B961C2">
          <w:rPr>
            <w:noProof/>
            <w:webHidden/>
          </w:rPr>
        </w:r>
        <w:r w:rsidR="00B961C2">
          <w:rPr>
            <w:noProof/>
            <w:webHidden/>
          </w:rPr>
          <w:fldChar w:fldCharType="separate"/>
        </w:r>
        <w:r w:rsidR="00B961C2">
          <w:rPr>
            <w:noProof/>
            <w:webHidden/>
          </w:rPr>
          <w:t>35</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882" w:history="1">
        <w:r w:rsidR="00B961C2" w:rsidRPr="00AD2550">
          <w:rPr>
            <w:rStyle w:val="Hyperlink"/>
            <w:rFonts w:ascii="Times New Roman" w:hAnsi="Times New Roman"/>
            <w:noProof/>
            <w:snapToGrid w:val="0"/>
            <w:w w:val="0"/>
          </w:rPr>
          <w:t>2.1.12.1</w:t>
        </w:r>
        <w:r w:rsidR="00B961C2">
          <w:rPr>
            <w:rFonts w:asciiTheme="minorHAnsi" w:eastAsiaTheme="minorEastAsia" w:hAnsiTheme="minorHAnsi" w:cstheme="minorBidi"/>
            <w:noProof/>
            <w:sz w:val="22"/>
            <w:szCs w:val="22"/>
            <w:lang w:val="en-US"/>
          </w:rPr>
          <w:tab/>
        </w:r>
        <w:r w:rsidR="00B961C2" w:rsidRPr="00AD2550">
          <w:rPr>
            <w:rStyle w:val="Hyperlink"/>
            <w:noProof/>
          </w:rPr>
          <w:t>Service Overview</w:t>
        </w:r>
        <w:r w:rsidR="00B961C2">
          <w:rPr>
            <w:noProof/>
            <w:webHidden/>
          </w:rPr>
          <w:tab/>
        </w:r>
        <w:r w:rsidR="00B961C2">
          <w:rPr>
            <w:noProof/>
            <w:webHidden/>
          </w:rPr>
          <w:fldChar w:fldCharType="begin"/>
        </w:r>
        <w:r w:rsidR="00B961C2">
          <w:rPr>
            <w:noProof/>
            <w:webHidden/>
          </w:rPr>
          <w:instrText xml:space="preserve"> PAGEREF _Toc528055882 \h </w:instrText>
        </w:r>
        <w:r w:rsidR="00B961C2">
          <w:rPr>
            <w:noProof/>
            <w:webHidden/>
          </w:rPr>
        </w:r>
        <w:r w:rsidR="00B961C2">
          <w:rPr>
            <w:noProof/>
            <w:webHidden/>
          </w:rPr>
          <w:fldChar w:fldCharType="separate"/>
        </w:r>
        <w:r w:rsidR="00B961C2">
          <w:rPr>
            <w:noProof/>
            <w:webHidden/>
          </w:rPr>
          <w:t>35</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883" w:history="1">
        <w:r w:rsidR="00B961C2" w:rsidRPr="00AD2550">
          <w:rPr>
            <w:rStyle w:val="Hyperlink"/>
            <w:rFonts w:ascii="Times New Roman" w:hAnsi="Times New Roman"/>
            <w:noProof/>
            <w:snapToGrid w:val="0"/>
            <w:w w:val="0"/>
          </w:rPr>
          <w:t>2.1.12.2</w:t>
        </w:r>
        <w:r w:rsidR="00B961C2">
          <w:rPr>
            <w:rFonts w:asciiTheme="minorHAnsi" w:eastAsiaTheme="minorEastAsia" w:hAnsiTheme="minorHAnsi" w:cstheme="minorBidi"/>
            <w:noProof/>
            <w:sz w:val="22"/>
            <w:szCs w:val="22"/>
            <w:lang w:val="en-US"/>
          </w:rPr>
          <w:tab/>
        </w:r>
        <w:r w:rsidR="00B961C2" w:rsidRPr="00AD2550">
          <w:rPr>
            <w:rStyle w:val="Hyperlink"/>
            <w:noProof/>
          </w:rPr>
          <w:t>File Layout Specification</w:t>
        </w:r>
        <w:r w:rsidR="00B961C2">
          <w:rPr>
            <w:noProof/>
            <w:webHidden/>
          </w:rPr>
          <w:tab/>
        </w:r>
        <w:r w:rsidR="00B961C2">
          <w:rPr>
            <w:noProof/>
            <w:webHidden/>
          </w:rPr>
          <w:fldChar w:fldCharType="begin"/>
        </w:r>
        <w:r w:rsidR="00B961C2">
          <w:rPr>
            <w:noProof/>
            <w:webHidden/>
          </w:rPr>
          <w:instrText xml:space="preserve"> PAGEREF _Toc528055883 \h </w:instrText>
        </w:r>
        <w:r w:rsidR="00B961C2">
          <w:rPr>
            <w:noProof/>
            <w:webHidden/>
          </w:rPr>
        </w:r>
        <w:r w:rsidR="00B961C2">
          <w:rPr>
            <w:noProof/>
            <w:webHidden/>
          </w:rPr>
          <w:fldChar w:fldCharType="separate"/>
        </w:r>
        <w:r w:rsidR="00B961C2">
          <w:rPr>
            <w:noProof/>
            <w:webHidden/>
          </w:rPr>
          <w:t>36</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884" w:history="1">
        <w:r w:rsidR="00B961C2" w:rsidRPr="00AD2550">
          <w:rPr>
            <w:rStyle w:val="Hyperlink"/>
            <w:rFonts w:ascii="Times New Roman" w:hAnsi="Times New Roman"/>
            <w:noProof/>
            <w:snapToGrid w:val="0"/>
            <w:w w:val="0"/>
          </w:rPr>
          <w:t>2.1.12.3</w:t>
        </w:r>
        <w:r w:rsidR="00B961C2">
          <w:rPr>
            <w:rFonts w:asciiTheme="minorHAnsi" w:eastAsiaTheme="minorEastAsia" w:hAnsiTheme="minorHAnsi" w:cstheme="minorBidi"/>
            <w:noProof/>
            <w:sz w:val="22"/>
            <w:szCs w:val="22"/>
            <w:lang w:val="en-US"/>
          </w:rPr>
          <w:tab/>
        </w:r>
        <w:r w:rsidR="00B961C2" w:rsidRPr="00AD2550">
          <w:rPr>
            <w:rStyle w:val="Hyperlink"/>
            <w:noProof/>
          </w:rPr>
          <w:t>File Naming Convention</w:t>
        </w:r>
        <w:r w:rsidR="00B961C2">
          <w:rPr>
            <w:noProof/>
            <w:webHidden/>
          </w:rPr>
          <w:tab/>
        </w:r>
        <w:r w:rsidR="00B961C2">
          <w:rPr>
            <w:noProof/>
            <w:webHidden/>
          </w:rPr>
          <w:fldChar w:fldCharType="begin"/>
        </w:r>
        <w:r w:rsidR="00B961C2">
          <w:rPr>
            <w:noProof/>
            <w:webHidden/>
          </w:rPr>
          <w:instrText xml:space="preserve"> PAGEREF _Toc528055884 \h </w:instrText>
        </w:r>
        <w:r w:rsidR="00B961C2">
          <w:rPr>
            <w:noProof/>
            <w:webHidden/>
          </w:rPr>
        </w:r>
        <w:r w:rsidR="00B961C2">
          <w:rPr>
            <w:noProof/>
            <w:webHidden/>
          </w:rPr>
          <w:fldChar w:fldCharType="separate"/>
        </w:r>
        <w:r w:rsidR="00B961C2">
          <w:rPr>
            <w:noProof/>
            <w:webHidden/>
          </w:rPr>
          <w:t>36</w:t>
        </w:r>
        <w:r w:rsidR="00B961C2">
          <w:rPr>
            <w:noProof/>
            <w:webHidden/>
          </w:rPr>
          <w:fldChar w:fldCharType="end"/>
        </w:r>
      </w:hyperlink>
    </w:p>
    <w:p w:rsidR="00B961C2" w:rsidRDefault="0050705F">
      <w:pPr>
        <w:pStyle w:val="TOC3"/>
        <w:tabs>
          <w:tab w:val="left" w:pos="1260"/>
          <w:tab w:val="right" w:leader="dot" w:pos="10070"/>
        </w:tabs>
        <w:rPr>
          <w:rFonts w:asciiTheme="minorHAnsi" w:eastAsiaTheme="minorEastAsia" w:hAnsiTheme="minorHAnsi" w:cstheme="minorBidi"/>
          <w:noProof/>
          <w:sz w:val="22"/>
          <w:szCs w:val="22"/>
          <w:lang w:val="en-US"/>
        </w:rPr>
      </w:pPr>
      <w:hyperlink w:anchor="_Toc528055885" w:history="1">
        <w:r w:rsidR="00B961C2" w:rsidRPr="00AD2550">
          <w:rPr>
            <w:rStyle w:val="Hyperlink"/>
            <w:rFonts w:ascii="Times New Roman" w:hAnsi="Times New Roman"/>
            <w:noProof/>
            <w:snapToGrid w:val="0"/>
            <w:w w:val="0"/>
          </w:rPr>
          <w:t>2.1.13</w:t>
        </w:r>
        <w:r w:rsidR="00B961C2">
          <w:rPr>
            <w:rFonts w:asciiTheme="minorHAnsi" w:eastAsiaTheme="minorEastAsia" w:hAnsiTheme="minorHAnsi" w:cstheme="minorBidi"/>
            <w:noProof/>
            <w:sz w:val="22"/>
            <w:szCs w:val="22"/>
            <w:lang w:val="en-US"/>
          </w:rPr>
          <w:tab/>
        </w:r>
        <w:r w:rsidR="00B961C2" w:rsidRPr="00AD2550">
          <w:rPr>
            <w:rStyle w:val="Hyperlink"/>
            <w:noProof/>
            <w:highlight w:val="darkGray"/>
          </w:rPr>
          <w:t>INPAY-PAYREP</w:t>
        </w:r>
        <w:r w:rsidR="00B961C2" w:rsidRPr="00AD2550">
          <w:rPr>
            <w:rStyle w:val="Hyperlink"/>
            <w:noProof/>
          </w:rPr>
          <w:t xml:space="preserve"> Reconciliation Files Report</w:t>
        </w:r>
        <w:r w:rsidR="00B961C2">
          <w:rPr>
            <w:noProof/>
            <w:webHidden/>
          </w:rPr>
          <w:tab/>
        </w:r>
        <w:r w:rsidR="00B961C2">
          <w:rPr>
            <w:noProof/>
            <w:webHidden/>
          </w:rPr>
          <w:fldChar w:fldCharType="begin"/>
        </w:r>
        <w:r w:rsidR="00B961C2">
          <w:rPr>
            <w:noProof/>
            <w:webHidden/>
          </w:rPr>
          <w:instrText xml:space="preserve"> PAGEREF _Toc528055885 \h </w:instrText>
        </w:r>
        <w:r w:rsidR="00B961C2">
          <w:rPr>
            <w:noProof/>
            <w:webHidden/>
          </w:rPr>
        </w:r>
        <w:r w:rsidR="00B961C2">
          <w:rPr>
            <w:noProof/>
            <w:webHidden/>
          </w:rPr>
          <w:fldChar w:fldCharType="separate"/>
        </w:r>
        <w:r w:rsidR="00B961C2">
          <w:rPr>
            <w:noProof/>
            <w:webHidden/>
          </w:rPr>
          <w:t>36</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886" w:history="1">
        <w:r w:rsidR="00B961C2" w:rsidRPr="00AD2550">
          <w:rPr>
            <w:rStyle w:val="Hyperlink"/>
            <w:rFonts w:ascii="Times New Roman" w:hAnsi="Times New Roman"/>
            <w:noProof/>
            <w:snapToGrid w:val="0"/>
            <w:w w:val="0"/>
          </w:rPr>
          <w:t>2.1.13.1</w:t>
        </w:r>
        <w:r w:rsidR="00B961C2">
          <w:rPr>
            <w:rFonts w:asciiTheme="minorHAnsi" w:eastAsiaTheme="minorEastAsia" w:hAnsiTheme="minorHAnsi" w:cstheme="minorBidi"/>
            <w:noProof/>
            <w:sz w:val="22"/>
            <w:szCs w:val="22"/>
            <w:lang w:val="en-US"/>
          </w:rPr>
          <w:tab/>
        </w:r>
        <w:r w:rsidR="00B961C2" w:rsidRPr="00AD2550">
          <w:rPr>
            <w:rStyle w:val="Hyperlink"/>
            <w:noProof/>
          </w:rPr>
          <w:t>Service Overview</w:t>
        </w:r>
        <w:r w:rsidR="00B961C2">
          <w:rPr>
            <w:noProof/>
            <w:webHidden/>
          </w:rPr>
          <w:tab/>
        </w:r>
        <w:r w:rsidR="00B961C2">
          <w:rPr>
            <w:noProof/>
            <w:webHidden/>
          </w:rPr>
          <w:fldChar w:fldCharType="begin"/>
        </w:r>
        <w:r w:rsidR="00B961C2">
          <w:rPr>
            <w:noProof/>
            <w:webHidden/>
          </w:rPr>
          <w:instrText xml:space="preserve"> PAGEREF _Toc528055886 \h </w:instrText>
        </w:r>
        <w:r w:rsidR="00B961C2">
          <w:rPr>
            <w:noProof/>
            <w:webHidden/>
          </w:rPr>
        </w:r>
        <w:r w:rsidR="00B961C2">
          <w:rPr>
            <w:noProof/>
            <w:webHidden/>
          </w:rPr>
          <w:fldChar w:fldCharType="separate"/>
        </w:r>
        <w:r w:rsidR="00B961C2">
          <w:rPr>
            <w:noProof/>
            <w:webHidden/>
          </w:rPr>
          <w:t>36</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887" w:history="1">
        <w:r w:rsidR="00B961C2" w:rsidRPr="00AD2550">
          <w:rPr>
            <w:rStyle w:val="Hyperlink"/>
            <w:rFonts w:ascii="Times New Roman" w:hAnsi="Times New Roman"/>
            <w:noProof/>
            <w:snapToGrid w:val="0"/>
            <w:w w:val="0"/>
          </w:rPr>
          <w:t>2.1.13.2</w:t>
        </w:r>
        <w:r w:rsidR="00B961C2">
          <w:rPr>
            <w:rFonts w:asciiTheme="minorHAnsi" w:eastAsiaTheme="minorEastAsia" w:hAnsiTheme="minorHAnsi" w:cstheme="minorBidi"/>
            <w:noProof/>
            <w:sz w:val="22"/>
            <w:szCs w:val="22"/>
            <w:lang w:val="en-US"/>
          </w:rPr>
          <w:tab/>
        </w:r>
        <w:r w:rsidR="00B961C2" w:rsidRPr="00AD2550">
          <w:rPr>
            <w:rStyle w:val="Hyperlink"/>
            <w:noProof/>
          </w:rPr>
          <w:t>File Layout Specification</w:t>
        </w:r>
        <w:r w:rsidR="00B961C2">
          <w:rPr>
            <w:noProof/>
            <w:webHidden/>
          </w:rPr>
          <w:tab/>
        </w:r>
        <w:r w:rsidR="00B961C2">
          <w:rPr>
            <w:noProof/>
            <w:webHidden/>
          </w:rPr>
          <w:fldChar w:fldCharType="begin"/>
        </w:r>
        <w:r w:rsidR="00B961C2">
          <w:rPr>
            <w:noProof/>
            <w:webHidden/>
          </w:rPr>
          <w:instrText xml:space="preserve"> PAGEREF _Toc528055887 \h </w:instrText>
        </w:r>
        <w:r w:rsidR="00B961C2">
          <w:rPr>
            <w:noProof/>
            <w:webHidden/>
          </w:rPr>
        </w:r>
        <w:r w:rsidR="00B961C2">
          <w:rPr>
            <w:noProof/>
            <w:webHidden/>
          </w:rPr>
          <w:fldChar w:fldCharType="separate"/>
        </w:r>
        <w:r w:rsidR="00B961C2">
          <w:rPr>
            <w:noProof/>
            <w:webHidden/>
          </w:rPr>
          <w:t>37</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888" w:history="1">
        <w:r w:rsidR="00B961C2" w:rsidRPr="00AD2550">
          <w:rPr>
            <w:rStyle w:val="Hyperlink"/>
            <w:rFonts w:ascii="Times New Roman" w:hAnsi="Times New Roman"/>
            <w:noProof/>
            <w:snapToGrid w:val="0"/>
            <w:w w:val="0"/>
          </w:rPr>
          <w:t>2.1.13.3</w:t>
        </w:r>
        <w:r w:rsidR="00B961C2">
          <w:rPr>
            <w:rFonts w:asciiTheme="minorHAnsi" w:eastAsiaTheme="minorEastAsia" w:hAnsiTheme="minorHAnsi" w:cstheme="minorBidi"/>
            <w:noProof/>
            <w:sz w:val="22"/>
            <w:szCs w:val="22"/>
            <w:lang w:val="en-US"/>
          </w:rPr>
          <w:tab/>
        </w:r>
        <w:r w:rsidR="00B961C2" w:rsidRPr="00AD2550">
          <w:rPr>
            <w:rStyle w:val="Hyperlink"/>
            <w:noProof/>
          </w:rPr>
          <w:t>File Naming Convention</w:t>
        </w:r>
        <w:r w:rsidR="00B961C2">
          <w:rPr>
            <w:noProof/>
            <w:webHidden/>
          </w:rPr>
          <w:tab/>
        </w:r>
        <w:r w:rsidR="00B961C2">
          <w:rPr>
            <w:noProof/>
            <w:webHidden/>
          </w:rPr>
          <w:fldChar w:fldCharType="begin"/>
        </w:r>
        <w:r w:rsidR="00B961C2">
          <w:rPr>
            <w:noProof/>
            <w:webHidden/>
          </w:rPr>
          <w:instrText xml:space="preserve"> PAGEREF _Toc528055888 \h </w:instrText>
        </w:r>
        <w:r w:rsidR="00B961C2">
          <w:rPr>
            <w:noProof/>
            <w:webHidden/>
          </w:rPr>
        </w:r>
        <w:r w:rsidR="00B961C2">
          <w:rPr>
            <w:noProof/>
            <w:webHidden/>
          </w:rPr>
          <w:fldChar w:fldCharType="separate"/>
        </w:r>
        <w:r w:rsidR="00B961C2">
          <w:rPr>
            <w:noProof/>
            <w:webHidden/>
          </w:rPr>
          <w:t>37</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889" w:history="1">
        <w:r w:rsidR="00B961C2" w:rsidRPr="00AD2550">
          <w:rPr>
            <w:rStyle w:val="Hyperlink"/>
            <w:rFonts w:ascii="Times New Roman" w:hAnsi="Times New Roman"/>
            <w:noProof/>
            <w:snapToGrid w:val="0"/>
            <w:w w:val="0"/>
          </w:rPr>
          <w:t>2.1.13.4</w:t>
        </w:r>
        <w:r w:rsidR="00B961C2">
          <w:rPr>
            <w:rFonts w:asciiTheme="minorHAnsi" w:eastAsiaTheme="minorEastAsia" w:hAnsiTheme="minorHAnsi" w:cstheme="minorBidi"/>
            <w:noProof/>
            <w:sz w:val="22"/>
            <w:szCs w:val="22"/>
            <w:lang w:val="en-US"/>
          </w:rPr>
          <w:tab/>
        </w:r>
        <w:r w:rsidR="00B961C2" w:rsidRPr="00AD2550">
          <w:rPr>
            <w:rStyle w:val="Hyperlink"/>
            <w:noProof/>
          </w:rPr>
          <w:t>Frequency of Status Report</w:t>
        </w:r>
        <w:r w:rsidR="00B961C2">
          <w:rPr>
            <w:noProof/>
            <w:webHidden/>
          </w:rPr>
          <w:tab/>
        </w:r>
        <w:r w:rsidR="00B961C2">
          <w:rPr>
            <w:noProof/>
            <w:webHidden/>
          </w:rPr>
          <w:fldChar w:fldCharType="begin"/>
        </w:r>
        <w:r w:rsidR="00B961C2">
          <w:rPr>
            <w:noProof/>
            <w:webHidden/>
          </w:rPr>
          <w:instrText xml:space="preserve"> PAGEREF _Toc528055889 \h </w:instrText>
        </w:r>
        <w:r w:rsidR="00B961C2">
          <w:rPr>
            <w:noProof/>
            <w:webHidden/>
          </w:rPr>
        </w:r>
        <w:r w:rsidR="00B961C2">
          <w:rPr>
            <w:noProof/>
            <w:webHidden/>
          </w:rPr>
          <w:fldChar w:fldCharType="separate"/>
        </w:r>
        <w:r w:rsidR="00B961C2">
          <w:rPr>
            <w:noProof/>
            <w:webHidden/>
          </w:rPr>
          <w:t>37</w:t>
        </w:r>
        <w:r w:rsidR="00B961C2">
          <w:rPr>
            <w:noProof/>
            <w:webHidden/>
          </w:rPr>
          <w:fldChar w:fldCharType="end"/>
        </w:r>
      </w:hyperlink>
    </w:p>
    <w:p w:rsidR="00B961C2" w:rsidRDefault="0050705F">
      <w:pPr>
        <w:pStyle w:val="TOC3"/>
        <w:tabs>
          <w:tab w:val="left" w:pos="1260"/>
          <w:tab w:val="right" w:leader="dot" w:pos="10070"/>
        </w:tabs>
        <w:rPr>
          <w:rFonts w:asciiTheme="minorHAnsi" w:eastAsiaTheme="minorEastAsia" w:hAnsiTheme="minorHAnsi" w:cstheme="minorBidi"/>
          <w:noProof/>
          <w:sz w:val="22"/>
          <w:szCs w:val="22"/>
          <w:lang w:val="en-US"/>
        </w:rPr>
      </w:pPr>
      <w:hyperlink w:anchor="_Toc528055890" w:history="1">
        <w:r w:rsidR="00B961C2" w:rsidRPr="00AD2550">
          <w:rPr>
            <w:rStyle w:val="Hyperlink"/>
            <w:rFonts w:ascii="Times New Roman" w:hAnsi="Times New Roman"/>
            <w:noProof/>
            <w:snapToGrid w:val="0"/>
            <w:w w:val="0"/>
          </w:rPr>
          <w:t>2.1.14</w:t>
        </w:r>
        <w:r w:rsidR="00B961C2">
          <w:rPr>
            <w:rFonts w:asciiTheme="minorHAnsi" w:eastAsiaTheme="minorEastAsia" w:hAnsiTheme="minorHAnsi" w:cstheme="minorBidi"/>
            <w:noProof/>
            <w:sz w:val="22"/>
            <w:szCs w:val="22"/>
            <w:lang w:val="en-US"/>
          </w:rPr>
          <w:tab/>
        </w:r>
        <w:r w:rsidR="00B961C2" w:rsidRPr="00AD2550">
          <w:rPr>
            <w:rStyle w:val="Hyperlink"/>
            <w:noProof/>
          </w:rPr>
          <w:t>Zelle Nightly File</w:t>
        </w:r>
        <w:r w:rsidR="00B961C2">
          <w:rPr>
            <w:noProof/>
            <w:webHidden/>
          </w:rPr>
          <w:tab/>
        </w:r>
        <w:r w:rsidR="00B961C2">
          <w:rPr>
            <w:noProof/>
            <w:webHidden/>
          </w:rPr>
          <w:fldChar w:fldCharType="begin"/>
        </w:r>
        <w:r w:rsidR="00B961C2">
          <w:rPr>
            <w:noProof/>
            <w:webHidden/>
          </w:rPr>
          <w:instrText xml:space="preserve"> PAGEREF _Toc528055890 \h </w:instrText>
        </w:r>
        <w:r w:rsidR="00B961C2">
          <w:rPr>
            <w:noProof/>
            <w:webHidden/>
          </w:rPr>
        </w:r>
        <w:r w:rsidR="00B961C2">
          <w:rPr>
            <w:noProof/>
            <w:webHidden/>
          </w:rPr>
          <w:fldChar w:fldCharType="separate"/>
        </w:r>
        <w:r w:rsidR="00B961C2">
          <w:rPr>
            <w:noProof/>
            <w:webHidden/>
          </w:rPr>
          <w:t>38</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891" w:history="1">
        <w:r w:rsidR="00B961C2" w:rsidRPr="00AD2550">
          <w:rPr>
            <w:rStyle w:val="Hyperlink"/>
            <w:rFonts w:ascii="Times New Roman" w:hAnsi="Times New Roman"/>
            <w:noProof/>
            <w:snapToGrid w:val="0"/>
            <w:w w:val="0"/>
          </w:rPr>
          <w:t>2.1.14.1</w:t>
        </w:r>
        <w:r w:rsidR="00B961C2">
          <w:rPr>
            <w:rFonts w:asciiTheme="minorHAnsi" w:eastAsiaTheme="minorEastAsia" w:hAnsiTheme="minorHAnsi" w:cstheme="minorBidi"/>
            <w:noProof/>
            <w:sz w:val="22"/>
            <w:szCs w:val="22"/>
            <w:lang w:val="en-US"/>
          </w:rPr>
          <w:tab/>
        </w:r>
        <w:r w:rsidR="00B961C2" w:rsidRPr="00AD2550">
          <w:rPr>
            <w:rStyle w:val="Hyperlink"/>
            <w:noProof/>
          </w:rPr>
          <w:t>Service Overview</w:t>
        </w:r>
        <w:r w:rsidR="00B961C2">
          <w:rPr>
            <w:noProof/>
            <w:webHidden/>
          </w:rPr>
          <w:tab/>
        </w:r>
        <w:r w:rsidR="00B961C2">
          <w:rPr>
            <w:noProof/>
            <w:webHidden/>
          </w:rPr>
          <w:fldChar w:fldCharType="begin"/>
        </w:r>
        <w:r w:rsidR="00B961C2">
          <w:rPr>
            <w:noProof/>
            <w:webHidden/>
          </w:rPr>
          <w:instrText xml:space="preserve"> PAGEREF _Toc528055891 \h </w:instrText>
        </w:r>
        <w:r w:rsidR="00B961C2">
          <w:rPr>
            <w:noProof/>
            <w:webHidden/>
          </w:rPr>
        </w:r>
        <w:r w:rsidR="00B961C2">
          <w:rPr>
            <w:noProof/>
            <w:webHidden/>
          </w:rPr>
          <w:fldChar w:fldCharType="separate"/>
        </w:r>
        <w:r w:rsidR="00B961C2">
          <w:rPr>
            <w:noProof/>
            <w:webHidden/>
          </w:rPr>
          <w:t>38</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892" w:history="1">
        <w:r w:rsidR="00B961C2" w:rsidRPr="00AD2550">
          <w:rPr>
            <w:rStyle w:val="Hyperlink"/>
            <w:rFonts w:ascii="Times New Roman" w:hAnsi="Times New Roman"/>
            <w:noProof/>
            <w:snapToGrid w:val="0"/>
            <w:w w:val="0"/>
          </w:rPr>
          <w:t>2.1.14.2</w:t>
        </w:r>
        <w:r w:rsidR="00B961C2">
          <w:rPr>
            <w:rFonts w:asciiTheme="minorHAnsi" w:eastAsiaTheme="minorEastAsia" w:hAnsiTheme="minorHAnsi" w:cstheme="minorBidi"/>
            <w:noProof/>
            <w:sz w:val="22"/>
            <w:szCs w:val="22"/>
            <w:lang w:val="en-US"/>
          </w:rPr>
          <w:tab/>
        </w:r>
        <w:r w:rsidR="00B961C2" w:rsidRPr="00AD2550">
          <w:rPr>
            <w:rStyle w:val="Hyperlink"/>
            <w:noProof/>
          </w:rPr>
          <w:t>File Layout Spec</w:t>
        </w:r>
        <w:r w:rsidR="00B961C2" w:rsidRPr="00AD2550">
          <w:rPr>
            <w:rStyle w:val="Hyperlink"/>
            <w:noProof/>
          </w:rPr>
          <w:t>i</w:t>
        </w:r>
        <w:r w:rsidR="00B961C2" w:rsidRPr="00AD2550">
          <w:rPr>
            <w:rStyle w:val="Hyperlink"/>
            <w:noProof/>
          </w:rPr>
          <w:t>fication</w:t>
        </w:r>
        <w:r w:rsidR="00B961C2">
          <w:rPr>
            <w:noProof/>
            <w:webHidden/>
          </w:rPr>
          <w:tab/>
        </w:r>
        <w:r w:rsidR="00B961C2">
          <w:rPr>
            <w:noProof/>
            <w:webHidden/>
          </w:rPr>
          <w:fldChar w:fldCharType="begin"/>
        </w:r>
        <w:r w:rsidR="00B961C2">
          <w:rPr>
            <w:noProof/>
            <w:webHidden/>
          </w:rPr>
          <w:instrText xml:space="preserve"> PAGEREF _Toc528055892 \h </w:instrText>
        </w:r>
        <w:r w:rsidR="00B961C2">
          <w:rPr>
            <w:noProof/>
            <w:webHidden/>
          </w:rPr>
        </w:r>
        <w:r w:rsidR="00B961C2">
          <w:rPr>
            <w:noProof/>
            <w:webHidden/>
          </w:rPr>
          <w:fldChar w:fldCharType="separate"/>
        </w:r>
        <w:r w:rsidR="00B961C2">
          <w:rPr>
            <w:noProof/>
            <w:webHidden/>
          </w:rPr>
          <w:t>38</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893" w:history="1">
        <w:r w:rsidR="00B961C2" w:rsidRPr="00AD2550">
          <w:rPr>
            <w:rStyle w:val="Hyperlink"/>
            <w:rFonts w:ascii="Times New Roman" w:hAnsi="Times New Roman"/>
            <w:noProof/>
            <w:snapToGrid w:val="0"/>
            <w:w w:val="0"/>
          </w:rPr>
          <w:t>2.1.14.3</w:t>
        </w:r>
        <w:r w:rsidR="00B961C2">
          <w:rPr>
            <w:rFonts w:asciiTheme="minorHAnsi" w:eastAsiaTheme="minorEastAsia" w:hAnsiTheme="minorHAnsi" w:cstheme="minorBidi"/>
            <w:noProof/>
            <w:sz w:val="22"/>
            <w:szCs w:val="22"/>
            <w:lang w:val="en-US"/>
          </w:rPr>
          <w:tab/>
        </w:r>
        <w:r w:rsidR="00B961C2" w:rsidRPr="00AD2550">
          <w:rPr>
            <w:rStyle w:val="Hyperlink"/>
            <w:noProof/>
          </w:rPr>
          <w:t>File Naming Convention</w:t>
        </w:r>
        <w:r w:rsidR="00B961C2">
          <w:rPr>
            <w:noProof/>
            <w:webHidden/>
          </w:rPr>
          <w:tab/>
        </w:r>
        <w:r w:rsidR="00B961C2">
          <w:rPr>
            <w:noProof/>
            <w:webHidden/>
          </w:rPr>
          <w:fldChar w:fldCharType="begin"/>
        </w:r>
        <w:r w:rsidR="00B961C2">
          <w:rPr>
            <w:noProof/>
            <w:webHidden/>
          </w:rPr>
          <w:instrText xml:space="preserve"> PAGEREF _Toc528055893 \h </w:instrText>
        </w:r>
        <w:r w:rsidR="00B961C2">
          <w:rPr>
            <w:noProof/>
            <w:webHidden/>
          </w:rPr>
        </w:r>
        <w:r w:rsidR="00B961C2">
          <w:rPr>
            <w:noProof/>
            <w:webHidden/>
          </w:rPr>
          <w:fldChar w:fldCharType="separate"/>
        </w:r>
        <w:r w:rsidR="00B961C2">
          <w:rPr>
            <w:noProof/>
            <w:webHidden/>
          </w:rPr>
          <w:t>40</w:t>
        </w:r>
        <w:r w:rsidR="00B961C2">
          <w:rPr>
            <w:noProof/>
            <w:webHidden/>
          </w:rPr>
          <w:fldChar w:fldCharType="end"/>
        </w:r>
      </w:hyperlink>
    </w:p>
    <w:p w:rsidR="00B961C2" w:rsidRDefault="0050705F">
      <w:pPr>
        <w:pStyle w:val="TOC1"/>
        <w:tabs>
          <w:tab w:val="left" w:pos="360"/>
          <w:tab w:val="right" w:leader="dot" w:pos="10070"/>
        </w:tabs>
        <w:rPr>
          <w:rFonts w:asciiTheme="minorHAnsi" w:eastAsiaTheme="minorEastAsia" w:hAnsiTheme="minorHAnsi" w:cstheme="minorBidi"/>
          <w:bCs w:val="0"/>
          <w:noProof/>
          <w:sz w:val="22"/>
          <w:szCs w:val="22"/>
          <w:lang w:val="en-US"/>
        </w:rPr>
      </w:pPr>
      <w:hyperlink w:anchor="_Toc528055894" w:history="1">
        <w:r w:rsidR="00B961C2" w:rsidRPr="00AD2550">
          <w:rPr>
            <w:rStyle w:val="Hyperlink"/>
            <w:noProof/>
          </w:rPr>
          <w:t>3</w:t>
        </w:r>
        <w:r w:rsidR="00B961C2">
          <w:rPr>
            <w:rFonts w:asciiTheme="minorHAnsi" w:eastAsiaTheme="minorEastAsia" w:hAnsiTheme="minorHAnsi" w:cstheme="minorBidi"/>
            <w:bCs w:val="0"/>
            <w:noProof/>
            <w:sz w:val="22"/>
            <w:szCs w:val="22"/>
            <w:lang w:val="en-US"/>
          </w:rPr>
          <w:tab/>
        </w:r>
        <w:r w:rsidR="00B961C2" w:rsidRPr="00AD2550">
          <w:rPr>
            <w:rStyle w:val="Hyperlink"/>
            <w:noProof/>
          </w:rPr>
          <w:t>Functional Requirements</w:t>
        </w:r>
        <w:r w:rsidR="00B961C2">
          <w:rPr>
            <w:noProof/>
            <w:webHidden/>
          </w:rPr>
          <w:tab/>
        </w:r>
        <w:r w:rsidR="00B961C2">
          <w:rPr>
            <w:noProof/>
            <w:webHidden/>
          </w:rPr>
          <w:fldChar w:fldCharType="begin"/>
        </w:r>
        <w:r w:rsidR="00B961C2">
          <w:rPr>
            <w:noProof/>
            <w:webHidden/>
          </w:rPr>
          <w:instrText xml:space="preserve"> PAGEREF _Toc528055894 \h </w:instrText>
        </w:r>
        <w:r w:rsidR="00B961C2">
          <w:rPr>
            <w:noProof/>
            <w:webHidden/>
          </w:rPr>
        </w:r>
        <w:r w:rsidR="00B961C2">
          <w:rPr>
            <w:noProof/>
            <w:webHidden/>
          </w:rPr>
          <w:fldChar w:fldCharType="separate"/>
        </w:r>
        <w:r w:rsidR="00B961C2">
          <w:rPr>
            <w:noProof/>
            <w:webHidden/>
          </w:rPr>
          <w:t>41</w:t>
        </w:r>
        <w:r w:rsidR="00B961C2">
          <w:rPr>
            <w:noProof/>
            <w:webHidden/>
          </w:rPr>
          <w:fldChar w:fldCharType="end"/>
        </w:r>
      </w:hyperlink>
    </w:p>
    <w:p w:rsidR="00B961C2" w:rsidRDefault="0050705F">
      <w:pPr>
        <w:pStyle w:val="TOC2"/>
        <w:tabs>
          <w:tab w:val="left" w:pos="720"/>
          <w:tab w:val="right" w:leader="dot" w:pos="10070"/>
        </w:tabs>
        <w:rPr>
          <w:rFonts w:asciiTheme="minorHAnsi" w:eastAsiaTheme="minorEastAsia" w:hAnsiTheme="minorHAnsi" w:cstheme="minorBidi"/>
          <w:iCs w:val="0"/>
          <w:noProof/>
          <w:sz w:val="22"/>
          <w:szCs w:val="22"/>
          <w:lang w:val="en-US"/>
        </w:rPr>
      </w:pPr>
      <w:hyperlink w:anchor="_Toc528055895" w:history="1">
        <w:r w:rsidR="00B961C2" w:rsidRPr="00AD2550">
          <w:rPr>
            <w:rStyle w:val="Hyperlink"/>
            <w:rFonts w:ascii="Times New Roman" w:hAnsi="Times New Roman"/>
            <w:noProof/>
            <w:snapToGrid w:val="0"/>
            <w:w w:val="0"/>
          </w:rPr>
          <w:t>3.1</w:t>
        </w:r>
        <w:r w:rsidR="00B961C2">
          <w:rPr>
            <w:rFonts w:asciiTheme="minorHAnsi" w:eastAsiaTheme="minorEastAsia" w:hAnsiTheme="minorHAnsi" w:cstheme="minorBidi"/>
            <w:iCs w:val="0"/>
            <w:noProof/>
            <w:sz w:val="22"/>
            <w:szCs w:val="22"/>
            <w:lang w:val="en-US"/>
          </w:rPr>
          <w:tab/>
        </w:r>
        <w:r w:rsidR="00B961C2" w:rsidRPr="00AD2550">
          <w:rPr>
            <w:rStyle w:val="Hyperlink"/>
            <w:noProof/>
          </w:rPr>
          <w:t>FR-1 Client File Submissio</w:t>
        </w:r>
        <w:r w:rsidR="00B961C2" w:rsidRPr="00AD2550">
          <w:rPr>
            <w:rStyle w:val="Hyperlink"/>
            <w:noProof/>
          </w:rPr>
          <w:t>n</w:t>
        </w:r>
        <w:r w:rsidR="00B961C2">
          <w:rPr>
            <w:noProof/>
            <w:webHidden/>
          </w:rPr>
          <w:tab/>
        </w:r>
        <w:r w:rsidR="00B961C2">
          <w:rPr>
            <w:noProof/>
            <w:webHidden/>
          </w:rPr>
          <w:fldChar w:fldCharType="begin"/>
        </w:r>
        <w:r w:rsidR="00B961C2">
          <w:rPr>
            <w:noProof/>
            <w:webHidden/>
          </w:rPr>
          <w:instrText xml:space="preserve"> PAGEREF _Toc528055895 \h </w:instrText>
        </w:r>
        <w:r w:rsidR="00B961C2">
          <w:rPr>
            <w:noProof/>
            <w:webHidden/>
          </w:rPr>
        </w:r>
        <w:r w:rsidR="00B961C2">
          <w:rPr>
            <w:noProof/>
            <w:webHidden/>
          </w:rPr>
          <w:fldChar w:fldCharType="separate"/>
        </w:r>
        <w:r w:rsidR="00B961C2">
          <w:rPr>
            <w:noProof/>
            <w:webHidden/>
          </w:rPr>
          <w:t>41</w:t>
        </w:r>
        <w:r w:rsidR="00B961C2">
          <w:rPr>
            <w:noProof/>
            <w:webHidden/>
          </w:rPr>
          <w:fldChar w:fldCharType="end"/>
        </w:r>
      </w:hyperlink>
    </w:p>
    <w:p w:rsidR="00B961C2" w:rsidRDefault="0050705F">
      <w:pPr>
        <w:pStyle w:val="TOC2"/>
        <w:tabs>
          <w:tab w:val="left" w:pos="720"/>
          <w:tab w:val="right" w:leader="dot" w:pos="10070"/>
        </w:tabs>
        <w:rPr>
          <w:rFonts w:asciiTheme="minorHAnsi" w:eastAsiaTheme="minorEastAsia" w:hAnsiTheme="minorHAnsi" w:cstheme="minorBidi"/>
          <w:iCs w:val="0"/>
          <w:noProof/>
          <w:sz w:val="22"/>
          <w:szCs w:val="22"/>
          <w:lang w:val="en-US"/>
        </w:rPr>
      </w:pPr>
      <w:hyperlink w:anchor="_Toc528055896" w:history="1">
        <w:r w:rsidR="00B961C2" w:rsidRPr="00AD2550">
          <w:rPr>
            <w:rStyle w:val="Hyperlink"/>
            <w:rFonts w:ascii="Times New Roman" w:hAnsi="Times New Roman"/>
            <w:noProof/>
            <w:snapToGrid w:val="0"/>
            <w:w w:val="0"/>
          </w:rPr>
          <w:t>3.2</w:t>
        </w:r>
        <w:r w:rsidR="00B961C2">
          <w:rPr>
            <w:rFonts w:asciiTheme="minorHAnsi" w:eastAsiaTheme="minorEastAsia" w:hAnsiTheme="minorHAnsi" w:cstheme="minorBidi"/>
            <w:iCs w:val="0"/>
            <w:noProof/>
            <w:sz w:val="22"/>
            <w:szCs w:val="22"/>
            <w:lang w:val="en-US"/>
          </w:rPr>
          <w:tab/>
        </w:r>
        <w:r w:rsidR="00B961C2" w:rsidRPr="00AD2550">
          <w:rPr>
            <w:rStyle w:val="Hyperlink"/>
            <w:noProof/>
          </w:rPr>
          <w:t>FR-2 Processing of Payment File</w:t>
        </w:r>
        <w:r w:rsidR="00B961C2">
          <w:rPr>
            <w:noProof/>
            <w:webHidden/>
          </w:rPr>
          <w:tab/>
        </w:r>
        <w:r w:rsidR="00B961C2">
          <w:rPr>
            <w:noProof/>
            <w:webHidden/>
          </w:rPr>
          <w:fldChar w:fldCharType="begin"/>
        </w:r>
        <w:r w:rsidR="00B961C2">
          <w:rPr>
            <w:noProof/>
            <w:webHidden/>
          </w:rPr>
          <w:instrText xml:space="preserve"> PAGEREF _Toc528055896 \h </w:instrText>
        </w:r>
        <w:r w:rsidR="00B961C2">
          <w:rPr>
            <w:noProof/>
            <w:webHidden/>
          </w:rPr>
        </w:r>
        <w:r w:rsidR="00B961C2">
          <w:rPr>
            <w:noProof/>
            <w:webHidden/>
          </w:rPr>
          <w:fldChar w:fldCharType="separate"/>
        </w:r>
        <w:r w:rsidR="00B961C2">
          <w:rPr>
            <w:noProof/>
            <w:webHidden/>
          </w:rPr>
          <w:t>41</w:t>
        </w:r>
        <w:r w:rsidR="00B961C2">
          <w:rPr>
            <w:noProof/>
            <w:webHidden/>
          </w:rPr>
          <w:fldChar w:fldCharType="end"/>
        </w:r>
      </w:hyperlink>
    </w:p>
    <w:p w:rsidR="00B961C2" w:rsidRDefault="0050705F">
      <w:pPr>
        <w:pStyle w:val="TOC2"/>
        <w:tabs>
          <w:tab w:val="left" w:pos="720"/>
          <w:tab w:val="right" w:leader="dot" w:pos="10070"/>
        </w:tabs>
        <w:rPr>
          <w:rFonts w:asciiTheme="minorHAnsi" w:eastAsiaTheme="minorEastAsia" w:hAnsiTheme="minorHAnsi" w:cstheme="minorBidi"/>
          <w:iCs w:val="0"/>
          <w:noProof/>
          <w:sz w:val="22"/>
          <w:szCs w:val="22"/>
          <w:lang w:val="en-US"/>
        </w:rPr>
      </w:pPr>
      <w:hyperlink w:anchor="_Toc528055897" w:history="1">
        <w:r w:rsidR="00B961C2" w:rsidRPr="00AD2550">
          <w:rPr>
            <w:rStyle w:val="Hyperlink"/>
            <w:rFonts w:ascii="Times New Roman" w:hAnsi="Times New Roman"/>
            <w:noProof/>
            <w:snapToGrid w:val="0"/>
            <w:w w:val="0"/>
          </w:rPr>
          <w:t>3.3</w:t>
        </w:r>
        <w:r w:rsidR="00B961C2">
          <w:rPr>
            <w:rFonts w:asciiTheme="minorHAnsi" w:eastAsiaTheme="minorEastAsia" w:hAnsiTheme="minorHAnsi" w:cstheme="minorBidi"/>
            <w:iCs w:val="0"/>
            <w:noProof/>
            <w:sz w:val="22"/>
            <w:szCs w:val="22"/>
            <w:lang w:val="en-US"/>
          </w:rPr>
          <w:tab/>
        </w:r>
        <w:r w:rsidR="00B961C2" w:rsidRPr="00AD2550">
          <w:rPr>
            <w:rStyle w:val="Hyperlink"/>
            <w:noProof/>
          </w:rPr>
          <w:t>FR-3 Validation for the Processing of Payment File</w:t>
        </w:r>
        <w:r w:rsidR="00B961C2">
          <w:rPr>
            <w:noProof/>
            <w:webHidden/>
          </w:rPr>
          <w:tab/>
        </w:r>
        <w:r w:rsidR="00B961C2">
          <w:rPr>
            <w:noProof/>
            <w:webHidden/>
          </w:rPr>
          <w:fldChar w:fldCharType="begin"/>
        </w:r>
        <w:r w:rsidR="00B961C2">
          <w:rPr>
            <w:noProof/>
            <w:webHidden/>
          </w:rPr>
          <w:instrText xml:space="preserve"> PAGEREF _Toc528055897 \h </w:instrText>
        </w:r>
        <w:r w:rsidR="00B961C2">
          <w:rPr>
            <w:noProof/>
            <w:webHidden/>
          </w:rPr>
        </w:r>
        <w:r w:rsidR="00B961C2">
          <w:rPr>
            <w:noProof/>
            <w:webHidden/>
          </w:rPr>
          <w:fldChar w:fldCharType="separate"/>
        </w:r>
        <w:r w:rsidR="00B961C2">
          <w:rPr>
            <w:noProof/>
            <w:webHidden/>
          </w:rPr>
          <w:t>42</w:t>
        </w:r>
        <w:r w:rsidR="00B961C2">
          <w:rPr>
            <w:noProof/>
            <w:webHidden/>
          </w:rPr>
          <w:fldChar w:fldCharType="end"/>
        </w:r>
      </w:hyperlink>
    </w:p>
    <w:p w:rsidR="00B961C2" w:rsidRDefault="0050705F">
      <w:pPr>
        <w:pStyle w:val="TOC2"/>
        <w:tabs>
          <w:tab w:val="left" w:pos="720"/>
          <w:tab w:val="right" w:leader="dot" w:pos="10070"/>
        </w:tabs>
        <w:rPr>
          <w:rFonts w:asciiTheme="minorHAnsi" w:eastAsiaTheme="minorEastAsia" w:hAnsiTheme="minorHAnsi" w:cstheme="minorBidi"/>
          <w:iCs w:val="0"/>
          <w:noProof/>
          <w:sz w:val="22"/>
          <w:szCs w:val="22"/>
          <w:lang w:val="en-US"/>
        </w:rPr>
      </w:pPr>
      <w:hyperlink w:anchor="_Toc528055898" w:history="1">
        <w:r w:rsidR="00B961C2" w:rsidRPr="00AD2550">
          <w:rPr>
            <w:rStyle w:val="Hyperlink"/>
            <w:rFonts w:ascii="Times New Roman" w:hAnsi="Times New Roman"/>
            <w:noProof/>
            <w:snapToGrid w:val="0"/>
            <w:w w:val="0"/>
          </w:rPr>
          <w:t>3.4</w:t>
        </w:r>
        <w:r w:rsidR="00B961C2">
          <w:rPr>
            <w:rFonts w:asciiTheme="minorHAnsi" w:eastAsiaTheme="minorEastAsia" w:hAnsiTheme="minorHAnsi" w:cstheme="minorBidi"/>
            <w:iCs w:val="0"/>
            <w:noProof/>
            <w:sz w:val="22"/>
            <w:szCs w:val="22"/>
            <w:lang w:val="en-US"/>
          </w:rPr>
          <w:tab/>
        </w:r>
        <w:r w:rsidR="00B961C2" w:rsidRPr="00AD2550">
          <w:rPr>
            <w:rStyle w:val="Hyperlink"/>
            <w:noProof/>
          </w:rPr>
          <w:t>FR - 4 Client Configurations</w:t>
        </w:r>
        <w:r w:rsidR="00B961C2">
          <w:rPr>
            <w:noProof/>
            <w:webHidden/>
          </w:rPr>
          <w:tab/>
        </w:r>
        <w:r w:rsidR="00B961C2">
          <w:rPr>
            <w:noProof/>
            <w:webHidden/>
          </w:rPr>
          <w:fldChar w:fldCharType="begin"/>
        </w:r>
        <w:r w:rsidR="00B961C2">
          <w:rPr>
            <w:noProof/>
            <w:webHidden/>
          </w:rPr>
          <w:instrText xml:space="preserve"> PAGEREF _Toc528055898 \h </w:instrText>
        </w:r>
        <w:r w:rsidR="00B961C2">
          <w:rPr>
            <w:noProof/>
            <w:webHidden/>
          </w:rPr>
        </w:r>
        <w:r w:rsidR="00B961C2">
          <w:rPr>
            <w:noProof/>
            <w:webHidden/>
          </w:rPr>
          <w:fldChar w:fldCharType="separate"/>
        </w:r>
        <w:r w:rsidR="00B961C2">
          <w:rPr>
            <w:noProof/>
            <w:webHidden/>
          </w:rPr>
          <w:t>43</w:t>
        </w:r>
        <w:r w:rsidR="00B961C2">
          <w:rPr>
            <w:noProof/>
            <w:webHidden/>
          </w:rPr>
          <w:fldChar w:fldCharType="end"/>
        </w:r>
      </w:hyperlink>
    </w:p>
    <w:p w:rsidR="00B961C2" w:rsidRDefault="0050705F">
      <w:pPr>
        <w:pStyle w:val="TOC2"/>
        <w:tabs>
          <w:tab w:val="left" w:pos="720"/>
          <w:tab w:val="right" w:leader="dot" w:pos="10070"/>
        </w:tabs>
        <w:rPr>
          <w:rFonts w:asciiTheme="minorHAnsi" w:eastAsiaTheme="minorEastAsia" w:hAnsiTheme="minorHAnsi" w:cstheme="minorBidi"/>
          <w:iCs w:val="0"/>
          <w:noProof/>
          <w:sz w:val="22"/>
          <w:szCs w:val="22"/>
          <w:lang w:val="en-US"/>
        </w:rPr>
      </w:pPr>
      <w:hyperlink w:anchor="_Toc528055899" w:history="1">
        <w:r w:rsidR="00B961C2" w:rsidRPr="00AD2550">
          <w:rPr>
            <w:rStyle w:val="Hyperlink"/>
            <w:rFonts w:ascii="Times New Roman" w:hAnsi="Times New Roman"/>
            <w:noProof/>
            <w:snapToGrid w:val="0"/>
            <w:w w:val="0"/>
          </w:rPr>
          <w:t>3.5</w:t>
        </w:r>
        <w:r w:rsidR="00B961C2">
          <w:rPr>
            <w:rFonts w:asciiTheme="minorHAnsi" w:eastAsiaTheme="minorEastAsia" w:hAnsiTheme="minorHAnsi" w:cstheme="minorBidi"/>
            <w:iCs w:val="0"/>
            <w:noProof/>
            <w:sz w:val="22"/>
            <w:szCs w:val="22"/>
            <w:lang w:val="en-US"/>
          </w:rPr>
          <w:tab/>
        </w:r>
        <w:r w:rsidR="00B961C2" w:rsidRPr="00AD2550">
          <w:rPr>
            <w:rStyle w:val="Hyperlink"/>
            <w:noProof/>
          </w:rPr>
          <w:t>Payment Transformation &amp; Delivery to US Bank product processors</w:t>
        </w:r>
        <w:r w:rsidR="00B961C2">
          <w:rPr>
            <w:noProof/>
            <w:webHidden/>
          </w:rPr>
          <w:tab/>
        </w:r>
        <w:r w:rsidR="00B961C2">
          <w:rPr>
            <w:noProof/>
            <w:webHidden/>
          </w:rPr>
          <w:fldChar w:fldCharType="begin"/>
        </w:r>
        <w:r w:rsidR="00B961C2">
          <w:rPr>
            <w:noProof/>
            <w:webHidden/>
          </w:rPr>
          <w:instrText xml:space="preserve"> PAGEREF _Toc528055899 \h </w:instrText>
        </w:r>
        <w:r w:rsidR="00B961C2">
          <w:rPr>
            <w:noProof/>
            <w:webHidden/>
          </w:rPr>
        </w:r>
        <w:r w:rsidR="00B961C2">
          <w:rPr>
            <w:noProof/>
            <w:webHidden/>
          </w:rPr>
          <w:fldChar w:fldCharType="separate"/>
        </w:r>
        <w:r w:rsidR="00B961C2">
          <w:rPr>
            <w:noProof/>
            <w:webHidden/>
          </w:rPr>
          <w:t>43</w:t>
        </w:r>
        <w:r w:rsidR="00B961C2">
          <w:rPr>
            <w:noProof/>
            <w:webHidden/>
          </w:rPr>
          <w:fldChar w:fldCharType="end"/>
        </w:r>
      </w:hyperlink>
    </w:p>
    <w:p w:rsidR="00B961C2" w:rsidRDefault="0050705F">
      <w:pPr>
        <w:pStyle w:val="TOC3"/>
        <w:tabs>
          <w:tab w:val="left" w:pos="1080"/>
          <w:tab w:val="right" w:leader="dot" w:pos="10070"/>
        </w:tabs>
        <w:rPr>
          <w:rFonts w:asciiTheme="minorHAnsi" w:eastAsiaTheme="minorEastAsia" w:hAnsiTheme="minorHAnsi" w:cstheme="minorBidi"/>
          <w:noProof/>
          <w:sz w:val="22"/>
          <w:szCs w:val="22"/>
          <w:lang w:val="en-US"/>
        </w:rPr>
      </w:pPr>
      <w:hyperlink w:anchor="_Toc528055900" w:history="1">
        <w:r w:rsidR="00B961C2" w:rsidRPr="00AD2550">
          <w:rPr>
            <w:rStyle w:val="Hyperlink"/>
            <w:rFonts w:ascii="Times New Roman" w:hAnsi="Times New Roman"/>
            <w:noProof/>
            <w:snapToGrid w:val="0"/>
            <w:w w:val="0"/>
          </w:rPr>
          <w:t>3.5.1</w:t>
        </w:r>
        <w:r w:rsidR="00B961C2">
          <w:rPr>
            <w:rFonts w:asciiTheme="minorHAnsi" w:eastAsiaTheme="minorEastAsia" w:hAnsiTheme="minorHAnsi" w:cstheme="minorBidi"/>
            <w:noProof/>
            <w:sz w:val="22"/>
            <w:szCs w:val="22"/>
            <w:lang w:val="en-US"/>
          </w:rPr>
          <w:tab/>
        </w:r>
        <w:r w:rsidR="00B961C2" w:rsidRPr="00AD2550">
          <w:rPr>
            <w:rStyle w:val="Hyperlink"/>
            <w:noProof/>
          </w:rPr>
          <w:t>FR-5 ACH Payment Processing</w:t>
        </w:r>
        <w:r w:rsidR="00B961C2">
          <w:rPr>
            <w:noProof/>
            <w:webHidden/>
          </w:rPr>
          <w:tab/>
        </w:r>
        <w:r w:rsidR="00B961C2">
          <w:rPr>
            <w:noProof/>
            <w:webHidden/>
          </w:rPr>
          <w:fldChar w:fldCharType="begin"/>
        </w:r>
        <w:r w:rsidR="00B961C2">
          <w:rPr>
            <w:noProof/>
            <w:webHidden/>
          </w:rPr>
          <w:instrText xml:space="preserve"> PAGEREF _Toc528055900 \h </w:instrText>
        </w:r>
        <w:r w:rsidR="00B961C2">
          <w:rPr>
            <w:noProof/>
            <w:webHidden/>
          </w:rPr>
        </w:r>
        <w:r w:rsidR="00B961C2">
          <w:rPr>
            <w:noProof/>
            <w:webHidden/>
          </w:rPr>
          <w:fldChar w:fldCharType="separate"/>
        </w:r>
        <w:r w:rsidR="00B961C2">
          <w:rPr>
            <w:noProof/>
            <w:webHidden/>
          </w:rPr>
          <w:t>43</w:t>
        </w:r>
        <w:r w:rsidR="00B961C2">
          <w:rPr>
            <w:noProof/>
            <w:webHidden/>
          </w:rPr>
          <w:fldChar w:fldCharType="end"/>
        </w:r>
      </w:hyperlink>
    </w:p>
    <w:p w:rsidR="00B961C2" w:rsidRDefault="0050705F">
      <w:pPr>
        <w:pStyle w:val="TOC3"/>
        <w:tabs>
          <w:tab w:val="left" w:pos="1080"/>
          <w:tab w:val="right" w:leader="dot" w:pos="10070"/>
        </w:tabs>
        <w:rPr>
          <w:rFonts w:asciiTheme="minorHAnsi" w:eastAsiaTheme="minorEastAsia" w:hAnsiTheme="minorHAnsi" w:cstheme="minorBidi"/>
          <w:noProof/>
          <w:sz w:val="22"/>
          <w:szCs w:val="22"/>
          <w:lang w:val="en-US"/>
        </w:rPr>
      </w:pPr>
      <w:hyperlink w:anchor="_Toc528055901" w:history="1">
        <w:r w:rsidR="00B961C2" w:rsidRPr="00AD2550">
          <w:rPr>
            <w:rStyle w:val="Hyperlink"/>
            <w:rFonts w:ascii="Times New Roman" w:hAnsi="Times New Roman"/>
            <w:noProof/>
            <w:snapToGrid w:val="0"/>
            <w:w w:val="0"/>
          </w:rPr>
          <w:t>3.5.2</w:t>
        </w:r>
        <w:r w:rsidR="00B961C2">
          <w:rPr>
            <w:rFonts w:asciiTheme="minorHAnsi" w:eastAsiaTheme="minorEastAsia" w:hAnsiTheme="minorHAnsi" w:cstheme="minorBidi"/>
            <w:noProof/>
            <w:sz w:val="22"/>
            <w:szCs w:val="22"/>
            <w:lang w:val="en-US"/>
          </w:rPr>
          <w:tab/>
        </w:r>
        <w:r w:rsidR="00B961C2" w:rsidRPr="00AD2550">
          <w:rPr>
            <w:rStyle w:val="Hyperlink"/>
            <w:noProof/>
          </w:rPr>
          <w:t>FR-6 Zelle Payment Processing</w:t>
        </w:r>
        <w:r w:rsidR="00B961C2">
          <w:rPr>
            <w:noProof/>
            <w:webHidden/>
          </w:rPr>
          <w:tab/>
        </w:r>
        <w:r w:rsidR="00B961C2">
          <w:rPr>
            <w:noProof/>
            <w:webHidden/>
          </w:rPr>
          <w:fldChar w:fldCharType="begin"/>
        </w:r>
        <w:r w:rsidR="00B961C2">
          <w:rPr>
            <w:noProof/>
            <w:webHidden/>
          </w:rPr>
          <w:instrText xml:space="preserve"> PAGEREF _Toc528055901 \h </w:instrText>
        </w:r>
        <w:r w:rsidR="00B961C2">
          <w:rPr>
            <w:noProof/>
            <w:webHidden/>
          </w:rPr>
        </w:r>
        <w:r w:rsidR="00B961C2">
          <w:rPr>
            <w:noProof/>
            <w:webHidden/>
          </w:rPr>
          <w:fldChar w:fldCharType="separate"/>
        </w:r>
        <w:r w:rsidR="00B961C2">
          <w:rPr>
            <w:noProof/>
            <w:webHidden/>
          </w:rPr>
          <w:t>44</w:t>
        </w:r>
        <w:r w:rsidR="00B961C2">
          <w:rPr>
            <w:noProof/>
            <w:webHidden/>
          </w:rPr>
          <w:fldChar w:fldCharType="end"/>
        </w:r>
      </w:hyperlink>
    </w:p>
    <w:p w:rsidR="00B961C2" w:rsidRDefault="0050705F">
      <w:pPr>
        <w:pStyle w:val="TOC3"/>
        <w:tabs>
          <w:tab w:val="left" w:pos="1080"/>
          <w:tab w:val="right" w:leader="dot" w:pos="10070"/>
        </w:tabs>
        <w:rPr>
          <w:rFonts w:asciiTheme="minorHAnsi" w:eastAsiaTheme="minorEastAsia" w:hAnsiTheme="minorHAnsi" w:cstheme="minorBidi"/>
          <w:noProof/>
          <w:sz w:val="22"/>
          <w:szCs w:val="22"/>
          <w:lang w:val="en-US"/>
        </w:rPr>
      </w:pPr>
      <w:hyperlink w:anchor="_Toc528055902" w:history="1">
        <w:r w:rsidR="00B961C2" w:rsidRPr="00AD2550">
          <w:rPr>
            <w:rStyle w:val="Hyperlink"/>
            <w:rFonts w:ascii="Times New Roman" w:hAnsi="Times New Roman"/>
            <w:noProof/>
            <w:snapToGrid w:val="0"/>
            <w:w w:val="0"/>
          </w:rPr>
          <w:t>3.5.3</w:t>
        </w:r>
        <w:r w:rsidR="00B961C2">
          <w:rPr>
            <w:rFonts w:asciiTheme="minorHAnsi" w:eastAsiaTheme="minorEastAsia" w:hAnsiTheme="minorHAnsi" w:cstheme="minorBidi"/>
            <w:noProof/>
            <w:sz w:val="22"/>
            <w:szCs w:val="22"/>
            <w:lang w:val="en-US"/>
          </w:rPr>
          <w:tab/>
        </w:r>
        <w:r w:rsidR="00B961C2" w:rsidRPr="00AD2550">
          <w:rPr>
            <w:rStyle w:val="Hyperlink"/>
            <w:noProof/>
          </w:rPr>
          <w:t>FR-7 Check Payment Processing</w:t>
        </w:r>
        <w:r w:rsidR="00B961C2">
          <w:rPr>
            <w:noProof/>
            <w:webHidden/>
          </w:rPr>
          <w:tab/>
        </w:r>
        <w:r w:rsidR="00B961C2">
          <w:rPr>
            <w:noProof/>
            <w:webHidden/>
          </w:rPr>
          <w:fldChar w:fldCharType="begin"/>
        </w:r>
        <w:r w:rsidR="00B961C2">
          <w:rPr>
            <w:noProof/>
            <w:webHidden/>
          </w:rPr>
          <w:instrText xml:space="preserve"> PAGEREF _Toc528055902 \h </w:instrText>
        </w:r>
        <w:r w:rsidR="00B961C2">
          <w:rPr>
            <w:noProof/>
            <w:webHidden/>
          </w:rPr>
        </w:r>
        <w:r w:rsidR="00B961C2">
          <w:rPr>
            <w:noProof/>
            <w:webHidden/>
          </w:rPr>
          <w:fldChar w:fldCharType="separate"/>
        </w:r>
        <w:r w:rsidR="00B961C2">
          <w:rPr>
            <w:noProof/>
            <w:webHidden/>
          </w:rPr>
          <w:t>44</w:t>
        </w:r>
        <w:r w:rsidR="00B961C2">
          <w:rPr>
            <w:noProof/>
            <w:webHidden/>
          </w:rPr>
          <w:fldChar w:fldCharType="end"/>
        </w:r>
      </w:hyperlink>
    </w:p>
    <w:p w:rsidR="00B961C2" w:rsidRDefault="0050705F">
      <w:pPr>
        <w:pStyle w:val="TOC2"/>
        <w:tabs>
          <w:tab w:val="left" w:pos="720"/>
          <w:tab w:val="right" w:leader="dot" w:pos="10070"/>
        </w:tabs>
        <w:rPr>
          <w:rFonts w:asciiTheme="minorHAnsi" w:eastAsiaTheme="minorEastAsia" w:hAnsiTheme="minorHAnsi" w:cstheme="minorBidi"/>
          <w:iCs w:val="0"/>
          <w:noProof/>
          <w:sz w:val="22"/>
          <w:szCs w:val="22"/>
          <w:lang w:val="en-US"/>
        </w:rPr>
      </w:pPr>
      <w:hyperlink w:anchor="_Toc528055903" w:history="1">
        <w:r w:rsidR="00B961C2" w:rsidRPr="00AD2550">
          <w:rPr>
            <w:rStyle w:val="Hyperlink"/>
            <w:rFonts w:ascii="Times New Roman" w:hAnsi="Times New Roman"/>
            <w:noProof/>
            <w:snapToGrid w:val="0"/>
            <w:w w:val="0"/>
          </w:rPr>
          <w:t>3.6</w:t>
        </w:r>
        <w:r w:rsidR="00B961C2">
          <w:rPr>
            <w:rFonts w:asciiTheme="minorHAnsi" w:eastAsiaTheme="minorEastAsia" w:hAnsiTheme="minorHAnsi" w:cstheme="minorBidi"/>
            <w:iCs w:val="0"/>
            <w:noProof/>
            <w:sz w:val="22"/>
            <w:szCs w:val="22"/>
            <w:lang w:val="en-US"/>
          </w:rPr>
          <w:tab/>
        </w:r>
        <w:r w:rsidR="00B961C2" w:rsidRPr="00AD2550">
          <w:rPr>
            <w:rStyle w:val="Hyperlink"/>
            <w:noProof/>
          </w:rPr>
          <w:t>IncedoPay</w:t>
        </w:r>
        <w:r w:rsidR="00B961C2">
          <w:rPr>
            <w:noProof/>
            <w:webHidden/>
          </w:rPr>
          <w:tab/>
        </w:r>
        <w:r w:rsidR="00B961C2">
          <w:rPr>
            <w:noProof/>
            <w:webHidden/>
          </w:rPr>
          <w:fldChar w:fldCharType="begin"/>
        </w:r>
        <w:r w:rsidR="00B961C2">
          <w:rPr>
            <w:noProof/>
            <w:webHidden/>
          </w:rPr>
          <w:instrText xml:space="preserve"> PAGEREF _Toc528055903 \h </w:instrText>
        </w:r>
        <w:r w:rsidR="00B961C2">
          <w:rPr>
            <w:noProof/>
            <w:webHidden/>
          </w:rPr>
        </w:r>
        <w:r w:rsidR="00B961C2">
          <w:rPr>
            <w:noProof/>
            <w:webHidden/>
          </w:rPr>
          <w:fldChar w:fldCharType="separate"/>
        </w:r>
        <w:r w:rsidR="00B961C2">
          <w:rPr>
            <w:noProof/>
            <w:webHidden/>
          </w:rPr>
          <w:t>44</w:t>
        </w:r>
        <w:r w:rsidR="00B961C2">
          <w:rPr>
            <w:noProof/>
            <w:webHidden/>
          </w:rPr>
          <w:fldChar w:fldCharType="end"/>
        </w:r>
      </w:hyperlink>
    </w:p>
    <w:p w:rsidR="00B961C2" w:rsidRDefault="0050705F">
      <w:pPr>
        <w:pStyle w:val="TOC3"/>
        <w:tabs>
          <w:tab w:val="left" w:pos="1080"/>
          <w:tab w:val="right" w:leader="dot" w:pos="10070"/>
        </w:tabs>
        <w:rPr>
          <w:rFonts w:asciiTheme="minorHAnsi" w:eastAsiaTheme="minorEastAsia" w:hAnsiTheme="minorHAnsi" w:cstheme="minorBidi"/>
          <w:noProof/>
          <w:sz w:val="22"/>
          <w:szCs w:val="22"/>
          <w:lang w:val="en-US"/>
        </w:rPr>
      </w:pPr>
      <w:hyperlink w:anchor="_Toc528055904" w:history="1">
        <w:r w:rsidR="00B961C2" w:rsidRPr="00AD2550">
          <w:rPr>
            <w:rStyle w:val="Hyperlink"/>
            <w:rFonts w:ascii="Times New Roman" w:hAnsi="Times New Roman"/>
            <w:noProof/>
            <w:snapToGrid w:val="0"/>
            <w:w w:val="0"/>
          </w:rPr>
          <w:t>3.6.1</w:t>
        </w:r>
        <w:r w:rsidR="00B961C2">
          <w:rPr>
            <w:rFonts w:asciiTheme="minorHAnsi" w:eastAsiaTheme="minorEastAsia" w:hAnsiTheme="minorHAnsi" w:cstheme="minorBidi"/>
            <w:noProof/>
            <w:sz w:val="22"/>
            <w:szCs w:val="22"/>
            <w:lang w:val="en-US"/>
          </w:rPr>
          <w:tab/>
        </w:r>
        <w:r w:rsidR="00B961C2" w:rsidRPr="00AD2550">
          <w:rPr>
            <w:rStyle w:val="Hyperlink"/>
            <w:noProof/>
          </w:rPr>
          <w:t>Client Portal</w:t>
        </w:r>
        <w:r w:rsidR="00B961C2">
          <w:rPr>
            <w:noProof/>
            <w:webHidden/>
          </w:rPr>
          <w:tab/>
        </w:r>
        <w:r w:rsidR="00B961C2">
          <w:rPr>
            <w:noProof/>
            <w:webHidden/>
          </w:rPr>
          <w:fldChar w:fldCharType="begin"/>
        </w:r>
        <w:r w:rsidR="00B961C2">
          <w:rPr>
            <w:noProof/>
            <w:webHidden/>
          </w:rPr>
          <w:instrText xml:space="preserve"> PAGEREF _Toc528055904 \h </w:instrText>
        </w:r>
        <w:r w:rsidR="00B961C2">
          <w:rPr>
            <w:noProof/>
            <w:webHidden/>
          </w:rPr>
        </w:r>
        <w:r w:rsidR="00B961C2">
          <w:rPr>
            <w:noProof/>
            <w:webHidden/>
          </w:rPr>
          <w:fldChar w:fldCharType="separate"/>
        </w:r>
        <w:r w:rsidR="00B961C2">
          <w:rPr>
            <w:noProof/>
            <w:webHidden/>
          </w:rPr>
          <w:t>44</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905" w:history="1">
        <w:r w:rsidR="00B961C2" w:rsidRPr="00AD2550">
          <w:rPr>
            <w:rStyle w:val="Hyperlink"/>
            <w:rFonts w:ascii="Times New Roman" w:hAnsi="Times New Roman"/>
            <w:noProof/>
            <w:snapToGrid w:val="0"/>
            <w:w w:val="0"/>
          </w:rPr>
          <w:t>3.6.1.1</w:t>
        </w:r>
        <w:r w:rsidR="00B961C2">
          <w:rPr>
            <w:rFonts w:asciiTheme="minorHAnsi" w:eastAsiaTheme="minorEastAsia" w:hAnsiTheme="minorHAnsi" w:cstheme="minorBidi"/>
            <w:noProof/>
            <w:sz w:val="22"/>
            <w:szCs w:val="22"/>
            <w:lang w:val="en-US"/>
          </w:rPr>
          <w:tab/>
        </w:r>
        <w:r w:rsidR="00B961C2" w:rsidRPr="00AD2550">
          <w:rPr>
            <w:rStyle w:val="Hyperlink"/>
            <w:noProof/>
          </w:rPr>
          <w:t>FR-8 Client Onboarding</w:t>
        </w:r>
        <w:r w:rsidR="00B961C2">
          <w:rPr>
            <w:noProof/>
            <w:webHidden/>
          </w:rPr>
          <w:tab/>
        </w:r>
        <w:r w:rsidR="00B961C2">
          <w:rPr>
            <w:noProof/>
            <w:webHidden/>
          </w:rPr>
          <w:fldChar w:fldCharType="begin"/>
        </w:r>
        <w:r w:rsidR="00B961C2">
          <w:rPr>
            <w:noProof/>
            <w:webHidden/>
          </w:rPr>
          <w:instrText xml:space="preserve"> PAGEREF _Toc528055905 \h </w:instrText>
        </w:r>
        <w:r w:rsidR="00B961C2">
          <w:rPr>
            <w:noProof/>
            <w:webHidden/>
          </w:rPr>
        </w:r>
        <w:r w:rsidR="00B961C2">
          <w:rPr>
            <w:noProof/>
            <w:webHidden/>
          </w:rPr>
          <w:fldChar w:fldCharType="separate"/>
        </w:r>
        <w:r w:rsidR="00B961C2">
          <w:rPr>
            <w:noProof/>
            <w:webHidden/>
          </w:rPr>
          <w:t>44</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906" w:history="1">
        <w:r w:rsidR="00B961C2" w:rsidRPr="00AD2550">
          <w:rPr>
            <w:rStyle w:val="Hyperlink"/>
            <w:rFonts w:ascii="Times New Roman" w:hAnsi="Times New Roman"/>
            <w:noProof/>
            <w:snapToGrid w:val="0"/>
            <w:w w:val="0"/>
          </w:rPr>
          <w:t>3.6.1.2</w:t>
        </w:r>
        <w:r w:rsidR="00B961C2">
          <w:rPr>
            <w:rFonts w:asciiTheme="minorHAnsi" w:eastAsiaTheme="minorEastAsia" w:hAnsiTheme="minorHAnsi" w:cstheme="minorBidi"/>
            <w:noProof/>
            <w:sz w:val="22"/>
            <w:szCs w:val="22"/>
            <w:lang w:val="en-US"/>
          </w:rPr>
          <w:tab/>
        </w:r>
        <w:r w:rsidR="00B961C2" w:rsidRPr="00AD2550">
          <w:rPr>
            <w:rStyle w:val="Hyperlink"/>
            <w:noProof/>
          </w:rPr>
          <w:t>FR-9 Payer Portal View</w:t>
        </w:r>
        <w:r w:rsidR="00B961C2">
          <w:rPr>
            <w:noProof/>
            <w:webHidden/>
          </w:rPr>
          <w:tab/>
        </w:r>
        <w:r w:rsidR="00B961C2">
          <w:rPr>
            <w:noProof/>
            <w:webHidden/>
          </w:rPr>
          <w:fldChar w:fldCharType="begin"/>
        </w:r>
        <w:r w:rsidR="00B961C2">
          <w:rPr>
            <w:noProof/>
            <w:webHidden/>
          </w:rPr>
          <w:instrText xml:space="preserve"> PAGEREF _Toc528055906 \h </w:instrText>
        </w:r>
        <w:r w:rsidR="00B961C2">
          <w:rPr>
            <w:noProof/>
            <w:webHidden/>
          </w:rPr>
        </w:r>
        <w:r w:rsidR="00B961C2">
          <w:rPr>
            <w:noProof/>
            <w:webHidden/>
          </w:rPr>
          <w:fldChar w:fldCharType="separate"/>
        </w:r>
        <w:r w:rsidR="00B961C2">
          <w:rPr>
            <w:noProof/>
            <w:webHidden/>
          </w:rPr>
          <w:t>45</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907" w:history="1">
        <w:r w:rsidR="00B961C2" w:rsidRPr="00AD2550">
          <w:rPr>
            <w:rStyle w:val="Hyperlink"/>
            <w:rFonts w:ascii="Times New Roman" w:eastAsia="Calibri" w:hAnsi="Times New Roman"/>
            <w:noProof/>
            <w:snapToGrid w:val="0"/>
            <w:w w:val="0"/>
          </w:rPr>
          <w:t>3.6.1.3</w:t>
        </w:r>
        <w:r w:rsidR="00B961C2">
          <w:rPr>
            <w:rFonts w:asciiTheme="minorHAnsi" w:eastAsiaTheme="minorEastAsia" w:hAnsiTheme="minorHAnsi" w:cstheme="minorBidi"/>
            <w:noProof/>
            <w:sz w:val="22"/>
            <w:szCs w:val="22"/>
            <w:lang w:val="en-US"/>
          </w:rPr>
          <w:tab/>
        </w:r>
        <w:r w:rsidR="00B961C2" w:rsidRPr="00AD2550">
          <w:rPr>
            <w:rStyle w:val="Hyperlink"/>
            <w:noProof/>
          </w:rPr>
          <w:t>FR-10 Cancel Payment</w:t>
        </w:r>
        <w:r w:rsidR="00B961C2">
          <w:rPr>
            <w:noProof/>
            <w:webHidden/>
          </w:rPr>
          <w:tab/>
        </w:r>
        <w:r w:rsidR="00B961C2">
          <w:rPr>
            <w:noProof/>
            <w:webHidden/>
          </w:rPr>
          <w:fldChar w:fldCharType="begin"/>
        </w:r>
        <w:r w:rsidR="00B961C2">
          <w:rPr>
            <w:noProof/>
            <w:webHidden/>
          </w:rPr>
          <w:instrText xml:space="preserve"> PAGEREF _Toc528055907 \h </w:instrText>
        </w:r>
        <w:r w:rsidR="00B961C2">
          <w:rPr>
            <w:noProof/>
            <w:webHidden/>
          </w:rPr>
        </w:r>
        <w:r w:rsidR="00B961C2">
          <w:rPr>
            <w:noProof/>
            <w:webHidden/>
          </w:rPr>
          <w:fldChar w:fldCharType="separate"/>
        </w:r>
        <w:r w:rsidR="00B961C2">
          <w:rPr>
            <w:noProof/>
            <w:webHidden/>
          </w:rPr>
          <w:t>45</w:t>
        </w:r>
        <w:r w:rsidR="00B961C2">
          <w:rPr>
            <w:noProof/>
            <w:webHidden/>
          </w:rPr>
          <w:fldChar w:fldCharType="end"/>
        </w:r>
      </w:hyperlink>
    </w:p>
    <w:p w:rsidR="00B961C2" w:rsidRDefault="0050705F">
      <w:pPr>
        <w:pStyle w:val="TOC3"/>
        <w:tabs>
          <w:tab w:val="left" w:pos="1080"/>
          <w:tab w:val="right" w:leader="dot" w:pos="10070"/>
        </w:tabs>
        <w:rPr>
          <w:rFonts w:asciiTheme="minorHAnsi" w:eastAsiaTheme="minorEastAsia" w:hAnsiTheme="minorHAnsi" w:cstheme="minorBidi"/>
          <w:noProof/>
          <w:sz w:val="22"/>
          <w:szCs w:val="22"/>
          <w:lang w:val="en-US"/>
        </w:rPr>
      </w:pPr>
      <w:hyperlink w:anchor="_Toc528055908" w:history="1">
        <w:r w:rsidR="00B961C2" w:rsidRPr="00AD2550">
          <w:rPr>
            <w:rStyle w:val="Hyperlink"/>
            <w:rFonts w:ascii="Times New Roman" w:hAnsi="Times New Roman"/>
            <w:noProof/>
            <w:snapToGrid w:val="0"/>
            <w:w w:val="0"/>
          </w:rPr>
          <w:t>3.6.2</w:t>
        </w:r>
        <w:r w:rsidR="00B961C2">
          <w:rPr>
            <w:rFonts w:asciiTheme="minorHAnsi" w:eastAsiaTheme="minorEastAsia" w:hAnsiTheme="minorHAnsi" w:cstheme="minorBidi"/>
            <w:noProof/>
            <w:sz w:val="22"/>
            <w:szCs w:val="22"/>
            <w:lang w:val="en-US"/>
          </w:rPr>
          <w:tab/>
        </w:r>
        <w:r w:rsidR="00B961C2" w:rsidRPr="00AD2550">
          <w:rPr>
            <w:rStyle w:val="Hyperlink"/>
            <w:noProof/>
          </w:rPr>
          <w:t>Consumer Portal</w:t>
        </w:r>
        <w:r w:rsidR="00B961C2">
          <w:rPr>
            <w:noProof/>
            <w:webHidden/>
          </w:rPr>
          <w:tab/>
        </w:r>
        <w:r w:rsidR="00B961C2">
          <w:rPr>
            <w:noProof/>
            <w:webHidden/>
          </w:rPr>
          <w:fldChar w:fldCharType="begin"/>
        </w:r>
        <w:r w:rsidR="00B961C2">
          <w:rPr>
            <w:noProof/>
            <w:webHidden/>
          </w:rPr>
          <w:instrText xml:space="preserve"> PAGEREF _Toc528055908 \h </w:instrText>
        </w:r>
        <w:r w:rsidR="00B961C2">
          <w:rPr>
            <w:noProof/>
            <w:webHidden/>
          </w:rPr>
        </w:r>
        <w:r w:rsidR="00B961C2">
          <w:rPr>
            <w:noProof/>
            <w:webHidden/>
          </w:rPr>
          <w:fldChar w:fldCharType="separate"/>
        </w:r>
        <w:r w:rsidR="00B961C2">
          <w:rPr>
            <w:noProof/>
            <w:webHidden/>
          </w:rPr>
          <w:t>45</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909" w:history="1">
        <w:r w:rsidR="00B961C2" w:rsidRPr="00AD2550">
          <w:rPr>
            <w:rStyle w:val="Hyperlink"/>
            <w:rFonts w:ascii="Times New Roman" w:hAnsi="Times New Roman"/>
            <w:noProof/>
            <w:snapToGrid w:val="0"/>
            <w:w w:val="0"/>
          </w:rPr>
          <w:t>3.6.2.1</w:t>
        </w:r>
        <w:r w:rsidR="00B961C2">
          <w:rPr>
            <w:rFonts w:asciiTheme="minorHAnsi" w:eastAsiaTheme="minorEastAsia" w:hAnsiTheme="minorHAnsi" w:cstheme="minorBidi"/>
            <w:noProof/>
            <w:sz w:val="22"/>
            <w:szCs w:val="22"/>
            <w:lang w:val="en-US"/>
          </w:rPr>
          <w:tab/>
        </w:r>
        <w:r w:rsidR="00B961C2" w:rsidRPr="00AD2550">
          <w:rPr>
            <w:rStyle w:val="Hyperlink"/>
            <w:noProof/>
          </w:rPr>
          <w:t>FR-11 Campaign Launch &amp; Reminder</w:t>
        </w:r>
        <w:r w:rsidR="00B961C2">
          <w:rPr>
            <w:noProof/>
            <w:webHidden/>
          </w:rPr>
          <w:tab/>
        </w:r>
        <w:r w:rsidR="00B961C2">
          <w:rPr>
            <w:noProof/>
            <w:webHidden/>
          </w:rPr>
          <w:fldChar w:fldCharType="begin"/>
        </w:r>
        <w:r w:rsidR="00B961C2">
          <w:rPr>
            <w:noProof/>
            <w:webHidden/>
          </w:rPr>
          <w:instrText xml:space="preserve"> PAGEREF _Toc528055909 \h </w:instrText>
        </w:r>
        <w:r w:rsidR="00B961C2">
          <w:rPr>
            <w:noProof/>
            <w:webHidden/>
          </w:rPr>
        </w:r>
        <w:r w:rsidR="00B961C2">
          <w:rPr>
            <w:noProof/>
            <w:webHidden/>
          </w:rPr>
          <w:fldChar w:fldCharType="separate"/>
        </w:r>
        <w:r w:rsidR="00B961C2">
          <w:rPr>
            <w:noProof/>
            <w:webHidden/>
          </w:rPr>
          <w:t>46</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910" w:history="1">
        <w:r w:rsidR="00B961C2" w:rsidRPr="00AD2550">
          <w:rPr>
            <w:rStyle w:val="Hyperlink"/>
            <w:rFonts w:ascii="Times New Roman" w:hAnsi="Times New Roman"/>
            <w:noProof/>
            <w:snapToGrid w:val="0"/>
            <w:w w:val="0"/>
          </w:rPr>
          <w:t>3.6.2.2</w:t>
        </w:r>
        <w:r w:rsidR="00B961C2">
          <w:rPr>
            <w:rFonts w:asciiTheme="minorHAnsi" w:eastAsiaTheme="minorEastAsia" w:hAnsiTheme="minorHAnsi" w:cstheme="minorBidi"/>
            <w:noProof/>
            <w:sz w:val="22"/>
            <w:szCs w:val="22"/>
            <w:lang w:val="en-US"/>
          </w:rPr>
          <w:tab/>
        </w:r>
        <w:r w:rsidR="00B961C2" w:rsidRPr="00AD2550">
          <w:rPr>
            <w:rStyle w:val="Hyperlink"/>
            <w:noProof/>
          </w:rPr>
          <w:t>FR-12 Payee Authentication</w:t>
        </w:r>
        <w:r w:rsidR="00B961C2">
          <w:rPr>
            <w:noProof/>
            <w:webHidden/>
          </w:rPr>
          <w:tab/>
        </w:r>
        <w:r w:rsidR="00B961C2">
          <w:rPr>
            <w:noProof/>
            <w:webHidden/>
          </w:rPr>
          <w:fldChar w:fldCharType="begin"/>
        </w:r>
        <w:r w:rsidR="00B961C2">
          <w:rPr>
            <w:noProof/>
            <w:webHidden/>
          </w:rPr>
          <w:instrText xml:space="preserve"> PAGEREF _Toc528055910 \h </w:instrText>
        </w:r>
        <w:r w:rsidR="00B961C2">
          <w:rPr>
            <w:noProof/>
            <w:webHidden/>
          </w:rPr>
        </w:r>
        <w:r w:rsidR="00B961C2">
          <w:rPr>
            <w:noProof/>
            <w:webHidden/>
          </w:rPr>
          <w:fldChar w:fldCharType="separate"/>
        </w:r>
        <w:r w:rsidR="00B961C2">
          <w:rPr>
            <w:noProof/>
            <w:webHidden/>
          </w:rPr>
          <w:t>46</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911" w:history="1">
        <w:r w:rsidR="00B961C2" w:rsidRPr="00AD2550">
          <w:rPr>
            <w:rStyle w:val="Hyperlink"/>
            <w:rFonts w:ascii="Times New Roman" w:hAnsi="Times New Roman"/>
            <w:noProof/>
            <w:snapToGrid w:val="0"/>
            <w:w w:val="0"/>
          </w:rPr>
          <w:t>3.6.2.3</w:t>
        </w:r>
        <w:r w:rsidR="00B961C2">
          <w:rPr>
            <w:rFonts w:asciiTheme="minorHAnsi" w:eastAsiaTheme="minorEastAsia" w:hAnsiTheme="minorHAnsi" w:cstheme="minorBidi"/>
            <w:noProof/>
            <w:sz w:val="22"/>
            <w:szCs w:val="22"/>
            <w:lang w:val="en-US"/>
          </w:rPr>
          <w:tab/>
        </w:r>
        <w:r w:rsidR="00B961C2" w:rsidRPr="00AD2550">
          <w:rPr>
            <w:rStyle w:val="Hyperlink"/>
            <w:noProof/>
          </w:rPr>
          <w:t>Fr-13 Payee –Create Login Credentials</w:t>
        </w:r>
        <w:r w:rsidR="00B961C2">
          <w:rPr>
            <w:noProof/>
            <w:webHidden/>
          </w:rPr>
          <w:tab/>
        </w:r>
        <w:r w:rsidR="00B961C2">
          <w:rPr>
            <w:noProof/>
            <w:webHidden/>
          </w:rPr>
          <w:fldChar w:fldCharType="begin"/>
        </w:r>
        <w:r w:rsidR="00B961C2">
          <w:rPr>
            <w:noProof/>
            <w:webHidden/>
          </w:rPr>
          <w:instrText xml:space="preserve"> PAGEREF _Toc528055911 \h </w:instrText>
        </w:r>
        <w:r w:rsidR="00B961C2">
          <w:rPr>
            <w:noProof/>
            <w:webHidden/>
          </w:rPr>
        </w:r>
        <w:r w:rsidR="00B961C2">
          <w:rPr>
            <w:noProof/>
            <w:webHidden/>
          </w:rPr>
          <w:fldChar w:fldCharType="separate"/>
        </w:r>
        <w:r w:rsidR="00B961C2">
          <w:rPr>
            <w:noProof/>
            <w:webHidden/>
          </w:rPr>
          <w:t>46</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912" w:history="1">
        <w:r w:rsidR="00B961C2" w:rsidRPr="00AD2550">
          <w:rPr>
            <w:rStyle w:val="Hyperlink"/>
            <w:rFonts w:ascii="Times New Roman" w:hAnsi="Times New Roman"/>
            <w:noProof/>
            <w:snapToGrid w:val="0"/>
            <w:w w:val="0"/>
          </w:rPr>
          <w:t>3.6.2.4</w:t>
        </w:r>
        <w:r w:rsidR="00B961C2">
          <w:rPr>
            <w:rFonts w:asciiTheme="minorHAnsi" w:eastAsiaTheme="minorEastAsia" w:hAnsiTheme="minorHAnsi" w:cstheme="minorBidi"/>
            <w:noProof/>
            <w:sz w:val="22"/>
            <w:szCs w:val="22"/>
            <w:lang w:val="en-US"/>
          </w:rPr>
          <w:tab/>
        </w:r>
        <w:r w:rsidR="00B961C2" w:rsidRPr="00AD2550">
          <w:rPr>
            <w:rStyle w:val="Hyperlink"/>
            <w:noProof/>
          </w:rPr>
          <w:t>Fr-14 Update Payment Preference</w:t>
        </w:r>
        <w:r w:rsidR="00B961C2">
          <w:rPr>
            <w:noProof/>
            <w:webHidden/>
          </w:rPr>
          <w:tab/>
        </w:r>
        <w:r w:rsidR="00B961C2">
          <w:rPr>
            <w:noProof/>
            <w:webHidden/>
          </w:rPr>
          <w:fldChar w:fldCharType="begin"/>
        </w:r>
        <w:r w:rsidR="00B961C2">
          <w:rPr>
            <w:noProof/>
            <w:webHidden/>
          </w:rPr>
          <w:instrText xml:space="preserve"> PAGEREF _Toc528055912 \h </w:instrText>
        </w:r>
        <w:r w:rsidR="00B961C2">
          <w:rPr>
            <w:noProof/>
            <w:webHidden/>
          </w:rPr>
        </w:r>
        <w:r w:rsidR="00B961C2">
          <w:rPr>
            <w:noProof/>
            <w:webHidden/>
          </w:rPr>
          <w:fldChar w:fldCharType="separate"/>
        </w:r>
        <w:r w:rsidR="00B961C2">
          <w:rPr>
            <w:noProof/>
            <w:webHidden/>
          </w:rPr>
          <w:t>47</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913" w:history="1">
        <w:r w:rsidR="00B961C2" w:rsidRPr="00AD2550">
          <w:rPr>
            <w:rStyle w:val="Hyperlink"/>
            <w:rFonts w:ascii="Times New Roman" w:hAnsi="Times New Roman"/>
            <w:noProof/>
            <w:snapToGrid w:val="0"/>
            <w:w w:val="0"/>
          </w:rPr>
          <w:t>3.6.2.5</w:t>
        </w:r>
        <w:r w:rsidR="00B961C2">
          <w:rPr>
            <w:rFonts w:asciiTheme="minorHAnsi" w:eastAsiaTheme="minorEastAsia" w:hAnsiTheme="minorHAnsi" w:cstheme="minorBidi"/>
            <w:noProof/>
            <w:sz w:val="22"/>
            <w:szCs w:val="22"/>
            <w:lang w:val="en-US"/>
          </w:rPr>
          <w:tab/>
        </w:r>
        <w:r w:rsidR="00B961C2" w:rsidRPr="00AD2550">
          <w:rPr>
            <w:rStyle w:val="Hyperlink"/>
            <w:noProof/>
          </w:rPr>
          <w:t>Fr-15 Consumer profile access post enrolment</w:t>
        </w:r>
        <w:r w:rsidR="00B961C2">
          <w:rPr>
            <w:noProof/>
            <w:webHidden/>
          </w:rPr>
          <w:tab/>
        </w:r>
        <w:r w:rsidR="00B961C2">
          <w:rPr>
            <w:noProof/>
            <w:webHidden/>
          </w:rPr>
          <w:fldChar w:fldCharType="begin"/>
        </w:r>
        <w:r w:rsidR="00B961C2">
          <w:rPr>
            <w:noProof/>
            <w:webHidden/>
          </w:rPr>
          <w:instrText xml:space="preserve"> PAGEREF _Toc528055913 \h </w:instrText>
        </w:r>
        <w:r w:rsidR="00B961C2">
          <w:rPr>
            <w:noProof/>
            <w:webHidden/>
          </w:rPr>
        </w:r>
        <w:r w:rsidR="00B961C2">
          <w:rPr>
            <w:noProof/>
            <w:webHidden/>
          </w:rPr>
          <w:fldChar w:fldCharType="separate"/>
        </w:r>
        <w:r w:rsidR="00B961C2">
          <w:rPr>
            <w:noProof/>
            <w:webHidden/>
          </w:rPr>
          <w:t>47</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914" w:history="1">
        <w:r w:rsidR="00B961C2" w:rsidRPr="00AD2550">
          <w:rPr>
            <w:rStyle w:val="Hyperlink"/>
            <w:rFonts w:ascii="Times New Roman" w:hAnsi="Times New Roman"/>
            <w:noProof/>
            <w:snapToGrid w:val="0"/>
            <w:w w:val="0"/>
          </w:rPr>
          <w:t>3.6.2.6</w:t>
        </w:r>
        <w:r w:rsidR="00B961C2">
          <w:rPr>
            <w:rFonts w:asciiTheme="minorHAnsi" w:eastAsiaTheme="minorEastAsia" w:hAnsiTheme="minorHAnsi" w:cstheme="minorBidi"/>
            <w:noProof/>
            <w:sz w:val="22"/>
            <w:szCs w:val="22"/>
            <w:lang w:val="en-US"/>
          </w:rPr>
          <w:tab/>
        </w:r>
        <w:r w:rsidR="00B961C2" w:rsidRPr="00AD2550">
          <w:rPr>
            <w:rStyle w:val="Hyperlink"/>
            <w:noProof/>
          </w:rPr>
          <w:t>Fr-16 Payment Authentication</w:t>
        </w:r>
        <w:r w:rsidR="00B961C2">
          <w:rPr>
            <w:noProof/>
            <w:webHidden/>
          </w:rPr>
          <w:tab/>
        </w:r>
        <w:r w:rsidR="00B961C2">
          <w:rPr>
            <w:noProof/>
            <w:webHidden/>
          </w:rPr>
          <w:fldChar w:fldCharType="begin"/>
        </w:r>
        <w:r w:rsidR="00B961C2">
          <w:rPr>
            <w:noProof/>
            <w:webHidden/>
          </w:rPr>
          <w:instrText xml:space="preserve"> PAGEREF _Toc528055914 \h </w:instrText>
        </w:r>
        <w:r w:rsidR="00B961C2">
          <w:rPr>
            <w:noProof/>
            <w:webHidden/>
          </w:rPr>
        </w:r>
        <w:r w:rsidR="00B961C2">
          <w:rPr>
            <w:noProof/>
            <w:webHidden/>
          </w:rPr>
          <w:fldChar w:fldCharType="separate"/>
        </w:r>
        <w:r w:rsidR="00B961C2">
          <w:rPr>
            <w:noProof/>
            <w:webHidden/>
          </w:rPr>
          <w:t>47</w:t>
        </w:r>
        <w:r w:rsidR="00B961C2">
          <w:rPr>
            <w:noProof/>
            <w:webHidden/>
          </w:rPr>
          <w:fldChar w:fldCharType="end"/>
        </w:r>
      </w:hyperlink>
    </w:p>
    <w:p w:rsidR="00B961C2" w:rsidRDefault="0050705F">
      <w:pPr>
        <w:pStyle w:val="TOC2"/>
        <w:tabs>
          <w:tab w:val="left" w:pos="720"/>
          <w:tab w:val="right" w:leader="dot" w:pos="10070"/>
        </w:tabs>
        <w:rPr>
          <w:rFonts w:asciiTheme="minorHAnsi" w:eastAsiaTheme="minorEastAsia" w:hAnsiTheme="minorHAnsi" w:cstheme="minorBidi"/>
          <w:iCs w:val="0"/>
          <w:noProof/>
          <w:sz w:val="22"/>
          <w:szCs w:val="22"/>
          <w:lang w:val="en-US"/>
        </w:rPr>
      </w:pPr>
      <w:hyperlink w:anchor="_Toc528055915" w:history="1">
        <w:r w:rsidR="00B961C2" w:rsidRPr="00AD2550">
          <w:rPr>
            <w:rStyle w:val="Hyperlink"/>
            <w:rFonts w:ascii="Times New Roman" w:hAnsi="Times New Roman"/>
            <w:noProof/>
            <w:snapToGrid w:val="0"/>
            <w:w w:val="0"/>
          </w:rPr>
          <w:t>3.7</w:t>
        </w:r>
        <w:r w:rsidR="00B961C2">
          <w:rPr>
            <w:rFonts w:asciiTheme="minorHAnsi" w:eastAsiaTheme="minorEastAsia" w:hAnsiTheme="minorHAnsi" w:cstheme="minorBidi"/>
            <w:iCs w:val="0"/>
            <w:noProof/>
            <w:sz w:val="22"/>
            <w:szCs w:val="22"/>
            <w:lang w:val="en-US"/>
          </w:rPr>
          <w:tab/>
        </w:r>
        <w:r w:rsidR="00B961C2" w:rsidRPr="00AD2550">
          <w:rPr>
            <w:rStyle w:val="Hyperlink"/>
            <w:noProof/>
          </w:rPr>
          <w:t>Fr-17 Reconciliation file</w:t>
        </w:r>
        <w:r w:rsidR="00B961C2">
          <w:rPr>
            <w:noProof/>
            <w:webHidden/>
          </w:rPr>
          <w:tab/>
        </w:r>
        <w:r w:rsidR="00B961C2">
          <w:rPr>
            <w:noProof/>
            <w:webHidden/>
          </w:rPr>
          <w:fldChar w:fldCharType="begin"/>
        </w:r>
        <w:r w:rsidR="00B961C2">
          <w:rPr>
            <w:noProof/>
            <w:webHidden/>
          </w:rPr>
          <w:instrText xml:space="preserve"> PAGEREF _Toc528055915 \h </w:instrText>
        </w:r>
        <w:r w:rsidR="00B961C2">
          <w:rPr>
            <w:noProof/>
            <w:webHidden/>
          </w:rPr>
        </w:r>
        <w:r w:rsidR="00B961C2">
          <w:rPr>
            <w:noProof/>
            <w:webHidden/>
          </w:rPr>
          <w:fldChar w:fldCharType="separate"/>
        </w:r>
        <w:r w:rsidR="00B961C2">
          <w:rPr>
            <w:noProof/>
            <w:webHidden/>
          </w:rPr>
          <w:t>47</w:t>
        </w:r>
        <w:r w:rsidR="00B961C2">
          <w:rPr>
            <w:noProof/>
            <w:webHidden/>
          </w:rPr>
          <w:fldChar w:fldCharType="end"/>
        </w:r>
      </w:hyperlink>
    </w:p>
    <w:p w:rsidR="00B961C2" w:rsidRDefault="0050705F">
      <w:pPr>
        <w:pStyle w:val="TOC2"/>
        <w:tabs>
          <w:tab w:val="left" w:pos="720"/>
          <w:tab w:val="right" w:leader="dot" w:pos="10070"/>
        </w:tabs>
        <w:rPr>
          <w:rFonts w:asciiTheme="minorHAnsi" w:eastAsiaTheme="minorEastAsia" w:hAnsiTheme="minorHAnsi" w:cstheme="minorBidi"/>
          <w:iCs w:val="0"/>
          <w:noProof/>
          <w:sz w:val="22"/>
          <w:szCs w:val="22"/>
          <w:lang w:val="en-US"/>
        </w:rPr>
      </w:pPr>
      <w:hyperlink w:anchor="_Toc528055916" w:history="1">
        <w:r w:rsidR="00B961C2" w:rsidRPr="00AD2550">
          <w:rPr>
            <w:rStyle w:val="Hyperlink"/>
            <w:rFonts w:ascii="Times New Roman" w:hAnsi="Times New Roman"/>
            <w:noProof/>
            <w:snapToGrid w:val="0"/>
            <w:w w:val="0"/>
          </w:rPr>
          <w:t>3.8</w:t>
        </w:r>
        <w:r w:rsidR="00B961C2">
          <w:rPr>
            <w:rFonts w:asciiTheme="minorHAnsi" w:eastAsiaTheme="minorEastAsia" w:hAnsiTheme="minorHAnsi" w:cstheme="minorBidi"/>
            <w:iCs w:val="0"/>
            <w:noProof/>
            <w:sz w:val="22"/>
            <w:szCs w:val="22"/>
            <w:lang w:val="en-US"/>
          </w:rPr>
          <w:tab/>
        </w:r>
        <w:r w:rsidR="00B961C2" w:rsidRPr="00AD2550">
          <w:rPr>
            <w:rStyle w:val="Hyperlink"/>
            <w:noProof/>
          </w:rPr>
          <w:t>Fr-18 Reports</w:t>
        </w:r>
        <w:r w:rsidR="00B961C2">
          <w:rPr>
            <w:noProof/>
            <w:webHidden/>
          </w:rPr>
          <w:tab/>
        </w:r>
        <w:r w:rsidR="00B961C2">
          <w:rPr>
            <w:noProof/>
            <w:webHidden/>
          </w:rPr>
          <w:fldChar w:fldCharType="begin"/>
        </w:r>
        <w:r w:rsidR="00B961C2">
          <w:rPr>
            <w:noProof/>
            <w:webHidden/>
          </w:rPr>
          <w:instrText xml:space="preserve"> PAGEREF _Toc528055916 \h </w:instrText>
        </w:r>
        <w:r w:rsidR="00B961C2">
          <w:rPr>
            <w:noProof/>
            <w:webHidden/>
          </w:rPr>
        </w:r>
        <w:r w:rsidR="00B961C2">
          <w:rPr>
            <w:noProof/>
            <w:webHidden/>
          </w:rPr>
          <w:fldChar w:fldCharType="separate"/>
        </w:r>
        <w:r w:rsidR="00B961C2">
          <w:rPr>
            <w:noProof/>
            <w:webHidden/>
          </w:rPr>
          <w:t>48</w:t>
        </w:r>
        <w:r w:rsidR="00B961C2">
          <w:rPr>
            <w:noProof/>
            <w:webHidden/>
          </w:rPr>
          <w:fldChar w:fldCharType="end"/>
        </w:r>
      </w:hyperlink>
    </w:p>
    <w:p w:rsidR="00B961C2" w:rsidRDefault="0050705F">
      <w:pPr>
        <w:pStyle w:val="TOC1"/>
        <w:tabs>
          <w:tab w:val="left" w:pos="360"/>
          <w:tab w:val="right" w:leader="dot" w:pos="10070"/>
        </w:tabs>
        <w:rPr>
          <w:rFonts w:asciiTheme="minorHAnsi" w:eastAsiaTheme="minorEastAsia" w:hAnsiTheme="minorHAnsi" w:cstheme="minorBidi"/>
          <w:bCs w:val="0"/>
          <w:noProof/>
          <w:sz w:val="22"/>
          <w:szCs w:val="22"/>
          <w:lang w:val="en-US"/>
        </w:rPr>
      </w:pPr>
      <w:hyperlink w:anchor="_Toc528055917" w:history="1">
        <w:r w:rsidR="00B961C2" w:rsidRPr="00AD2550">
          <w:rPr>
            <w:rStyle w:val="Hyperlink"/>
            <w:noProof/>
          </w:rPr>
          <w:t>4</w:t>
        </w:r>
        <w:r w:rsidR="00B961C2">
          <w:rPr>
            <w:rFonts w:asciiTheme="minorHAnsi" w:eastAsiaTheme="minorEastAsia" w:hAnsiTheme="minorHAnsi" w:cstheme="minorBidi"/>
            <w:bCs w:val="0"/>
            <w:noProof/>
            <w:sz w:val="22"/>
            <w:szCs w:val="22"/>
            <w:lang w:val="en-US"/>
          </w:rPr>
          <w:tab/>
        </w:r>
        <w:r w:rsidR="00B961C2" w:rsidRPr="00AD2550">
          <w:rPr>
            <w:rStyle w:val="Hyperlink"/>
            <w:noProof/>
          </w:rPr>
          <w:t>Workflows</w:t>
        </w:r>
        <w:r w:rsidR="00B961C2">
          <w:rPr>
            <w:noProof/>
            <w:webHidden/>
          </w:rPr>
          <w:tab/>
        </w:r>
        <w:r w:rsidR="00B961C2">
          <w:rPr>
            <w:noProof/>
            <w:webHidden/>
          </w:rPr>
          <w:fldChar w:fldCharType="begin"/>
        </w:r>
        <w:r w:rsidR="00B961C2">
          <w:rPr>
            <w:noProof/>
            <w:webHidden/>
          </w:rPr>
          <w:instrText xml:space="preserve"> PAGEREF _Toc528055917 \h </w:instrText>
        </w:r>
        <w:r w:rsidR="00B961C2">
          <w:rPr>
            <w:noProof/>
            <w:webHidden/>
          </w:rPr>
        </w:r>
        <w:r w:rsidR="00B961C2">
          <w:rPr>
            <w:noProof/>
            <w:webHidden/>
          </w:rPr>
          <w:fldChar w:fldCharType="separate"/>
        </w:r>
        <w:r w:rsidR="00B961C2">
          <w:rPr>
            <w:noProof/>
            <w:webHidden/>
          </w:rPr>
          <w:t>49</w:t>
        </w:r>
        <w:r w:rsidR="00B961C2">
          <w:rPr>
            <w:noProof/>
            <w:webHidden/>
          </w:rPr>
          <w:fldChar w:fldCharType="end"/>
        </w:r>
      </w:hyperlink>
    </w:p>
    <w:p w:rsidR="00B961C2" w:rsidRDefault="0050705F">
      <w:pPr>
        <w:pStyle w:val="TOC2"/>
        <w:tabs>
          <w:tab w:val="left" w:pos="720"/>
          <w:tab w:val="right" w:leader="dot" w:pos="10070"/>
        </w:tabs>
        <w:rPr>
          <w:rFonts w:asciiTheme="minorHAnsi" w:eastAsiaTheme="minorEastAsia" w:hAnsiTheme="minorHAnsi" w:cstheme="minorBidi"/>
          <w:iCs w:val="0"/>
          <w:noProof/>
          <w:sz w:val="22"/>
          <w:szCs w:val="22"/>
          <w:lang w:val="en-US"/>
        </w:rPr>
      </w:pPr>
      <w:hyperlink w:anchor="_Toc528055918" w:history="1">
        <w:r w:rsidR="00B961C2" w:rsidRPr="00AD2550">
          <w:rPr>
            <w:rStyle w:val="Hyperlink"/>
            <w:rFonts w:ascii="Times New Roman" w:hAnsi="Times New Roman"/>
            <w:noProof/>
            <w:snapToGrid w:val="0"/>
            <w:w w:val="0"/>
          </w:rPr>
          <w:t>4.1</w:t>
        </w:r>
        <w:r w:rsidR="00B961C2">
          <w:rPr>
            <w:rFonts w:asciiTheme="minorHAnsi" w:eastAsiaTheme="minorEastAsia" w:hAnsiTheme="minorHAnsi" w:cstheme="minorBidi"/>
            <w:iCs w:val="0"/>
            <w:noProof/>
            <w:sz w:val="22"/>
            <w:szCs w:val="22"/>
            <w:lang w:val="en-US"/>
          </w:rPr>
          <w:tab/>
        </w:r>
        <w:r w:rsidR="00B961C2" w:rsidRPr="00AD2550">
          <w:rPr>
            <w:rStyle w:val="Hyperlink"/>
            <w:noProof/>
          </w:rPr>
          <w:t>File Submission Workflow (Workflow 1)</w:t>
        </w:r>
        <w:r w:rsidR="00B961C2">
          <w:rPr>
            <w:noProof/>
            <w:webHidden/>
          </w:rPr>
          <w:tab/>
        </w:r>
        <w:r w:rsidR="00B961C2">
          <w:rPr>
            <w:noProof/>
            <w:webHidden/>
          </w:rPr>
          <w:fldChar w:fldCharType="begin"/>
        </w:r>
        <w:r w:rsidR="00B961C2">
          <w:rPr>
            <w:noProof/>
            <w:webHidden/>
          </w:rPr>
          <w:instrText xml:space="preserve"> PAGEREF _Toc528055918 \h </w:instrText>
        </w:r>
        <w:r w:rsidR="00B961C2">
          <w:rPr>
            <w:noProof/>
            <w:webHidden/>
          </w:rPr>
        </w:r>
        <w:r w:rsidR="00B961C2">
          <w:rPr>
            <w:noProof/>
            <w:webHidden/>
          </w:rPr>
          <w:fldChar w:fldCharType="separate"/>
        </w:r>
        <w:r w:rsidR="00B961C2">
          <w:rPr>
            <w:noProof/>
            <w:webHidden/>
          </w:rPr>
          <w:t>49</w:t>
        </w:r>
        <w:r w:rsidR="00B961C2">
          <w:rPr>
            <w:noProof/>
            <w:webHidden/>
          </w:rPr>
          <w:fldChar w:fldCharType="end"/>
        </w:r>
      </w:hyperlink>
    </w:p>
    <w:p w:rsidR="00B961C2" w:rsidRDefault="0050705F">
      <w:pPr>
        <w:pStyle w:val="TOC2"/>
        <w:tabs>
          <w:tab w:val="left" w:pos="720"/>
          <w:tab w:val="right" w:leader="dot" w:pos="10070"/>
        </w:tabs>
        <w:rPr>
          <w:rFonts w:asciiTheme="minorHAnsi" w:eastAsiaTheme="minorEastAsia" w:hAnsiTheme="minorHAnsi" w:cstheme="minorBidi"/>
          <w:iCs w:val="0"/>
          <w:noProof/>
          <w:sz w:val="22"/>
          <w:szCs w:val="22"/>
          <w:lang w:val="en-US"/>
        </w:rPr>
      </w:pPr>
      <w:hyperlink w:anchor="_Toc528055919" w:history="1">
        <w:r w:rsidR="00B961C2" w:rsidRPr="00AD2550">
          <w:rPr>
            <w:rStyle w:val="Hyperlink"/>
            <w:rFonts w:ascii="Times New Roman" w:hAnsi="Times New Roman"/>
            <w:noProof/>
            <w:snapToGrid w:val="0"/>
            <w:w w:val="0"/>
          </w:rPr>
          <w:t>4.2</w:t>
        </w:r>
        <w:r w:rsidR="00B961C2">
          <w:rPr>
            <w:rFonts w:asciiTheme="minorHAnsi" w:eastAsiaTheme="minorEastAsia" w:hAnsiTheme="minorHAnsi" w:cstheme="minorBidi"/>
            <w:iCs w:val="0"/>
            <w:noProof/>
            <w:sz w:val="22"/>
            <w:szCs w:val="22"/>
            <w:lang w:val="en-US"/>
          </w:rPr>
          <w:tab/>
        </w:r>
        <w:r w:rsidR="00B961C2" w:rsidRPr="00AD2550">
          <w:rPr>
            <w:rStyle w:val="Hyperlink"/>
            <w:noProof/>
          </w:rPr>
          <w:t>Campaign Standalone Processing (Workflow 2)</w:t>
        </w:r>
        <w:r w:rsidR="00B961C2">
          <w:rPr>
            <w:noProof/>
            <w:webHidden/>
          </w:rPr>
          <w:tab/>
        </w:r>
        <w:r w:rsidR="00B961C2">
          <w:rPr>
            <w:noProof/>
            <w:webHidden/>
          </w:rPr>
          <w:fldChar w:fldCharType="begin"/>
        </w:r>
        <w:r w:rsidR="00B961C2">
          <w:rPr>
            <w:noProof/>
            <w:webHidden/>
          </w:rPr>
          <w:instrText xml:space="preserve"> PAGEREF _Toc528055919 \h </w:instrText>
        </w:r>
        <w:r w:rsidR="00B961C2">
          <w:rPr>
            <w:noProof/>
            <w:webHidden/>
          </w:rPr>
        </w:r>
        <w:r w:rsidR="00B961C2">
          <w:rPr>
            <w:noProof/>
            <w:webHidden/>
          </w:rPr>
          <w:fldChar w:fldCharType="separate"/>
        </w:r>
        <w:r w:rsidR="00B961C2">
          <w:rPr>
            <w:noProof/>
            <w:webHidden/>
          </w:rPr>
          <w:t>49</w:t>
        </w:r>
        <w:r w:rsidR="00B961C2">
          <w:rPr>
            <w:noProof/>
            <w:webHidden/>
          </w:rPr>
          <w:fldChar w:fldCharType="end"/>
        </w:r>
      </w:hyperlink>
    </w:p>
    <w:p w:rsidR="00B961C2" w:rsidRDefault="0050705F">
      <w:pPr>
        <w:pStyle w:val="TOC2"/>
        <w:tabs>
          <w:tab w:val="left" w:pos="720"/>
          <w:tab w:val="right" w:leader="dot" w:pos="10070"/>
        </w:tabs>
        <w:rPr>
          <w:rFonts w:asciiTheme="minorHAnsi" w:eastAsiaTheme="minorEastAsia" w:hAnsiTheme="minorHAnsi" w:cstheme="minorBidi"/>
          <w:iCs w:val="0"/>
          <w:noProof/>
          <w:sz w:val="22"/>
          <w:szCs w:val="22"/>
          <w:lang w:val="en-US"/>
        </w:rPr>
      </w:pPr>
      <w:hyperlink w:anchor="_Toc528055920" w:history="1">
        <w:r w:rsidR="00B961C2" w:rsidRPr="00AD2550">
          <w:rPr>
            <w:rStyle w:val="Hyperlink"/>
            <w:rFonts w:ascii="Times New Roman" w:hAnsi="Times New Roman"/>
            <w:noProof/>
            <w:snapToGrid w:val="0"/>
            <w:w w:val="0"/>
          </w:rPr>
          <w:t>4.3</w:t>
        </w:r>
        <w:r w:rsidR="00B961C2">
          <w:rPr>
            <w:rFonts w:asciiTheme="minorHAnsi" w:eastAsiaTheme="minorEastAsia" w:hAnsiTheme="minorHAnsi" w:cstheme="minorBidi"/>
            <w:iCs w:val="0"/>
            <w:noProof/>
            <w:sz w:val="22"/>
            <w:szCs w:val="22"/>
            <w:lang w:val="en-US"/>
          </w:rPr>
          <w:tab/>
        </w:r>
        <w:r w:rsidR="00B961C2" w:rsidRPr="00AD2550">
          <w:rPr>
            <w:rStyle w:val="Hyperlink"/>
            <w:noProof/>
          </w:rPr>
          <w:t>Payment Processing : Payment Type is ”Blank” (Workflow 5)</w:t>
        </w:r>
        <w:r w:rsidR="00B961C2">
          <w:rPr>
            <w:noProof/>
            <w:webHidden/>
          </w:rPr>
          <w:tab/>
        </w:r>
        <w:r w:rsidR="00B961C2">
          <w:rPr>
            <w:noProof/>
            <w:webHidden/>
          </w:rPr>
          <w:fldChar w:fldCharType="begin"/>
        </w:r>
        <w:r w:rsidR="00B961C2">
          <w:rPr>
            <w:noProof/>
            <w:webHidden/>
          </w:rPr>
          <w:instrText xml:space="preserve"> PAGEREF _Toc528055920 \h </w:instrText>
        </w:r>
        <w:r w:rsidR="00B961C2">
          <w:rPr>
            <w:noProof/>
            <w:webHidden/>
          </w:rPr>
        </w:r>
        <w:r w:rsidR="00B961C2">
          <w:rPr>
            <w:noProof/>
            <w:webHidden/>
          </w:rPr>
          <w:fldChar w:fldCharType="separate"/>
        </w:r>
        <w:r w:rsidR="00B961C2">
          <w:rPr>
            <w:noProof/>
            <w:webHidden/>
          </w:rPr>
          <w:t>50</w:t>
        </w:r>
        <w:r w:rsidR="00B961C2">
          <w:rPr>
            <w:noProof/>
            <w:webHidden/>
          </w:rPr>
          <w:fldChar w:fldCharType="end"/>
        </w:r>
      </w:hyperlink>
    </w:p>
    <w:p w:rsidR="00B961C2" w:rsidRDefault="0050705F">
      <w:pPr>
        <w:pStyle w:val="TOC2"/>
        <w:tabs>
          <w:tab w:val="left" w:pos="720"/>
          <w:tab w:val="right" w:leader="dot" w:pos="10070"/>
        </w:tabs>
        <w:rPr>
          <w:rFonts w:asciiTheme="minorHAnsi" w:eastAsiaTheme="minorEastAsia" w:hAnsiTheme="minorHAnsi" w:cstheme="minorBidi"/>
          <w:iCs w:val="0"/>
          <w:noProof/>
          <w:sz w:val="22"/>
          <w:szCs w:val="22"/>
          <w:lang w:val="en-US"/>
        </w:rPr>
      </w:pPr>
      <w:hyperlink w:anchor="_Toc528055921" w:history="1">
        <w:r w:rsidR="00B961C2" w:rsidRPr="00AD2550">
          <w:rPr>
            <w:rStyle w:val="Hyperlink"/>
            <w:rFonts w:ascii="Times New Roman" w:hAnsi="Times New Roman"/>
            <w:noProof/>
            <w:snapToGrid w:val="0"/>
            <w:w w:val="0"/>
          </w:rPr>
          <w:t>4.4</w:t>
        </w:r>
        <w:r w:rsidR="00B961C2">
          <w:rPr>
            <w:rFonts w:asciiTheme="minorHAnsi" w:eastAsiaTheme="minorEastAsia" w:hAnsiTheme="minorHAnsi" w:cstheme="minorBidi"/>
            <w:iCs w:val="0"/>
            <w:noProof/>
            <w:sz w:val="22"/>
            <w:szCs w:val="22"/>
            <w:lang w:val="en-US"/>
          </w:rPr>
          <w:tab/>
        </w:r>
        <w:r w:rsidR="00B961C2" w:rsidRPr="00AD2550">
          <w:rPr>
            <w:rStyle w:val="Hyperlink"/>
            <w:noProof/>
          </w:rPr>
          <w:t>Profile Validation (Workflow 6)</w:t>
        </w:r>
        <w:r w:rsidR="00B961C2">
          <w:rPr>
            <w:noProof/>
            <w:webHidden/>
          </w:rPr>
          <w:tab/>
        </w:r>
        <w:r w:rsidR="00B961C2">
          <w:rPr>
            <w:noProof/>
            <w:webHidden/>
          </w:rPr>
          <w:fldChar w:fldCharType="begin"/>
        </w:r>
        <w:r w:rsidR="00B961C2">
          <w:rPr>
            <w:noProof/>
            <w:webHidden/>
          </w:rPr>
          <w:instrText xml:space="preserve"> PAGEREF _Toc528055921 \h </w:instrText>
        </w:r>
        <w:r w:rsidR="00B961C2">
          <w:rPr>
            <w:noProof/>
            <w:webHidden/>
          </w:rPr>
        </w:r>
        <w:r w:rsidR="00B961C2">
          <w:rPr>
            <w:noProof/>
            <w:webHidden/>
          </w:rPr>
          <w:fldChar w:fldCharType="separate"/>
        </w:r>
        <w:r w:rsidR="00B961C2">
          <w:rPr>
            <w:noProof/>
            <w:webHidden/>
          </w:rPr>
          <w:t>50</w:t>
        </w:r>
        <w:r w:rsidR="00B961C2">
          <w:rPr>
            <w:noProof/>
            <w:webHidden/>
          </w:rPr>
          <w:fldChar w:fldCharType="end"/>
        </w:r>
      </w:hyperlink>
    </w:p>
    <w:p w:rsidR="00B961C2" w:rsidRDefault="0050705F">
      <w:pPr>
        <w:pStyle w:val="TOC2"/>
        <w:tabs>
          <w:tab w:val="left" w:pos="720"/>
          <w:tab w:val="right" w:leader="dot" w:pos="10070"/>
        </w:tabs>
        <w:rPr>
          <w:rFonts w:asciiTheme="minorHAnsi" w:eastAsiaTheme="minorEastAsia" w:hAnsiTheme="minorHAnsi" w:cstheme="minorBidi"/>
          <w:iCs w:val="0"/>
          <w:noProof/>
          <w:sz w:val="22"/>
          <w:szCs w:val="22"/>
          <w:lang w:val="en-US"/>
        </w:rPr>
      </w:pPr>
      <w:hyperlink w:anchor="_Toc528055922" w:history="1">
        <w:r w:rsidR="00B961C2" w:rsidRPr="00AD2550">
          <w:rPr>
            <w:rStyle w:val="Hyperlink"/>
            <w:rFonts w:ascii="Times New Roman" w:hAnsi="Times New Roman"/>
            <w:noProof/>
            <w:snapToGrid w:val="0"/>
            <w:w w:val="0"/>
          </w:rPr>
          <w:t>4.5</w:t>
        </w:r>
        <w:r w:rsidR="00B961C2">
          <w:rPr>
            <w:rFonts w:asciiTheme="minorHAnsi" w:eastAsiaTheme="minorEastAsia" w:hAnsiTheme="minorHAnsi" w:cstheme="minorBidi"/>
            <w:iCs w:val="0"/>
            <w:noProof/>
            <w:sz w:val="22"/>
            <w:szCs w:val="22"/>
            <w:lang w:val="en-US"/>
          </w:rPr>
          <w:tab/>
        </w:r>
        <w:r w:rsidR="00B961C2" w:rsidRPr="00AD2550">
          <w:rPr>
            <w:rStyle w:val="Hyperlink"/>
            <w:noProof/>
          </w:rPr>
          <w:t>Payment Processing : Payment Type is ”Zelle” (Workflow 7)</w:t>
        </w:r>
        <w:r w:rsidR="00B961C2">
          <w:rPr>
            <w:noProof/>
            <w:webHidden/>
          </w:rPr>
          <w:tab/>
        </w:r>
        <w:r w:rsidR="00B961C2">
          <w:rPr>
            <w:noProof/>
            <w:webHidden/>
          </w:rPr>
          <w:fldChar w:fldCharType="begin"/>
        </w:r>
        <w:r w:rsidR="00B961C2">
          <w:rPr>
            <w:noProof/>
            <w:webHidden/>
          </w:rPr>
          <w:instrText xml:space="preserve"> PAGEREF _Toc528055922 \h </w:instrText>
        </w:r>
        <w:r w:rsidR="00B961C2">
          <w:rPr>
            <w:noProof/>
            <w:webHidden/>
          </w:rPr>
        </w:r>
        <w:r w:rsidR="00B961C2">
          <w:rPr>
            <w:noProof/>
            <w:webHidden/>
          </w:rPr>
          <w:fldChar w:fldCharType="separate"/>
        </w:r>
        <w:r w:rsidR="00B961C2">
          <w:rPr>
            <w:noProof/>
            <w:webHidden/>
          </w:rPr>
          <w:t>51</w:t>
        </w:r>
        <w:r w:rsidR="00B961C2">
          <w:rPr>
            <w:noProof/>
            <w:webHidden/>
          </w:rPr>
          <w:fldChar w:fldCharType="end"/>
        </w:r>
      </w:hyperlink>
    </w:p>
    <w:p w:rsidR="00B961C2" w:rsidRDefault="0050705F">
      <w:pPr>
        <w:pStyle w:val="TOC2"/>
        <w:tabs>
          <w:tab w:val="left" w:pos="720"/>
          <w:tab w:val="right" w:leader="dot" w:pos="10070"/>
        </w:tabs>
        <w:rPr>
          <w:rFonts w:asciiTheme="minorHAnsi" w:eastAsiaTheme="minorEastAsia" w:hAnsiTheme="minorHAnsi" w:cstheme="minorBidi"/>
          <w:iCs w:val="0"/>
          <w:noProof/>
          <w:sz w:val="22"/>
          <w:szCs w:val="22"/>
          <w:lang w:val="en-US"/>
        </w:rPr>
      </w:pPr>
      <w:hyperlink w:anchor="_Toc528055923" w:history="1">
        <w:r w:rsidR="00B961C2" w:rsidRPr="00AD2550">
          <w:rPr>
            <w:rStyle w:val="Hyperlink"/>
            <w:rFonts w:ascii="Times New Roman" w:hAnsi="Times New Roman"/>
            <w:noProof/>
            <w:snapToGrid w:val="0"/>
            <w:w w:val="0"/>
          </w:rPr>
          <w:t>4.6</w:t>
        </w:r>
        <w:r w:rsidR="00B961C2">
          <w:rPr>
            <w:rFonts w:asciiTheme="minorHAnsi" w:eastAsiaTheme="minorEastAsia" w:hAnsiTheme="minorHAnsi" w:cstheme="minorBidi"/>
            <w:iCs w:val="0"/>
            <w:noProof/>
            <w:sz w:val="22"/>
            <w:szCs w:val="22"/>
            <w:lang w:val="en-US"/>
          </w:rPr>
          <w:tab/>
        </w:r>
        <w:r w:rsidR="00B961C2" w:rsidRPr="00AD2550">
          <w:rPr>
            <w:rStyle w:val="Hyperlink"/>
            <w:noProof/>
          </w:rPr>
          <w:t>Payment Processing : Payment Type is ”ACH” (Workflow 8)</w:t>
        </w:r>
        <w:r w:rsidR="00B961C2">
          <w:rPr>
            <w:noProof/>
            <w:webHidden/>
          </w:rPr>
          <w:tab/>
        </w:r>
        <w:r w:rsidR="00B961C2">
          <w:rPr>
            <w:noProof/>
            <w:webHidden/>
          </w:rPr>
          <w:fldChar w:fldCharType="begin"/>
        </w:r>
        <w:r w:rsidR="00B961C2">
          <w:rPr>
            <w:noProof/>
            <w:webHidden/>
          </w:rPr>
          <w:instrText xml:space="preserve"> PAGEREF _Toc528055923 \h </w:instrText>
        </w:r>
        <w:r w:rsidR="00B961C2">
          <w:rPr>
            <w:noProof/>
            <w:webHidden/>
          </w:rPr>
        </w:r>
        <w:r w:rsidR="00B961C2">
          <w:rPr>
            <w:noProof/>
            <w:webHidden/>
          </w:rPr>
          <w:fldChar w:fldCharType="separate"/>
        </w:r>
        <w:r w:rsidR="00B961C2">
          <w:rPr>
            <w:noProof/>
            <w:webHidden/>
          </w:rPr>
          <w:t>51</w:t>
        </w:r>
        <w:r w:rsidR="00B961C2">
          <w:rPr>
            <w:noProof/>
            <w:webHidden/>
          </w:rPr>
          <w:fldChar w:fldCharType="end"/>
        </w:r>
      </w:hyperlink>
    </w:p>
    <w:p w:rsidR="00B961C2" w:rsidRDefault="0050705F">
      <w:pPr>
        <w:pStyle w:val="TOC2"/>
        <w:tabs>
          <w:tab w:val="left" w:pos="720"/>
          <w:tab w:val="right" w:leader="dot" w:pos="10070"/>
        </w:tabs>
        <w:rPr>
          <w:rFonts w:asciiTheme="minorHAnsi" w:eastAsiaTheme="minorEastAsia" w:hAnsiTheme="minorHAnsi" w:cstheme="minorBidi"/>
          <w:iCs w:val="0"/>
          <w:noProof/>
          <w:sz w:val="22"/>
          <w:szCs w:val="22"/>
          <w:lang w:val="en-US"/>
        </w:rPr>
      </w:pPr>
      <w:hyperlink w:anchor="_Toc528055924" w:history="1">
        <w:r w:rsidR="00B961C2" w:rsidRPr="00AD2550">
          <w:rPr>
            <w:rStyle w:val="Hyperlink"/>
            <w:rFonts w:ascii="Times New Roman" w:hAnsi="Times New Roman"/>
            <w:noProof/>
            <w:snapToGrid w:val="0"/>
            <w:w w:val="0"/>
          </w:rPr>
          <w:t>4.7</w:t>
        </w:r>
        <w:r w:rsidR="00B961C2">
          <w:rPr>
            <w:rFonts w:asciiTheme="minorHAnsi" w:eastAsiaTheme="minorEastAsia" w:hAnsiTheme="minorHAnsi" w:cstheme="minorBidi"/>
            <w:iCs w:val="0"/>
            <w:noProof/>
            <w:sz w:val="22"/>
            <w:szCs w:val="22"/>
            <w:lang w:val="en-US"/>
          </w:rPr>
          <w:tab/>
        </w:r>
        <w:r w:rsidR="00B961C2" w:rsidRPr="00AD2550">
          <w:rPr>
            <w:rStyle w:val="Hyperlink"/>
            <w:noProof/>
          </w:rPr>
          <w:t>Payment Processing : Payment Type is ”CHK” (Workflow 9)</w:t>
        </w:r>
        <w:r w:rsidR="00B961C2">
          <w:rPr>
            <w:noProof/>
            <w:webHidden/>
          </w:rPr>
          <w:tab/>
        </w:r>
        <w:r w:rsidR="00B961C2">
          <w:rPr>
            <w:noProof/>
            <w:webHidden/>
          </w:rPr>
          <w:fldChar w:fldCharType="begin"/>
        </w:r>
        <w:r w:rsidR="00B961C2">
          <w:rPr>
            <w:noProof/>
            <w:webHidden/>
          </w:rPr>
          <w:instrText xml:space="preserve"> PAGEREF _Toc528055924 \h </w:instrText>
        </w:r>
        <w:r w:rsidR="00B961C2">
          <w:rPr>
            <w:noProof/>
            <w:webHidden/>
          </w:rPr>
        </w:r>
        <w:r w:rsidR="00B961C2">
          <w:rPr>
            <w:noProof/>
            <w:webHidden/>
          </w:rPr>
          <w:fldChar w:fldCharType="separate"/>
        </w:r>
        <w:r w:rsidR="00B961C2">
          <w:rPr>
            <w:noProof/>
            <w:webHidden/>
          </w:rPr>
          <w:t>52</w:t>
        </w:r>
        <w:r w:rsidR="00B961C2">
          <w:rPr>
            <w:noProof/>
            <w:webHidden/>
          </w:rPr>
          <w:fldChar w:fldCharType="end"/>
        </w:r>
      </w:hyperlink>
    </w:p>
    <w:p w:rsidR="00B961C2" w:rsidRDefault="0050705F">
      <w:pPr>
        <w:pStyle w:val="TOC2"/>
        <w:tabs>
          <w:tab w:val="left" w:pos="720"/>
          <w:tab w:val="right" w:leader="dot" w:pos="10070"/>
        </w:tabs>
        <w:rPr>
          <w:rFonts w:asciiTheme="minorHAnsi" w:eastAsiaTheme="minorEastAsia" w:hAnsiTheme="minorHAnsi" w:cstheme="minorBidi"/>
          <w:iCs w:val="0"/>
          <w:noProof/>
          <w:sz w:val="22"/>
          <w:szCs w:val="22"/>
          <w:lang w:val="en-US"/>
        </w:rPr>
      </w:pPr>
      <w:hyperlink w:anchor="_Toc528055925" w:history="1">
        <w:r w:rsidR="00B961C2" w:rsidRPr="00AD2550">
          <w:rPr>
            <w:rStyle w:val="Hyperlink"/>
            <w:rFonts w:ascii="Times New Roman" w:hAnsi="Times New Roman"/>
            <w:noProof/>
            <w:snapToGrid w:val="0"/>
            <w:w w:val="0"/>
          </w:rPr>
          <w:t>4.8</w:t>
        </w:r>
        <w:r w:rsidR="00B961C2">
          <w:rPr>
            <w:rFonts w:asciiTheme="minorHAnsi" w:eastAsiaTheme="minorEastAsia" w:hAnsiTheme="minorHAnsi" w:cstheme="minorBidi"/>
            <w:iCs w:val="0"/>
            <w:noProof/>
            <w:sz w:val="22"/>
            <w:szCs w:val="22"/>
            <w:lang w:val="en-US"/>
          </w:rPr>
          <w:tab/>
        </w:r>
        <w:r w:rsidR="00B961C2" w:rsidRPr="00AD2550">
          <w:rPr>
            <w:rStyle w:val="Hyperlink"/>
            <w:noProof/>
          </w:rPr>
          <w:t>Cancel Payment : Payment Type is ”ACH” (Workflow 10)</w:t>
        </w:r>
        <w:r w:rsidR="00B961C2">
          <w:rPr>
            <w:noProof/>
            <w:webHidden/>
          </w:rPr>
          <w:tab/>
        </w:r>
        <w:r w:rsidR="00B961C2">
          <w:rPr>
            <w:noProof/>
            <w:webHidden/>
          </w:rPr>
          <w:fldChar w:fldCharType="begin"/>
        </w:r>
        <w:r w:rsidR="00B961C2">
          <w:rPr>
            <w:noProof/>
            <w:webHidden/>
          </w:rPr>
          <w:instrText xml:space="preserve"> PAGEREF _Toc528055925 \h </w:instrText>
        </w:r>
        <w:r w:rsidR="00B961C2">
          <w:rPr>
            <w:noProof/>
            <w:webHidden/>
          </w:rPr>
        </w:r>
        <w:r w:rsidR="00B961C2">
          <w:rPr>
            <w:noProof/>
            <w:webHidden/>
          </w:rPr>
          <w:fldChar w:fldCharType="separate"/>
        </w:r>
        <w:r w:rsidR="00B961C2">
          <w:rPr>
            <w:noProof/>
            <w:webHidden/>
          </w:rPr>
          <w:t>52</w:t>
        </w:r>
        <w:r w:rsidR="00B961C2">
          <w:rPr>
            <w:noProof/>
            <w:webHidden/>
          </w:rPr>
          <w:fldChar w:fldCharType="end"/>
        </w:r>
      </w:hyperlink>
    </w:p>
    <w:p w:rsidR="00B961C2" w:rsidRDefault="0050705F">
      <w:pPr>
        <w:pStyle w:val="TOC2"/>
        <w:tabs>
          <w:tab w:val="left" w:pos="720"/>
          <w:tab w:val="right" w:leader="dot" w:pos="10070"/>
        </w:tabs>
        <w:rPr>
          <w:rFonts w:asciiTheme="minorHAnsi" w:eastAsiaTheme="minorEastAsia" w:hAnsiTheme="minorHAnsi" w:cstheme="minorBidi"/>
          <w:iCs w:val="0"/>
          <w:noProof/>
          <w:sz w:val="22"/>
          <w:szCs w:val="22"/>
          <w:lang w:val="en-US"/>
        </w:rPr>
      </w:pPr>
      <w:hyperlink w:anchor="_Toc528055926" w:history="1">
        <w:r w:rsidR="00B961C2" w:rsidRPr="00AD2550">
          <w:rPr>
            <w:rStyle w:val="Hyperlink"/>
            <w:rFonts w:ascii="Times New Roman" w:hAnsi="Times New Roman"/>
            <w:noProof/>
            <w:snapToGrid w:val="0"/>
            <w:w w:val="0"/>
          </w:rPr>
          <w:t>4.9</w:t>
        </w:r>
        <w:r w:rsidR="00B961C2">
          <w:rPr>
            <w:rFonts w:asciiTheme="minorHAnsi" w:eastAsiaTheme="minorEastAsia" w:hAnsiTheme="minorHAnsi" w:cstheme="minorBidi"/>
            <w:iCs w:val="0"/>
            <w:noProof/>
            <w:sz w:val="22"/>
            <w:szCs w:val="22"/>
            <w:lang w:val="en-US"/>
          </w:rPr>
          <w:tab/>
        </w:r>
        <w:r w:rsidR="00B961C2" w:rsidRPr="00AD2550">
          <w:rPr>
            <w:rStyle w:val="Hyperlink"/>
            <w:noProof/>
          </w:rPr>
          <w:t>Cancel Payment : Payment Type is ”Zelle” (Workflow 11)</w:t>
        </w:r>
        <w:r w:rsidR="00B961C2">
          <w:rPr>
            <w:noProof/>
            <w:webHidden/>
          </w:rPr>
          <w:tab/>
        </w:r>
        <w:r w:rsidR="00B961C2">
          <w:rPr>
            <w:noProof/>
            <w:webHidden/>
          </w:rPr>
          <w:fldChar w:fldCharType="begin"/>
        </w:r>
        <w:r w:rsidR="00B961C2">
          <w:rPr>
            <w:noProof/>
            <w:webHidden/>
          </w:rPr>
          <w:instrText xml:space="preserve"> PAGEREF _Toc528055926 \h </w:instrText>
        </w:r>
        <w:r w:rsidR="00B961C2">
          <w:rPr>
            <w:noProof/>
            <w:webHidden/>
          </w:rPr>
        </w:r>
        <w:r w:rsidR="00B961C2">
          <w:rPr>
            <w:noProof/>
            <w:webHidden/>
          </w:rPr>
          <w:fldChar w:fldCharType="separate"/>
        </w:r>
        <w:r w:rsidR="00B961C2">
          <w:rPr>
            <w:noProof/>
            <w:webHidden/>
          </w:rPr>
          <w:t>53</w:t>
        </w:r>
        <w:r w:rsidR="00B961C2">
          <w:rPr>
            <w:noProof/>
            <w:webHidden/>
          </w:rPr>
          <w:fldChar w:fldCharType="end"/>
        </w:r>
      </w:hyperlink>
    </w:p>
    <w:p w:rsidR="00B961C2" w:rsidRDefault="0050705F">
      <w:pPr>
        <w:pStyle w:val="TOC2"/>
        <w:tabs>
          <w:tab w:val="left" w:pos="900"/>
          <w:tab w:val="right" w:leader="dot" w:pos="10070"/>
        </w:tabs>
        <w:rPr>
          <w:rFonts w:asciiTheme="minorHAnsi" w:eastAsiaTheme="minorEastAsia" w:hAnsiTheme="minorHAnsi" w:cstheme="minorBidi"/>
          <w:iCs w:val="0"/>
          <w:noProof/>
          <w:sz w:val="22"/>
          <w:szCs w:val="22"/>
          <w:lang w:val="en-US"/>
        </w:rPr>
      </w:pPr>
      <w:hyperlink w:anchor="_Toc528055927" w:history="1">
        <w:r w:rsidR="00B961C2" w:rsidRPr="00AD2550">
          <w:rPr>
            <w:rStyle w:val="Hyperlink"/>
            <w:rFonts w:ascii="Times New Roman" w:hAnsi="Times New Roman"/>
            <w:noProof/>
            <w:snapToGrid w:val="0"/>
            <w:w w:val="0"/>
          </w:rPr>
          <w:t>4.10</w:t>
        </w:r>
        <w:r w:rsidR="00B961C2">
          <w:rPr>
            <w:rFonts w:asciiTheme="minorHAnsi" w:eastAsiaTheme="minorEastAsia" w:hAnsiTheme="minorHAnsi" w:cstheme="minorBidi"/>
            <w:iCs w:val="0"/>
            <w:noProof/>
            <w:sz w:val="22"/>
            <w:szCs w:val="22"/>
            <w:lang w:val="en-US"/>
          </w:rPr>
          <w:tab/>
        </w:r>
        <w:r w:rsidR="00B961C2" w:rsidRPr="00AD2550">
          <w:rPr>
            <w:rStyle w:val="Hyperlink"/>
            <w:noProof/>
          </w:rPr>
          <w:t>Cancel Payment : Payment Type is ”CHK” (Workflow 12)</w:t>
        </w:r>
        <w:r w:rsidR="00B961C2">
          <w:rPr>
            <w:noProof/>
            <w:webHidden/>
          </w:rPr>
          <w:tab/>
        </w:r>
        <w:r w:rsidR="00B961C2">
          <w:rPr>
            <w:noProof/>
            <w:webHidden/>
          </w:rPr>
          <w:fldChar w:fldCharType="begin"/>
        </w:r>
        <w:r w:rsidR="00B961C2">
          <w:rPr>
            <w:noProof/>
            <w:webHidden/>
          </w:rPr>
          <w:instrText xml:space="preserve"> PAGEREF _Toc528055927 \h </w:instrText>
        </w:r>
        <w:r w:rsidR="00B961C2">
          <w:rPr>
            <w:noProof/>
            <w:webHidden/>
          </w:rPr>
        </w:r>
        <w:r w:rsidR="00B961C2">
          <w:rPr>
            <w:noProof/>
            <w:webHidden/>
          </w:rPr>
          <w:fldChar w:fldCharType="separate"/>
        </w:r>
        <w:r w:rsidR="00B961C2">
          <w:rPr>
            <w:noProof/>
            <w:webHidden/>
          </w:rPr>
          <w:t>53</w:t>
        </w:r>
        <w:r w:rsidR="00B961C2">
          <w:rPr>
            <w:noProof/>
            <w:webHidden/>
          </w:rPr>
          <w:fldChar w:fldCharType="end"/>
        </w:r>
      </w:hyperlink>
    </w:p>
    <w:p w:rsidR="00B961C2" w:rsidRDefault="0050705F">
      <w:pPr>
        <w:pStyle w:val="TOC2"/>
        <w:tabs>
          <w:tab w:val="left" w:pos="900"/>
          <w:tab w:val="right" w:leader="dot" w:pos="10070"/>
        </w:tabs>
        <w:rPr>
          <w:rFonts w:asciiTheme="minorHAnsi" w:eastAsiaTheme="minorEastAsia" w:hAnsiTheme="minorHAnsi" w:cstheme="minorBidi"/>
          <w:iCs w:val="0"/>
          <w:noProof/>
          <w:sz w:val="22"/>
          <w:szCs w:val="22"/>
          <w:lang w:val="en-US"/>
        </w:rPr>
      </w:pPr>
      <w:hyperlink w:anchor="_Toc528055928" w:history="1">
        <w:r w:rsidR="00B961C2" w:rsidRPr="00AD2550">
          <w:rPr>
            <w:rStyle w:val="Hyperlink"/>
            <w:rFonts w:ascii="Times New Roman" w:hAnsi="Times New Roman"/>
            <w:noProof/>
            <w:snapToGrid w:val="0"/>
            <w:w w:val="0"/>
          </w:rPr>
          <w:t>4.11</w:t>
        </w:r>
        <w:r w:rsidR="00B961C2">
          <w:rPr>
            <w:rFonts w:asciiTheme="minorHAnsi" w:eastAsiaTheme="minorEastAsia" w:hAnsiTheme="minorHAnsi" w:cstheme="minorBidi"/>
            <w:iCs w:val="0"/>
            <w:noProof/>
            <w:sz w:val="22"/>
            <w:szCs w:val="22"/>
            <w:lang w:val="en-US"/>
          </w:rPr>
          <w:tab/>
        </w:r>
        <w:r w:rsidR="00B961C2" w:rsidRPr="00AD2550">
          <w:rPr>
            <w:rStyle w:val="Hyperlink"/>
            <w:noProof/>
          </w:rPr>
          <w:t>Payment Authorization (Workflow 13)</w:t>
        </w:r>
        <w:r w:rsidR="00B961C2">
          <w:rPr>
            <w:noProof/>
            <w:webHidden/>
          </w:rPr>
          <w:tab/>
        </w:r>
        <w:r w:rsidR="00B961C2">
          <w:rPr>
            <w:noProof/>
            <w:webHidden/>
          </w:rPr>
          <w:fldChar w:fldCharType="begin"/>
        </w:r>
        <w:r w:rsidR="00B961C2">
          <w:rPr>
            <w:noProof/>
            <w:webHidden/>
          </w:rPr>
          <w:instrText xml:space="preserve"> PAGEREF _Toc528055928 \h </w:instrText>
        </w:r>
        <w:r w:rsidR="00B961C2">
          <w:rPr>
            <w:noProof/>
            <w:webHidden/>
          </w:rPr>
        </w:r>
        <w:r w:rsidR="00B961C2">
          <w:rPr>
            <w:noProof/>
            <w:webHidden/>
          </w:rPr>
          <w:fldChar w:fldCharType="separate"/>
        </w:r>
        <w:r w:rsidR="00B961C2">
          <w:rPr>
            <w:noProof/>
            <w:webHidden/>
          </w:rPr>
          <w:t>54</w:t>
        </w:r>
        <w:r w:rsidR="00B961C2">
          <w:rPr>
            <w:noProof/>
            <w:webHidden/>
          </w:rPr>
          <w:fldChar w:fldCharType="end"/>
        </w:r>
      </w:hyperlink>
    </w:p>
    <w:p w:rsidR="00B961C2" w:rsidRDefault="0050705F">
      <w:pPr>
        <w:pStyle w:val="TOC1"/>
        <w:tabs>
          <w:tab w:val="left" w:pos="360"/>
          <w:tab w:val="right" w:leader="dot" w:pos="10070"/>
        </w:tabs>
        <w:rPr>
          <w:rFonts w:asciiTheme="minorHAnsi" w:eastAsiaTheme="minorEastAsia" w:hAnsiTheme="minorHAnsi" w:cstheme="minorBidi"/>
          <w:bCs w:val="0"/>
          <w:noProof/>
          <w:sz w:val="22"/>
          <w:szCs w:val="22"/>
          <w:lang w:val="en-US"/>
        </w:rPr>
      </w:pPr>
      <w:hyperlink w:anchor="_Toc528055929" w:history="1">
        <w:r w:rsidR="00B961C2" w:rsidRPr="00AD2550">
          <w:rPr>
            <w:rStyle w:val="Hyperlink"/>
            <w:noProof/>
          </w:rPr>
          <w:t>5</w:t>
        </w:r>
        <w:r w:rsidR="00B961C2">
          <w:rPr>
            <w:rFonts w:asciiTheme="minorHAnsi" w:eastAsiaTheme="minorEastAsia" w:hAnsiTheme="minorHAnsi" w:cstheme="minorBidi"/>
            <w:bCs w:val="0"/>
            <w:noProof/>
            <w:sz w:val="22"/>
            <w:szCs w:val="22"/>
            <w:lang w:val="en-US"/>
          </w:rPr>
          <w:tab/>
        </w:r>
        <w:r w:rsidR="00B961C2" w:rsidRPr="00AD2550">
          <w:rPr>
            <w:rStyle w:val="Hyperlink"/>
            <w:noProof/>
          </w:rPr>
          <w:t>Non Functional Requirements</w:t>
        </w:r>
        <w:r w:rsidR="00B961C2">
          <w:rPr>
            <w:noProof/>
            <w:webHidden/>
          </w:rPr>
          <w:tab/>
        </w:r>
        <w:r w:rsidR="00B961C2">
          <w:rPr>
            <w:noProof/>
            <w:webHidden/>
          </w:rPr>
          <w:fldChar w:fldCharType="begin"/>
        </w:r>
        <w:r w:rsidR="00B961C2">
          <w:rPr>
            <w:noProof/>
            <w:webHidden/>
          </w:rPr>
          <w:instrText xml:space="preserve"> PAGEREF _Toc528055929 \h </w:instrText>
        </w:r>
        <w:r w:rsidR="00B961C2">
          <w:rPr>
            <w:noProof/>
            <w:webHidden/>
          </w:rPr>
        </w:r>
        <w:r w:rsidR="00B961C2">
          <w:rPr>
            <w:noProof/>
            <w:webHidden/>
          </w:rPr>
          <w:fldChar w:fldCharType="separate"/>
        </w:r>
        <w:r w:rsidR="00B961C2">
          <w:rPr>
            <w:noProof/>
            <w:webHidden/>
          </w:rPr>
          <w:t>55</w:t>
        </w:r>
        <w:r w:rsidR="00B961C2">
          <w:rPr>
            <w:noProof/>
            <w:webHidden/>
          </w:rPr>
          <w:fldChar w:fldCharType="end"/>
        </w:r>
      </w:hyperlink>
    </w:p>
    <w:p w:rsidR="00B961C2" w:rsidRDefault="0050705F">
      <w:pPr>
        <w:pStyle w:val="TOC2"/>
        <w:tabs>
          <w:tab w:val="left" w:pos="720"/>
          <w:tab w:val="right" w:leader="dot" w:pos="10070"/>
        </w:tabs>
        <w:rPr>
          <w:rFonts w:asciiTheme="minorHAnsi" w:eastAsiaTheme="minorEastAsia" w:hAnsiTheme="minorHAnsi" w:cstheme="minorBidi"/>
          <w:iCs w:val="0"/>
          <w:noProof/>
          <w:sz w:val="22"/>
          <w:szCs w:val="22"/>
          <w:lang w:val="en-US"/>
        </w:rPr>
      </w:pPr>
      <w:hyperlink w:anchor="_Toc528055930" w:history="1">
        <w:r w:rsidR="00B961C2" w:rsidRPr="00AD2550">
          <w:rPr>
            <w:rStyle w:val="Hyperlink"/>
            <w:rFonts w:ascii="Times New Roman" w:hAnsi="Times New Roman"/>
            <w:noProof/>
            <w:snapToGrid w:val="0"/>
            <w:w w:val="0"/>
          </w:rPr>
          <w:t>5.1</w:t>
        </w:r>
        <w:r w:rsidR="00B961C2">
          <w:rPr>
            <w:rFonts w:asciiTheme="minorHAnsi" w:eastAsiaTheme="minorEastAsia" w:hAnsiTheme="minorHAnsi" w:cstheme="minorBidi"/>
            <w:iCs w:val="0"/>
            <w:noProof/>
            <w:sz w:val="22"/>
            <w:szCs w:val="22"/>
            <w:lang w:val="en-US"/>
          </w:rPr>
          <w:tab/>
        </w:r>
        <w:r w:rsidR="00B961C2" w:rsidRPr="00AD2550">
          <w:rPr>
            <w:rStyle w:val="Hyperlink"/>
            <w:noProof/>
          </w:rPr>
          <w:t>Volume / Potential Growth</w:t>
        </w:r>
        <w:r w:rsidR="00B961C2">
          <w:rPr>
            <w:noProof/>
            <w:webHidden/>
          </w:rPr>
          <w:tab/>
        </w:r>
        <w:r w:rsidR="00B961C2">
          <w:rPr>
            <w:noProof/>
            <w:webHidden/>
          </w:rPr>
          <w:fldChar w:fldCharType="begin"/>
        </w:r>
        <w:r w:rsidR="00B961C2">
          <w:rPr>
            <w:noProof/>
            <w:webHidden/>
          </w:rPr>
          <w:instrText xml:space="preserve"> PAGEREF _Toc528055930 \h </w:instrText>
        </w:r>
        <w:r w:rsidR="00B961C2">
          <w:rPr>
            <w:noProof/>
            <w:webHidden/>
          </w:rPr>
        </w:r>
        <w:r w:rsidR="00B961C2">
          <w:rPr>
            <w:noProof/>
            <w:webHidden/>
          </w:rPr>
          <w:fldChar w:fldCharType="separate"/>
        </w:r>
        <w:r w:rsidR="00B961C2">
          <w:rPr>
            <w:noProof/>
            <w:webHidden/>
          </w:rPr>
          <w:t>55</w:t>
        </w:r>
        <w:r w:rsidR="00B961C2">
          <w:rPr>
            <w:noProof/>
            <w:webHidden/>
          </w:rPr>
          <w:fldChar w:fldCharType="end"/>
        </w:r>
      </w:hyperlink>
    </w:p>
    <w:p w:rsidR="00B961C2" w:rsidRDefault="0050705F">
      <w:pPr>
        <w:pStyle w:val="TOC2"/>
        <w:tabs>
          <w:tab w:val="left" w:pos="720"/>
          <w:tab w:val="right" w:leader="dot" w:pos="10070"/>
        </w:tabs>
        <w:rPr>
          <w:rFonts w:asciiTheme="minorHAnsi" w:eastAsiaTheme="minorEastAsia" w:hAnsiTheme="minorHAnsi" w:cstheme="minorBidi"/>
          <w:iCs w:val="0"/>
          <w:noProof/>
          <w:sz w:val="22"/>
          <w:szCs w:val="22"/>
          <w:lang w:val="en-US"/>
        </w:rPr>
      </w:pPr>
      <w:hyperlink w:anchor="_Toc528055931" w:history="1">
        <w:r w:rsidR="00B961C2" w:rsidRPr="00AD2550">
          <w:rPr>
            <w:rStyle w:val="Hyperlink"/>
            <w:rFonts w:ascii="Times New Roman" w:hAnsi="Times New Roman"/>
            <w:noProof/>
            <w:snapToGrid w:val="0"/>
            <w:w w:val="0"/>
          </w:rPr>
          <w:t>5.2</w:t>
        </w:r>
        <w:r w:rsidR="00B961C2">
          <w:rPr>
            <w:rFonts w:asciiTheme="minorHAnsi" w:eastAsiaTheme="minorEastAsia" w:hAnsiTheme="minorHAnsi" w:cstheme="minorBidi"/>
            <w:iCs w:val="0"/>
            <w:noProof/>
            <w:sz w:val="22"/>
            <w:szCs w:val="22"/>
            <w:lang w:val="en-US"/>
          </w:rPr>
          <w:tab/>
        </w:r>
        <w:r w:rsidR="00B961C2" w:rsidRPr="00AD2550">
          <w:rPr>
            <w:rStyle w:val="Hyperlink"/>
            <w:noProof/>
          </w:rPr>
          <w:t>Secur</w:t>
        </w:r>
        <w:r w:rsidR="00B961C2" w:rsidRPr="00AD2550">
          <w:rPr>
            <w:rStyle w:val="Hyperlink"/>
            <w:noProof/>
          </w:rPr>
          <w:t>i</w:t>
        </w:r>
        <w:r w:rsidR="00B961C2" w:rsidRPr="00AD2550">
          <w:rPr>
            <w:rStyle w:val="Hyperlink"/>
            <w:noProof/>
          </w:rPr>
          <w:t>ty</w:t>
        </w:r>
        <w:r w:rsidR="00B961C2">
          <w:rPr>
            <w:noProof/>
            <w:webHidden/>
          </w:rPr>
          <w:tab/>
        </w:r>
        <w:r w:rsidR="00B961C2">
          <w:rPr>
            <w:noProof/>
            <w:webHidden/>
          </w:rPr>
          <w:fldChar w:fldCharType="begin"/>
        </w:r>
        <w:r w:rsidR="00B961C2">
          <w:rPr>
            <w:noProof/>
            <w:webHidden/>
          </w:rPr>
          <w:instrText xml:space="preserve"> PAGEREF _Toc528055931 \h </w:instrText>
        </w:r>
        <w:r w:rsidR="00B961C2">
          <w:rPr>
            <w:noProof/>
            <w:webHidden/>
          </w:rPr>
        </w:r>
        <w:r w:rsidR="00B961C2">
          <w:rPr>
            <w:noProof/>
            <w:webHidden/>
          </w:rPr>
          <w:fldChar w:fldCharType="separate"/>
        </w:r>
        <w:r w:rsidR="00B961C2">
          <w:rPr>
            <w:noProof/>
            <w:webHidden/>
          </w:rPr>
          <w:t>55</w:t>
        </w:r>
        <w:r w:rsidR="00B961C2">
          <w:rPr>
            <w:noProof/>
            <w:webHidden/>
          </w:rPr>
          <w:fldChar w:fldCharType="end"/>
        </w:r>
      </w:hyperlink>
    </w:p>
    <w:p w:rsidR="00B961C2" w:rsidRDefault="0050705F">
      <w:pPr>
        <w:pStyle w:val="TOC3"/>
        <w:tabs>
          <w:tab w:val="left" w:pos="1080"/>
          <w:tab w:val="right" w:leader="dot" w:pos="10070"/>
        </w:tabs>
        <w:rPr>
          <w:rFonts w:asciiTheme="minorHAnsi" w:eastAsiaTheme="minorEastAsia" w:hAnsiTheme="minorHAnsi" w:cstheme="minorBidi"/>
          <w:noProof/>
          <w:sz w:val="22"/>
          <w:szCs w:val="22"/>
          <w:lang w:val="en-US"/>
        </w:rPr>
      </w:pPr>
      <w:hyperlink w:anchor="_Toc528055932" w:history="1">
        <w:r w:rsidR="00B961C2" w:rsidRPr="00AD2550">
          <w:rPr>
            <w:rStyle w:val="Hyperlink"/>
            <w:rFonts w:ascii="Times New Roman" w:hAnsi="Times New Roman"/>
            <w:noProof/>
            <w:snapToGrid w:val="0"/>
            <w:w w:val="0"/>
          </w:rPr>
          <w:t>5.2.1</w:t>
        </w:r>
        <w:r w:rsidR="00B961C2">
          <w:rPr>
            <w:rFonts w:asciiTheme="minorHAnsi" w:eastAsiaTheme="minorEastAsia" w:hAnsiTheme="minorHAnsi" w:cstheme="minorBidi"/>
            <w:noProof/>
            <w:sz w:val="22"/>
            <w:szCs w:val="22"/>
            <w:lang w:val="en-US"/>
          </w:rPr>
          <w:tab/>
        </w:r>
        <w:r w:rsidR="00B961C2" w:rsidRPr="00AD2550">
          <w:rPr>
            <w:rStyle w:val="Hyperlink"/>
            <w:noProof/>
          </w:rPr>
          <w:t>Control (Technology Processing) Requirements</w:t>
        </w:r>
        <w:r w:rsidR="00B961C2">
          <w:rPr>
            <w:noProof/>
            <w:webHidden/>
          </w:rPr>
          <w:tab/>
        </w:r>
        <w:r w:rsidR="00B961C2">
          <w:rPr>
            <w:noProof/>
            <w:webHidden/>
          </w:rPr>
          <w:fldChar w:fldCharType="begin"/>
        </w:r>
        <w:r w:rsidR="00B961C2">
          <w:rPr>
            <w:noProof/>
            <w:webHidden/>
          </w:rPr>
          <w:instrText xml:space="preserve"> PAGEREF _Toc528055932 \h </w:instrText>
        </w:r>
        <w:r w:rsidR="00B961C2">
          <w:rPr>
            <w:noProof/>
            <w:webHidden/>
          </w:rPr>
        </w:r>
        <w:r w:rsidR="00B961C2">
          <w:rPr>
            <w:noProof/>
            <w:webHidden/>
          </w:rPr>
          <w:fldChar w:fldCharType="separate"/>
        </w:r>
        <w:r w:rsidR="00B961C2">
          <w:rPr>
            <w:noProof/>
            <w:webHidden/>
          </w:rPr>
          <w:t>55</w:t>
        </w:r>
        <w:r w:rsidR="00B961C2">
          <w:rPr>
            <w:noProof/>
            <w:webHidden/>
          </w:rPr>
          <w:fldChar w:fldCharType="end"/>
        </w:r>
      </w:hyperlink>
    </w:p>
    <w:p w:rsidR="00B961C2" w:rsidRDefault="0050705F">
      <w:pPr>
        <w:pStyle w:val="TOC3"/>
        <w:tabs>
          <w:tab w:val="left" w:pos="1080"/>
          <w:tab w:val="right" w:leader="dot" w:pos="10070"/>
        </w:tabs>
        <w:rPr>
          <w:rFonts w:asciiTheme="minorHAnsi" w:eastAsiaTheme="minorEastAsia" w:hAnsiTheme="minorHAnsi" w:cstheme="minorBidi"/>
          <w:noProof/>
          <w:sz w:val="22"/>
          <w:szCs w:val="22"/>
          <w:lang w:val="en-US"/>
        </w:rPr>
      </w:pPr>
      <w:hyperlink w:anchor="_Toc528055933" w:history="1">
        <w:r w:rsidR="00B961C2" w:rsidRPr="00AD2550">
          <w:rPr>
            <w:rStyle w:val="Hyperlink"/>
            <w:rFonts w:ascii="Times New Roman" w:hAnsi="Times New Roman"/>
            <w:noProof/>
            <w:snapToGrid w:val="0"/>
            <w:w w:val="0"/>
          </w:rPr>
          <w:t>5.2.2</w:t>
        </w:r>
        <w:r w:rsidR="00B961C2">
          <w:rPr>
            <w:rFonts w:asciiTheme="minorHAnsi" w:eastAsiaTheme="minorEastAsia" w:hAnsiTheme="minorHAnsi" w:cstheme="minorBidi"/>
            <w:noProof/>
            <w:sz w:val="22"/>
            <w:szCs w:val="22"/>
            <w:lang w:val="en-US"/>
          </w:rPr>
          <w:tab/>
        </w:r>
        <w:r w:rsidR="00B961C2" w:rsidRPr="00AD2550">
          <w:rPr>
            <w:rStyle w:val="Hyperlink"/>
            <w:noProof/>
          </w:rPr>
          <w:t>Regulatory &amp; Legal Requirements</w:t>
        </w:r>
        <w:r w:rsidR="00B961C2">
          <w:rPr>
            <w:noProof/>
            <w:webHidden/>
          </w:rPr>
          <w:tab/>
        </w:r>
        <w:r w:rsidR="00B961C2">
          <w:rPr>
            <w:noProof/>
            <w:webHidden/>
          </w:rPr>
          <w:fldChar w:fldCharType="begin"/>
        </w:r>
        <w:r w:rsidR="00B961C2">
          <w:rPr>
            <w:noProof/>
            <w:webHidden/>
          </w:rPr>
          <w:instrText xml:space="preserve"> PAGEREF _Toc528055933 \h </w:instrText>
        </w:r>
        <w:r w:rsidR="00B961C2">
          <w:rPr>
            <w:noProof/>
            <w:webHidden/>
          </w:rPr>
        </w:r>
        <w:r w:rsidR="00B961C2">
          <w:rPr>
            <w:noProof/>
            <w:webHidden/>
          </w:rPr>
          <w:fldChar w:fldCharType="separate"/>
        </w:r>
        <w:r w:rsidR="00B961C2">
          <w:rPr>
            <w:noProof/>
            <w:webHidden/>
          </w:rPr>
          <w:t>55</w:t>
        </w:r>
        <w:r w:rsidR="00B961C2">
          <w:rPr>
            <w:noProof/>
            <w:webHidden/>
          </w:rPr>
          <w:fldChar w:fldCharType="end"/>
        </w:r>
      </w:hyperlink>
    </w:p>
    <w:p w:rsidR="00B961C2" w:rsidRDefault="0050705F">
      <w:pPr>
        <w:pStyle w:val="TOC1"/>
        <w:tabs>
          <w:tab w:val="left" w:pos="360"/>
          <w:tab w:val="right" w:leader="dot" w:pos="10070"/>
        </w:tabs>
        <w:rPr>
          <w:rFonts w:asciiTheme="minorHAnsi" w:eastAsiaTheme="minorEastAsia" w:hAnsiTheme="minorHAnsi" w:cstheme="minorBidi"/>
          <w:bCs w:val="0"/>
          <w:noProof/>
          <w:sz w:val="22"/>
          <w:szCs w:val="22"/>
          <w:lang w:val="en-US"/>
        </w:rPr>
      </w:pPr>
      <w:hyperlink w:anchor="_Toc528055934" w:history="1">
        <w:r w:rsidR="00B961C2" w:rsidRPr="00AD2550">
          <w:rPr>
            <w:rStyle w:val="Hyperlink"/>
            <w:noProof/>
          </w:rPr>
          <w:t>6</w:t>
        </w:r>
        <w:r w:rsidR="00B961C2">
          <w:rPr>
            <w:rFonts w:asciiTheme="minorHAnsi" w:eastAsiaTheme="minorEastAsia" w:hAnsiTheme="minorHAnsi" w:cstheme="minorBidi"/>
            <w:bCs w:val="0"/>
            <w:noProof/>
            <w:sz w:val="22"/>
            <w:szCs w:val="22"/>
            <w:lang w:val="en-US"/>
          </w:rPr>
          <w:tab/>
        </w:r>
        <w:r w:rsidR="00B961C2" w:rsidRPr="00AD2550">
          <w:rPr>
            <w:rStyle w:val="Hyperlink"/>
            <w:noProof/>
          </w:rPr>
          <w:t>Appendix</w:t>
        </w:r>
        <w:r w:rsidR="00B961C2">
          <w:rPr>
            <w:noProof/>
            <w:webHidden/>
          </w:rPr>
          <w:tab/>
        </w:r>
        <w:r w:rsidR="00B961C2">
          <w:rPr>
            <w:noProof/>
            <w:webHidden/>
          </w:rPr>
          <w:fldChar w:fldCharType="begin"/>
        </w:r>
        <w:r w:rsidR="00B961C2">
          <w:rPr>
            <w:noProof/>
            <w:webHidden/>
          </w:rPr>
          <w:instrText xml:space="preserve"> PAGEREF _Toc528055934 \h </w:instrText>
        </w:r>
        <w:r w:rsidR="00B961C2">
          <w:rPr>
            <w:noProof/>
            <w:webHidden/>
          </w:rPr>
        </w:r>
        <w:r w:rsidR="00B961C2">
          <w:rPr>
            <w:noProof/>
            <w:webHidden/>
          </w:rPr>
          <w:fldChar w:fldCharType="separate"/>
        </w:r>
        <w:r w:rsidR="00B961C2">
          <w:rPr>
            <w:noProof/>
            <w:webHidden/>
          </w:rPr>
          <w:t>56</w:t>
        </w:r>
        <w:r w:rsidR="00B961C2">
          <w:rPr>
            <w:noProof/>
            <w:webHidden/>
          </w:rPr>
          <w:fldChar w:fldCharType="end"/>
        </w:r>
      </w:hyperlink>
    </w:p>
    <w:p w:rsidR="00B961C2" w:rsidRDefault="0050705F">
      <w:pPr>
        <w:pStyle w:val="TOC2"/>
        <w:tabs>
          <w:tab w:val="left" w:pos="720"/>
          <w:tab w:val="right" w:leader="dot" w:pos="10070"/>
        </w:tabs>
        <w:rPr>
          <w:rFonts w:asciiTheme="minorHAnsi" w:eastAsiaTheme="minorEastAsia" w:hAnsiTheme="minorHAnsi" w:cstheme="minorBidi"/>
          <w:iCs w:val="0"/>
          <w:noProof/>
          <w:sz w:val="22"/>
          <w:szCs w:val="22"/>
          <w:lang w:val="en-US"/>
        </w:rPr>
      </w:pPr>
      <w:hyperlink w:anchor="_Toc528055935" w:history="1">
        <w:r w:rsidR="00B961C2" w:rsidRPr="00AD2550">
          <w:rPr>
            <w:rStyle w:val="Hyperlink"/>
            <w:rFonts w:ascii="Times New Roman" w:hAnsi="Times New Roman"/>
            <w:noProof/>
            <w:snapToGrid w:val="0"/>
            <w:w w:val="0"/>
          </w:rPr>
          <w:t>6.1</w:t>
        </w:r>
        <w:r w:rsidR="00B961C2">
          <w:rPr>
            <w:rFonts w:asciiTheme="minorHAnsi" w:eastAsiaTheme="minorEastAsia" w:hAnsiTheme="minorHAnsi" w:cstheme="minorBidi"/>
            <w:iCs w:val="0"/>
            <w:noProof/>
            <w:sz w:val="22"/>
            <w:szCs w:val="22"/>
            <w:lang w:val="en-US"/>
          </w:rPr>
          <w:tab/>
        </w:r>
        <w:r w:rsidR="00B961C2" w:rsidRPr="00AD2550">
          <w:rPr>
            <w:rStyle w:val="Hyperlink"/>
            <w:noProof/>
          </w:rPr>
          <w:t>Delimited File Format Specification</w:t>
        </w:r>
        <w:r w:rsidR="00B961C2">
          <w:rPr>
            <w:noProof/>
            <w:webHidden/>
          </w:rPr>
          <w:tab/>
        </w:r>
        <w:r w:rsidR="00B961C2">
          <w:rPr>
            <w:noProof/>
            <w:webHidden/>
          </w:rPr>
          <w:fldChar w:fldCharType="begin"/>
        </w:r>
        <w:r w:rsidR="00B961C2">
          <w:rPr>
            <w:noProof/>
            <w:webHidden/>
          </w:rPr>
          <w:instrText xml:space="preserve"> PAGEREF _Toc528055935 \h </w:instrText>
        </w:r>
        <w:r w:rsidR="00B961C2">
          <w:rPr>
            <w:noProof/>
            <w:webHidden/>
          </w:rPr>
        </w:r>
        <w:r w:rsidR="00B961C2">
          <w:rPr>
            <w:noProof/>
            <w:webHidden/>
          </w:rPr>
          <w:fldChar w:fldCharType="separate"/>
        </w:r>
        <w:r w:rsidR="00B961C2">
          <w:rPr>
            <w:noProof/>
            <w:webHidden/>
          </w:rPr>
          <w:t>56</w:t>
        </w:r>
        <w:r w:rsidR="00B961C2">
          <w:rPr>
            <w:noProof/>
            <w:webHidden/>
          </w:rPr>
          <w:fldChar w:fldCharType="end"/>
        </w:r>
      </w:hyperlink>
    </w:p>
    <w:p w:rsidR="00B961C2" w:rsidRDefault="0050705F">
      <w:pPr>
        <w:pStyle w:val="TOC3"/>
        <w:tabs>
          <w:tab w:val="left" w:pos="1080"/>
          <w:tab w:val="right" w:leader="dot" w:pos="10070"/>
        </w:tabs>
        <w:rPr>
          <w:rFonts w:asciiTheme="minorHAnsi" w:eastAsiaTheme="minorEastAsia" w:hAnsiTheme="minorHAnsi" w:cstheme="minorBidi"/>
          <w:noProof/>
          <w:sz w:val="22"/>
          <w:szCs w:val="22"/>
          <w:lang w:val="en-US"/>
        </w:rPr>
      </w:pPr>
      <w:hyperlink w:anchor="_Toc528055936" w:history="1">
        <w:r w:rsidR="00B961C2" w:rsidRPr="00AD2550">
          <w:rPr>
            <w:rStyle w:val="Hyperlink"/>
            <w:rFonts w:ascii="Times New Roman" w:hAnsi="Times New Roman"/>
            <w:noProof/>
            <w:snapToGrid w:val="0"/>
            <w:w w:val="0"/>
          </w:rPr>
          <w:t>6.1.1</w:t>
        </w:r>
        <w:r w:rsidR="00B961C2">
          <w:rPr>
            <w:rFonts w:asciiTheme="minorHAnsi" w:eastAsiaTheme="minorEastAsia" w:hAnsiTheme="minorHAnsi" w:cstheme="minorBidi"/>
            <w:noProof/>
            <w:sz w:val="22"/>
            <w:szCs w:val="22"/>
            <w:lang w:val="en-US"/>
          </w:rPr>
          <w:tab/>
        </w:r>
        <w:r w:rsidR="00B961C2" w:rsidRPr="00AD2550">
          <w:rPr>
            <w:rStyle w:val="Hyperlink"/>
            <w:noProof/>
          </w:rPr>
          <w:t>General</w:t>
        </w:r>
        <w:r w:rsidR="00B961C2">
          <w:rPr>
            <w:noProof/>
            <w:webHidden/>
          </w:rPr>
          <w:tab/>
        </w:r>
        <w:r w:rsidR="00B961C2">
          <w:rPr>
            <w:noProof/>
            <w:webHidden/>
          </w:rPr>
          <w:fldChar w:fldCharType="begin"/>
        </w:r>
        <w:r w:rsidR="00B961C2">
          <w:rPr>
            <w:noProof/>
            <w:webHidden/>
          </w:rPr>
          <w:instrText xml:space="preserve"> PAGEREF _Toc528055936 \h </w:instrText>
        </w:r>
        <w:r w:rsidR="00B961C2">
          <w:rPr>
            <w:noProof/>
            <w:webHidden/>
          </w:rPr>
        </w:r>
        <w:r w:rsidR="00B961C2">
          <w:rPr>
            <w:noProof/>
            <w:webHidden/>
          </w:rPr>
          <w:fldChar w:fldCharType="separate"/>
        </w:r>
        <w:r w:rsidR="00B961C2">
          <w:rPr>
            <w:noProof/>
            <w:webHidden/>
          </w:rPr>
          <w:t>56</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937" w:history="1">
        <w:r w:rsidR="00B961C2" w:rsidRPr="00AD2550">
          <w:rPr>
            <w:rStyle w:val="Hyperlink"/>
            <w:rFonts w:ascii="Times New Roman" w:hAnsi="Times New Roman"/>
            <w:noProof/>
            <w:snapToGrid w:val="0"/>
            <w:w w:val="0"/>
          </w:rPr>
          <w:t>6.1.1.1</w:t>
        </w:r>
        <w:r w:rsidR="00B961C2">
          <w:rPr>
            <w:rFonts w:asciiTheme="minorHAnsi" w:eastAsiaTheme="minorEastAsia" w:hAnsiTheme="minorHAnsi" w:cstheme="minorBidi"/>
            <w:noProof/>
            <w:sz w:val="22"/>
            <w:szCs w:val="22"/>
            <w:lang w:val="en-US"/>
          </w:rPr>
          <w:tab/>
        </w:r>
        <w:r w:rsidR="00B961C2" w:rsidRPr="00AD2550">
          <w:rPr>
            <w:rStyle w:val="Hyperlink"/>
            <w:noProof/>
          </w:rPr>
          <w:t>Data Enclosing</w:t>
        </w:r>
        <w:r w:rsidR="00B961C2">
          <w:rPr>
            <w:noProof/>
            <w:webHidden/>
          </w:rPr>
          <w:tab/>
        </w:r>
        <w:r w:rsidR="00B961C2">
          <w:rPr>
            <w:noProof/>
            <w:webHidden/>
          </w:rPr>
          <w:fldChar w:fldCharType="begin"/>
        </w:r>
        <w:r w:rsidR="00B961C2">
          <w:rPr>
            <w:noProof/>
            <w:webHidden/>
          </w:rPr>
          <w:instrText xml:space="preserve"> PAGEREF _Toc528055937 \h </w:instrText>
        </w:r>
        <w:r w:rsidR="00B961C2">
          <w:rPr>
            <w:noProof/>
            <w:webHidden/>
          </w:rPr>
        </w:r>
        <w:r w:rsidR="00B961C2">
          <w:rPr>
            <w:noProof/>
            <w:webHidden/>
          </w:rPr>
          <w:fldChar w:fldCharType="separate"/>
        </w:r>
        <w:r w:rsidR="00B961C2">
          <w:rPr>
            <w:noProof/>
            <w:webHidden/>
          </w:rPr>
          <w:t>56</w:t>
        </w:r>
        <w:r w:rsidR="00B961C2">
          <w:rPr>
            <w:noProof/>
            <w:webHidden/>
          </w:rPr>
          <w:fldChar w:fldCharType="end"/>
        </w:r>
      </w:hyperlink>
    </w:p>
    <w:p w:rsidR="00B961C2" w:rsidRDefault="0050705F">
      <w:pPr>
        <w:pStyle w:val="TOC3"/>
        <w:tabs>
          <w:tab w:val="left" w:pos="1080"/>
          <w:tab w:val="right" w:leader="dot" w:pos="10070"/>
        </w:tabs>
        <w:rPr>
          <w:rFonts w:asciiTheme="minorHAnsi" w:eastAsiaTheme="minorEastAsia" w:hAnsiTheme="minorHAnsi" w:cstheme="minorBidi"/>
          <w:noProof/>
          <w:sz w:val="22"/>
          <w:szCs w:val="22"/>
          <w:lang w:val="en-US"/>
        </w:rPr>
      </w:pPr>
      <w:hyperlink w:anchor="_Toc528055938" w:history="1">
        <w:r w:rsidR="00B961C2" w:rsidRPr="00AD2550">
          <w:rPr>
            <w:rStyle w:val="Hyperlink"/>
            <w:rFonts w:ascii="Times New Roman" w:hAnsi="Times New Roman"/>
            <w:noProof/>
            <w:snapToGrid w:val="0"/>
            <w:w w:val="0"/>
          </w:rPr>
          <w:t>6.1.2</w:t>
        </w:r>
        <w:r w:rsidR="00B961C2">
          <w:rPr>
            <w:rFonts w:asciiTheme="minorHAnsi" w:eastAsiaTheme="minorEastAsia" w:hAnsiTheme="minorHAnsi" w:cstheme="minorBidi"/>
            <w:noProof/>
            <w:sz w:val="22"/>
            <w:szCs w:val="22"/>
            <w:lang w:val="en-US"/>
          </w:rPr>
          <w:tab/>
        </w:r>
        <w:r w:rsidR="00B961C2" w:rsidRPr="00AD2550">
          <w:rPr>
            <w:rStyle w:val="Hyperlink"/>
            <w:noProof/>
          </w:rPr>
          <w:t>Validations</w:t>
        </w:r>
        <w:r w:rsidR="00B961C2">
          <w:rPr>
            <w:noProof/>
            <w:webHidden/>
          </w:rPr>
          <w:tab/>
        </w:r>
        <w:r w:rsidR="00B961C2">
          <w:rPr>
            <w:noProof/>
            <w:webHidden/>
          </w:rPr>
          <w:fldChar w:fldCharType="begin"/>
        </w:r>
        <w:r w:rsidR="00B961C2">
          <w:rPr>
            <w:noProof/>
            <w:webHidden/>
          </w:rPr>
          <w:instrText xml:space="preserve"> PAGEREF _Toc528055938 \h </w:instrText>
        </w:r>
        <w:r w:rsidR="00B961C2">
          <w:rPr>
            <w:noProof/>
            <w:webHidden/>
          </w:rPr>
        </w:r>
        <w:r w:rsidR="00B961C2">
          <w:rPr>
            <w:noProof/>
            <w:webHidden/>
          </w:rPr>
          <w:fldChar w:fldCharType="separate"/>
        </w:r>
        <w:r w:rsidR="00B961C2">
          <w:rPr>
            <w:noProof/>
            <w:webHidden/>
          </w:rPr>
          <w:t>56</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939" w:history="1">
        <w:r w:rsidR="00B961C2" w:rsidRPr="00AD2550">
          <w:rPr>
            <w:rStyle w:val="Hyperlink"/>
            <w:rFonts w:ascii="Times New Roman" w:hAnsi="Times New Roman"/>
            <w:noProof/>
            <w:snapToGrid w:val="0"/>
            <w:w w:val="0"/>
          </w:rPr>
          <w:t>6.1.2.1</w:t>
        </w:r>
        <w:r w:rsidR="00B961C2">
          <w:rPr>
            <w:rFonts w:asciiTheme="minorHAnsi" w:eastAsiaTheme="minorEastAsia" w:hAnsiTheme="minorHAnsi" w:cstheme="minorBidi"/>
            <w:noProof/>
            <w:sz w:val="22"/>
            <w:szCs w:val="22"/>
            <w:lang w:val="en-US"/>
          </w:rPr>
          <w:tab/>
        </w:r>
        <w:r w:rsidR="00B961C2" w:rsidRPr="00AD2550">
          <w:rPr>
            <w:rStyle w:val="Hyperlink"/>
            <w:noProof/>
          </w:rPr>
          <w:t>File Level Validation</w:t>
        </w:r>
        <w:r w:rsidR="00B961C2">
          <w:rPr>
            <w:noProof/>
            <w:webHidden/>
          </w:rPr>
          <w:tab/>
        </w:r>
        <w:r w:rsidR="00B961C2">
          <w:rPr>
            <w:noProof/>
            <w:webHidden/>
          </w:rPr>
          <w:fldChar w:fldCharType="begin"/>
        </w:r>
        <w:r w:rsidR="00B961C2">
          <w:rPr>
            <w:noProof/>
            <w:webHidden/>
          </w:rPr>
          <w:instrText xml:space="preserve"> PAGEREF _Toc528055939 \h </w:instrText>
        </w:r>
        <w:r w:rsidR="00B961C2">
          <w:rPr>
            <w:noProof/>
            <w:webHidden/>
          </w:rPr>
        </w:r>
        <w:r w:rsidR="00B961C2">
          <w:rPr>
            <w:noProof/>
            <w:webHidden/>
          </w:rPr>
          <w:fldChar w:fldCharType="separate"/>
        </w:r>
        <w:r w:rsidR="00B961C2">
          <w:rPr>
            <w:noProof/>
            <w:webHidden/>
          </w:rPr>
          <w:t>56</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940" w:history="1">
        <w:r w:rsidR="00B961C2" w:rsidRPr="00AD2550">
          <w:rPr>
            <w:rStyle w:val="Hyperlink"/>
            <w:rFonts w:ascii="Times New Roman" w:hAnsi="Times New Roman"/>
            <w:noProof/>
            <w:snapToGrid w:val="0"/>
            <w:w w:val="0"/>
          </w:rPr>
          <w:t>6.1.2.2</w:t>
        </w:r>
        <w:r w:rsidR="00B961C2">
          <w:rPr>
            <w:rFonts w:asciiTheme="minorHAnsi" w:eastAsiaTheme="minorEastAsia" w:hAnsiTheme="minorHAnsi" w:cstheme="minorBidi"/>
            <w:noProof/>
            <w:sz w:val="22"/>
            <w:szCs w:val="22"/>
            <w:lang w:val="en-US"/>
          </w:rPr>
          <w:tab/>
        </w:r>
        <w:r w:rsidR="00B961C2" w:rsidRPr="00AD2550">
          <w:rPr>
            <w:rStyle w:val="Hyperlink"/>
            <w:noProof/>
          </w:rPr>
          <w:t>Transaction Level Validation</w:t>
        </w:r>
        <w:r w:rsidR="00B961C2">
          <w:rPr>
            <w:noProof/>
            <w:webHidden/>
          </w:rPr>
          <w:tab/>
        </w:r>
        <w:r w:rsidR="00B961C2">
          <w:rPr>
            <w:noProof/>
            <w:webHidden/>
          </w:rPr>
          <w:fldChar w:fldCharType="begin"/>
        </w:r>
        <w:r w:rsidR="00B961C2">
          <w:rPr>
            <w:noProof/>
            <w:webHidden/>
          </w:rPr>
          <w:instrText xml:space="preserve"> PAGEREF _Toc528055940 \h </w:instrText>
        </w:r>
        <w:r w:rsidR="00B961C2">
          <w:rPr>
            <w:noProof/>
            <w:webHidden/>
          </w:rPr>
        </w:r>
        <w:r w:rsidR="00B961C2">
          <w:rPr>
            <w:noProof/>
            <w:webHidden/>
          </w:rPr>
          <w:fldChar w:fldCharType="separate"/>
        </w:r>
        <w:r w:rsidR="00B961C2">
          <w:rPr>
            <w:noProof/>
            <w:webHidden/>
          </w:rPr>
          <w:t>57</w:t>
        </w:r>
        <w:r w:rsidR="00B961C2">
          <w:rPr>
            <w:noProof/>
            <w:webHidden/>
          </w:rPr>
          <w:fldChar w:fldCharType="end"/>
        </w:r>
      </w:hyperlink>
    </w:p>
    <w:p w:rsidR="00B961C2" w:rsidRDefault="0050705F">
      <w:pPr>
        <w:pStyle w:val="TOC2"/>
        <w:tabs>
          <w:tab w:val="left" w:pos="720"/>
          <w:tab w:val="right" w:leader="dot" w:pos="10070"/>
        </w:tabs>
        <w:rPr>
          <w:rFonts w:asciiTheme="minorHAnsi" w:eastAsiaTheme="minorEastAsia" w:hAnsiTheme="minorHAnsi" w:cstheme="minorBidi"/>
          <w:iCs w:val="0"/>
          <w:noProof/>
          <w:sz w:val="22"/>
          <w:szCs w:val="22"/>
          <w:lang w:val="en-US"/>
        </w:rPr>
      </w:pPr>
      <w:hyperlink w:anchor="_Toc528055941" w:history="1">
        <w:r w:rsidR="00B961C2" w:rsidRPr="00AD2550">
          <w:rPr>
            <w:rStyle w:val="Hyperlink"/>
            <w:rFonts w:ascii="Times New Roman" w:hAnsi="Times New Roman"/>
            <w:noProof/>
            <w:snapToGrid w:val="0"/>
            <w:w w:val="0"/>
          </w:rPr>
          <w:t>6.2</w:t>
        </w:r>
        <w:r w:rsidR="00B961C2">
          <w:rPr>
            <w:rFonts w:asciiTheme="minorHAnsi" w:eastAsiaTheme="minorEastAsia" w:hAnsiTheme="minorHAnsi" w:cstheme="minorBidi"/>
            <w:iCs w:val="0"/>
            <w:noProof/>
            <w:sz w:val="22"/>
            <w:szCs w:val="22"/>
            <w:lang w:val="en-US"/>
          </w:rPr>
          <w:tab/>
        </w:r>
        <w:r w:rsidR="00B961C2" w:rsidRPr="00AD2550">
          <w:rPr>
            <w:rStyle w:val="Hyperlink"/>
            <w:noProof/>
          </w:rPr>
          <w:t>General File Naming Convention Recommendations(TBD)</w:t>
        </w:r>
        <w:r w:rsidR="00B961C2">
          <w:rPr>
            <w:noProof/>
            <w:webHidden/>
          </w:rPr>
          <w:tab/>
        </w:r>
        <w:r w:rsidR="00B961C2">
          <w:rPr>
            <w:noProof/>
            <w:webHidden/>
          </w:rPr>
          <w:fldChar w:fldCharType="begin"/>
        </w:r>
        <w:r w:rsidR="00B961C2">
          <w:rPr>
            <w:noProof/>
            <w:webHidden/>
          </w:rPr>
          <w:instrText xml:space="preserve"> PAGEREF _Toc528055941 \h </w:instrText>
        </w:r>
        <w:r w:rsidR="00B961C2">
          <w:rPr>
            <w:noProof/>
            <w:webHidden/>
          </w:rPr>
        </w:r>
        <w:r w:rsidR="00B961C2">
          <w:rPr>
            <w:noProof/>
            <w:webHidden/>
          </w:rPr>
          <w:fldChar w:fldCharType="separate"/>
        </w:r>
        <w:r w:rsidR="00B961C2">
          <w:rPr>
            <w:noProof/>
            <w:webHidden/>
          </w:rPr>
          <w:t>57</w:t>
        </w:r>
        <w:r w:rsidR="00B961C2">
          <w:rPr>
            <w:noProof/>
            <w:webHidden/>
          </w:rPr>
          <w:fldChar w:fldCharType="end"/>
        </w:r>
      </w:hyperlink>
    </w:p>
    <w:p w:rsidR="00B961C2" w:rsidRDefault="0050705F">
      <w:pPr>
        <w:pStyle w:val="TOC3"/>
        <w:tabs>
          <w:tab w:val="left" w:pos="1080"/>
          <w:tab w:val="right" w:leader="dot" w:pos="10070"/>
        </w:tabs>
        <w:rPr>
          <w:rFonts w:asciiTheme="minorHAnsi" w:eastAsiaTheme="minorEastAsia" w:hAnsiTheme="minorHAnsi" w:cstheme="minorBidi"/>
          <w:noProof/>
          <w:sz w:val="22"/>
          <w:szCs w:val="22"/>
          <w:lang w:val="en-US"/>
        </w:rPr>
      </w:pPr>
      <w:hyperlink w:anchor="_Toc528055942" w:history="1">
        <w:r w:rsidR="00B961C2" w:rsidRPr="00AD2550">
          <w:rPr>
            <w:rStyle w:val="Hyperlink"/>
            <w:rFonts w:ascii="Times New Roman" w:hAnsi="Times New Roman"/>
            <w:noProof/>
            <w:snapToGrid w:val="0"/>
            <w:w w:val="0"/>
          </w:rPr>
          <w:t>6.2.1</w:t>
        </w:r>
        <w:r w:rsidR="00B961C2">
          <w:rPr>
            <w:rFonts w:asciiTheme="minorHAnsi" w:eastAsiaTheme="minorEastAsia" w:hAnsiTheme="minorHAnsi" w:cstheme="minorBidi"/>
            <w:noProof/>
            <w:sz w:val="22"/>
            <w:szCs w:val="22"/>
            <w:lang w:val="en-US"/>
          </w:rPr>
          <w:tab/>
        </w:r>
        <w:r w:rsidR="00B961C2" w:rsidRPr="00AD2550">
          <w:rPr>
            <w:rStyle w:val="Hyperlink"/>
            <w:noProof/>
          </w:rPr>
          <w:t>Request or Publish</w:t>
        </w:r>
        <w:r w:rsidR="00B961C2">
          <w:rPr>
            <w:noProof/>
            <w:webHidden/>
          </w:rPr>
          <w:tab/>
        </w:r>
        <w:r w:rsidR="00B961C2">
          <w:rPr>
            <w:noProof/>
            <w:webHidden/>
          </w:rPr>
          <w:fldChar w:fldCharType="begin"/>
        </w:r>
        <w:r w:rsidR="00B961C2">
          <w:rPr>
            <w:noProof/>
            <w:webHidden/>
          </w:rPr>
          <w:instrText xml:space="preserve"> PAGEREF _Toc528055942 \h </w:instrText>
        </w:r>
        <w:r w:rsidR="00B961C2">
          <w:rPr>
            <w:noProof/>
            <w:webHidden/>
          </w:rPr>
        </w:r>
        <w:r w:rsidR="00B961C2">
          <w:rPr>
            <w:noProof/>
            <w:webHidden/>
          </w:rPr>
          <w:fldChar w:fldCharType="separate"/>
        </w:r>
        <w:r w:rsidR="00B961C2">
          <w:rPr>
            <w:noProof/>
            <w:webHidden/>
          </w:rPr>
          <w:t>57</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943" w:history="1">
        <w:r w:rsidR="00B961C2" w:rsidRPr="00AD2550">
          <w:rPr>
            <w:rStyle w:val="Hyperlink"/>
            <w:rFonts w:ascii="Times New Roman" w:hAnsi="Times New Roman"/>
            <w:noProof/>
            <w:snapToGrid w:val="0"/>
            <w:w w:val="0"/>
          </w:rPr>
          <w:t>6.2.1.1</w:t>
        </w:r>
        <w:r w:rsidR="00B961C2">
          <w:rPr>
            <w:rFonts w:asciiTheme="minorHAnsi" w:eastAsiaTheme="minorEastAsia" w:hAnsiTheme="minorHAnsi" w:cstheme="minorBidi"/>
            <w:noProof/>
            <w:sz w:val="22"/>
            <w:szCs w:val="22"/>
            <w:lang w:val="en-US"/>
          </w:rPr>
          <w:tab/>
        </w:r>
        <w:r w:rsidR="00B961C2" w:rsidRPr="00AD2550">
          <w:rPr>
            <w:rStyle w:val="Hyperlink"/>
            <w:noProof/>
          </w:rPr>
          <w:t>Client ID definition</w:t>
        </w:r>
        <w:r w:rsidR="00B961C2">
          <w:rPr>
            <w:noProof/>
            <w:webHidden/>
          </w:rPr>
          <w:tab/>
        </w:r>
        <w:r w:rsidR="00B961C2">
          <w:rPr>
            <w:noProof/>
            <w:webHidden/>
          </w:rPr>
          <w:fldChar w:fldCharType="begin"/>
        </w:r>
        <w:r w:rsidR="00B961C2">
          <w:rPr>
            <w:noProof/>
            <w:webHidden/>
          </w:rPr>
          <w:instrText xml:space="preserve"> PAGEREF _Toc528055943 \h </w:instrText>
        </w:r>
        <w:r w:rsidR="00B961C2">
          <w:rPr>
            <w:noProof/>
            <w:webHidden/>
          </w:rPr>
        </w:r>
        <w:r w:rsidR="00B961C2">
          <w:rPr>
            <w:noProof/>
            <w:webHidden/>
          </w:rPr>
          <w:fldChar w:fldCharType="separate"/>
        </w:r>
        <w:r w:rsidR="00B961C2">
          <w:rPr>
            <w:noProof/>
            <w:webHidden/>
          </w:rPr>
          <w:t>57</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944" w:history="1">
        <w:r w:rsidR="00B961C2" w:rsidRPr="00AD2550">
          <w:rPr>
            <w:rStyle w:val="Hyperlink"/>
            <w:rFonts w:ascii="Times New Roman" w:hAnsi="Times New Roman"/>
            <w:noProof/>
            <w:snapToGrid w:val="0"/>
            <w:w w:val="0"/>
          </w:rPr>
          <w:t>6.2.1.2</w:t>
        </w:r>
        <w:r w:rsidR="00B961C2">
          <w:rPr>
            <w:rFonts w:asciiTheme="minorHAnsi" w:eastAsiaTheme="minorEastAsia" w:hAnsiTheme="minorHAnsi" w:cstheme="minorBidi"/>
            <w:noProof/>
            <w:sz w:val="22"/>
            <w:szCs w:val="22"/>
            <w:lang w:val="en-US"/>
          </w:rPr>
          <w:tab/>
        </w:r>
        <w:r w:rsidR="00B961C2" w:rsidRPr="00AD2550">
          <w:rPr>
            <w:rStyle w:val="Hyperlink"/>
            <w:noProof/>
          </w:rPr>
          <w:t>Applications</w:t>
        </w:r>
        <w:r w:rsidR="00B961C2">
          <w:rPr>
            <w:noProof/>
            <w:webHidden/>
          </w:rPr>
          <w:tab/>
        </w:r>
        <w:r w:rsidR="00B961C2">
          <w:rPr>
            <w:noProof/>
            <w:webHidden/>
          </w:rPr>
          <w:fldChar w:fldCharType="begin"/>
        </w:r>
        <w:r w:rsidR="00B961C2">
          <w:rPr>
            <w:noProof/>
            <w:webHidden/>
          </w:rPr>
          <w:instrText xml:space="preserve"> PAGEREF _Toc528055944 \h </w:instrText>
        </w:r>
        <w:r w:rsidR="00B961C2">
          <w:rPr>
            <w:noProof/>
            <w:webHidden/>
          </w:rPr>
        </w:r>
        <w:r w:rsidR="00B961C2">
          <w:rPr>
            <w:noProof/>
            <w:webHidden/>
          </w:rPr>
          <w:fldChar w:fldCharType="separate"/>
        </w:r>
        <w:r w:rsidR="00B961C2">
          <w:rPr>
            <w:noProof/>
            <w:webHidden/>
          </w:rPr>
          <w:t>58</w:t>
        </w:r>
        <w:r w:rsidR="00B961C2">
          <w:rPr>
            <w:noProof/>
            <w:webHidden/>
          </w:rPr>
          <w:fldChar w:fldCharType="end"/>
        </w:r>
      </w:hyperlink>
    </w:p>
    <w:p w:rsidR="00B961C2" w:rsidRDefault="0050705F">
      <w:pPr>
        <w:pStyle w:val="TOC4"/>
        <w:rPr>
          <w:rFonts w:asciiTheme="minorHAnsi" w:eastAsiaTheme="minorEastAsia" w:hAnsiTheme="minorHAnsi" w:cstheme="minorBidi"/>
          <w:noProof/>
          <w:sz w:val="22"/>
          <w:szCs w:val="22"/>
          <w:lang w:val="en-US"/>
        </w:rPr>
      </w:pPr>
      <w:hyperlink w:anchor="_Toc528055945" w:history="1">
        <w:r w:rsidR="00B961C2" w:rsidRPr="00AD2550">
          <w:rPr>
            <w:rStyle w:val="Hyperlink"/>
            <w:rFonts w:ascii="Times New Roman" w:hAnsi="Times New Roman"/>
            <w:noProof/>
            <w:snapToGrid w:val="0"/>
            <w:w w:val="0"/>
          </w:rPr>
          <w:t>6.2.1.3</w:t>
        </w:r>
        <w:r w:rsidR="00B961C2">
          <w:rPr>
            <w:rFonts w:asciiTheme="minorHAnsi" w:eastAsiaTheme="minorEastAsia" w:hAnsiTheme="minorHAnsi" w:cstheme="minorBidi"/>
            <w:noProof/>
            <w:sz w:val="22"/>
            <w:szCs w:val="22"/>
            <w:lang w:val="en-US"/>
          </w:rPr>
          <w:tab/>
        </w:r>
        <w:r w:rsidR="00B961C2" w:rsidRPr="00AD2550">
          <w:rPr>
            <w:rStyle w:val="Hyperlink"/>
            <w:noProof/>
          </w:rPr>
          <w:t>Content Types</w:t>
        </w:r>
        <w:r w:rsidR="00B961C2">
          <w:rPr>
            <w:noProof/>
            <w:webHidden/>
          </w:rPr>
          <w:tab/>
        </w:r>
        <w:r w:rsidR="00B961C2">
          <w:rPr>
            <w:noProof/>
            <w:webHidden/>
          </w:rPr>
          <w:fldChar w:fldCharType="begin"/>
        </w:r>
        <w:r w:rsidR="00B961C2">
          <w:rPr>
            <w:noProof/>
            <w:webHidden/>
          </w:rPr>
          <w:instrText xml:space="preserve"> PAGEREF _Toc528055945 \h </w:instrText>
        </w:r>
        <w:r w:rsidR="00B961C2">
          <w:rPr>
            <w:noProof/>
            <w:webHidden/>
          </w:rPr>
        </w:r>
        <w:r w:rsidR="00B961C2">
          <w:rPr>
            <w:noProof/>
            <w:webHidden/>
          </w:rPr>
          <w:fldChar w:fldCharType="separate"/>
        </w:r>
        <w:r w:rsidR="00B961C2">
          <w:rPr>
            <w:noProof/>
            <w:webHidden/>
          </w:rPr>
          <w:t>58</w:t>
        </w:r>
        <w:r w:rsidR="00B961C2">
          <w:rPr>
            <w:noProof/>
            <w:webHidden/>
          </w:rPr>
          <w:fldChar w:fldCharType="end"/>
        </w:r>
      </w:hyperlink>
    </w:p>
    <w:p w:rsidR="00B961C2" w:rsidRDefault="0050705F">
      <w:pPr>
        <w:pStyle w:val="TOC2"/>
        <w:tabs>
          <w:tab w:val="left" w:pos="720"/>
          <w:tab w:val="right" w:leader="dot" w:pos="10070"/>
        </w:tabs>
        <w:rPr>
          <w:rFonts w:asciiTheme="minorHAnsi" w:eastAsiaTheme="minorEastAsia" w:hAnsiTheme="minorHAnsi" w:cstheme="minorBidi"/>
          <w:iCs w:val="0"/>
          <w:noProof/>
          <w:sz w:val="22"/>
          <w:szCs w:val="22"/>
          <w:lang w:val="en-US"/>
        </w:rPr>
      </w:pPr>
      <w:hyperlink w:anchor="_Toc528055946" w:history="1">
        <w:r w:rsidR="00B961C2" w:rsidRPr="00AD2550">
          <w:rPr>
            <w:rStyle w:val="Hyperlink"/>
            <w:rFonts w:ascii="Times New Roman" w:hAnsi="Times New Roman"/>
            <w:noProof/>
            <w:snapToGrid w:val="0"/>
            <w:w w:val="0"/>
          </w:rPr>
          <w:t>6.3</w:t>
        </w:r>
        <w:r w:rsidR="00B961C2">
          <w:rPr>
            <w:rFonts w:asciiTheme="minorHAnsi" w:eastAsiaTheme="minorEastAsia" w:hAnsiTheme="minorHAnsi" w:cstheme="minorBidi"/>
            <w:iCs w:val="0"/>
            <w:noProof/>
            <w:sz w:val="22"/>
            <w:szCs w:val="22"/>
            <w:lang w:val="en-US"/>
          </w:rPr>
          <w:tab/>
        </w:r>
        <w:r w:rsidR="00B961C2" w:rsidRPr="00AD2550">
          <w:rPr>
            <w:rStyle w:val="Hyperlink"/>
            <w:noProof/>
          </w:rPr>
          <w:t>Payment Methods</w:t>
        </w:r>
        <w:r w:rsidR="00B961C2">
          <w:rPr>
            <w:noProof/>
            <w:webHidden/>
          </w:rPr>
          <w:tab/>
        </w:r>
        <w:r w:rsidR="00B961C2">
          <w:rPr>
            <w:noProof/>
            <w:webHidden/>
          </w:rPr>
          <w:fldChar w:fldCharType="begin"/>
        </w:r>
        <w:r w:rsidR="00B961C2">
          <w:rPr>
            <w:noProof/>
            <w:webHidden/>
          </w:rPr>
          <w:instrText xml:space="preserve"> PAGEREF _Toc528055946 \h </w:instrText>
        </w:r>
        <w:r w:rsidR="00B961C2">
          <w:rPr>
            <w:noProof/>
            <w:webHidden/>
          </w:rPr>
        </w:r>
        <w:r w:rsidR="00B961C2">
          <w:rPr>
            <w:noProof/>
            <w:webHidden/>
          </w:rPr>
          <w:fldChar w:fldCharType="separate"/>
        </w:r>
        <w:r w:rsidR="00B961C2">
          <w:rPr>
            <w:noProof/>
            <w:webHidden/>
          </w:rPr>
          <w:t>58</w:t>
        </w:r>
        <w:r w:rsidR="00B961C2">
          <w:rPr>
            <w:noProof/>
            <w:webHidden/>
          </w:rPr>
          <w:fldChar w:fldCharType="end"/>
        </w:r>
      </w:hyperlink>
    </w:p>
    <w:p w:rsidR="00B961C2" w:rsidRDefault="0050705F">
      <w:pPr>
        <w:pStyle w:val="TOC2"/>
        <w:tabs>
          <w:tab w:val="left" w:pos="720"/>
          <w:tab w:val="right" w:leader="dot" w:pos="10070"/>
        </w:tabs>
        <w:rPr>
          <w:rFonts w:asciiTheme="minorHAnsi" w:eastAsiaTheme="minorEastAsia" w:hAnsiTheme="minorHAnsi" w:cstheme="minorBidi"/>
          <w:iCs w:val="0"/>
          <w:noProof/>
          <w:sz w:val="22"/>
          <w:szCs w:val="22"/>
          <w:lang w:val="en-US"/>
        </w:rPr>
      </w:pPr>
      <w:hyperlink w:anchor="_Toc528055947" w:history="1">
        <w:r w:rsidR="00B961C2" w:rsidRPr="00AD2550">
          <w:rPr>
            <w:rStyle w:val="Hyperlink"/>
            <w:rFonts w:ascii="Times New Roman" w:hAnsi="Times New Roman"/>
            <w:noProof/>
            <w:snapToGrid w:val="0"/>
            <w:w w:val="0"/>
          </w:rPr>
          <w:t>6.4</w:t>
        </w:r>
        <w:r w:rsidR="00B961C2">
          <w:rPr>
            <w:rFonts w:asciiTheme="minorHAnsi" w:eastAsiaTheme="minorEastAsia" w:hAnsiTheme="minorHAnsi" w:cstheme="minorBidi"/>
            <w:iCs w:val="0"/>
            <w:noProof/>
            <w:sz w:val="22"/>
            <w:szCs w:val="22"/>
            <w:lang w:val="en-US"/>
          </w:rPr>
          <w:tab/>
        </w:r>
        <w:r w:rsidR="00B961C2" w:rsidRPr="00AD2550">
          <w:rPr>
            <w:rStyle w:val="Hyperlink"/>
            <w:noProof/>
          </w:rPr>
          <w:t>Consumer Statuses</w:t>
        </w:r>
        <w:r w:rsidR="00B961C2">
          <w:rPr>
            <w:noProof/>
            <w:webHidden/>
          </w:rPr>
          <w:tab/>
        </w:r>
        <w:r w:rsidR="00B961C2">
          <w:rPr>
            <w:noProof/>
            <w:webHidden/>
          </w:rPr>
          <w:fldChar w:fldCharType="begin"/>
        </w:r>
        <w:r w:rsidR="00B961C2">
          <w:rPr>
            <w:noProof/>
            <w:webHidden/>
          </w:rPr>
          <w:instrText xml:space="preserve"> PAGEREF _Toc528055947 \h </w:instrText>
        </w:r>
        <w:r w:rsidR="00B961C2">
          <w:rPr>
            <w:noProof/>
            <w:webHidden/>
          </w:rPr>
        </w:r>
        <w:r w:rsidR="00B961C2">
          <w:rPr>
            <w:noProof/>
            <w:webHidden/>
          </w:rPr>
          <w:fldChar w:fldCharType="separate"/>
        </w:r>
        <w:r w:rsidR="00B961C2">
          <w:rPr>
            <w:noProof/>
            <w:webHidden/>
          </w:rPr>
          <w:t>58</w:t>
        </w:r>
        <w:r w:rsidR="00B961C2">
          <w:rPr>
            <w:noProof/>
            <w:webHidden/>
          </w:rPr>
          <w:fldChar w:fldCharType="end"/>
        </w:r>
      </w:hyperlink>
    </w:p>
    <w:p w:rsidR="00B961C2" w:rsidRDefault="0050705F">
      <w:pPr>
        <w:pStyle w:val="TOC2"/>
        <w:tabs>
          <w:tab w:val="left" w:pos="720"/>
          <w:tab w:val="right" w:leader="dot" w:pos="10070"/>
        </w:tabs>
        <w:rPr>
          <w:rFonts w:asciiTheme="minorHAnsi" w:eastAsiaTheme="minorEastAsia" w:hAnsiTheme="minorHAnsi" w:cstheme="minorBidi"/>
          <w:iCs w:val="0"/>
          <w:noProof/>
          <w:sz w:val="22"/>
          <w:szCs w:val="22"/>
          <w:lang w:val="en-US"/>
        </w:rPr>
      </w:pPr>
      <w:hyperlink w:anchor="_Toc528055948" w:history="1">
        <w:r w:rsidR="00B961C2" w:rsidRPr="00AD2550">
          <w:rPr>
            <w:rStyle w:val="Hyperlink"/>
            <w:rFonts w:ascii="Times New Roman" w:hAnsi="Times New Roman"/>
            <w:noProof/>
            <w:snapToGrid w:val="0"/>
            <w:w w:val="0"/>
          </w:rPr>
          <w:t>6.5</w:t>
        </w:r>
        <w:r w:rsidR="00B961C2">
          <w:rPr>
            <w:rFonts w:asciiTheme="minorHAnsi" w:eastAsiaTheme="minorEastAsia" w:hAnsiTheme="minorHAnsi" w:cstheme="minorBidi"/>
            <w:iCs w:val="0"/>
            <w:noProof/>
            <w:sz w:val="22"/>
            <w:szCs w:val="22"/>
            <w:lang w:val="en-US"/>
          </w:rPr>
          <w:tab/>
        </w:r>
        <w:r w:rsidR="00B961C2" w:rsidRPr="00AD2550">
          <w:rPr>
            <w:rStyle w:val="Hyperlink"/>
            <w:noProof/>
          </w:rPr>
          <w:t>Campaign Statuses</w:t>
        </w:r>
        <w:r w:rsidR="00B961C2">
          <w:rPr>
            <w:noProof/>
            <w:webHidden/>
          </w:rPr>
          <w:tab/>
        </w:r>
        <w:r w:rsidR="00B961C2">
          <w:rPr>
            <w:noProof/>
            <w:webHidden/>
          </w:rPr>
          <w:fldChar w:fldCharType="begin"/>
        </w:r>
        <w:r w:rsidR="00B961C2">
          <w:rPr>
            <w:noProof/>
            <w:webHidden/>
          </w:rPr>
          <w:instrText xml:space="preserve"> PAGEREF _Toc528055948 \h </w:instrText>
        </w:r>
        <w:r w:rsidR="00B961C2">
          <w:rPr>
            <w:noProof/>
            <w:webHidden/>
          </w:rPr>
        </w:r>
        <w:r w:rsidR="00B961C2">
          <w:rPr>
            <w:noProof/>
            <w:webHidden/>
          </w:rPr>
          <w:fldChar w:fldCharType="separate"/>
        </w:r>
        <w:r w:rsidR="00B961C2">
          <w:rPr>
            <w:noProof/>
            <w:webHidden/>
          </w:rPr>
          <w:t>59</w:t>
        </w:r>
        <w:r w:rsidR="00B961C2">
          <w:rPr>
            <w:noProof/>
            <w:webHidden/>
          </w:rPr>
          <w:fldChar w:fldCharType="end"/>
        </w:r>
      </w:hyperlink>
    </w:p>
    <w:p w:rsidR="00B961C2" w:rsidRDefault="0050705F">
      <w:pPr>
        <w:pStyle w:val="TOC2"/>
        <w:tabs>
          <w:tab w:val="left" w:pos="720"/>
          <w:tab w:val="right" w:leader="dot" w:pos="10070"/>
        </w:tabs>
        <w:rPr>
          <w:rFonts w:asciiTheme="minorHAnsi" w:eastAsiaTheme="minorEastAsia" w:hAnsiTheme="minorHAnsi" w:cstheme="minorBidi"/>
          <w:iCs w:val="0"/>
          <w:noProof/>
          <w:sz w:val="22"/>
          <w:szCs w:val="22"/>
          <w:lang w:val="en-US"/>
        </w:rPr>
      </w:pPr>
      <w:hyperlink w:anchor="_Toc528055949" w:history="1">
        <w:r w:rsidR="00B961C2" w:rsidRPr="00AD2550">
          <w:rPr>
            <w:rStyle w:val="Hyperlink"/>
            <w:rFonts w:ascii="Times New Roman" w:hAnsi="Times New Roman"/>
            <w:noProof/>
            <w:snapToGrid w:val="0"/>
            <w:w w:val="0"/>
          </w:rPr>
          <w:t>6.6</w:t>
        </w:r>
        <w:r w:rsidR="00B961C2">
          <w:rPr>
            <w:rFonts w:asciiTheme="minorHAnsi" w:eastAsiaTheme="minorEastAsia" w:hAnsiTheme="minorHAnsi" w:cstheme="minorBidi"/>
            <w:iCs w:val="0"/>
            <w:noProof/>
            <w:sz w:val="22"/>
            <w:szCs w:val="22"/>
            <w:lang w:val="en-US"/>
          </w:rPr>
          <w:tab/>
        </w:r>
        <w:r w:rsidR="00B961C2" w:rsidRPr="00AD2550">
          <w:rPr>
            <w:rStyle w:val="Hyperlink"/>
            <w:noProof/>
          </w:rPr>
          <w:t>Payment Statuses</w:t>
        </w:r>
        <w:r w:rsidR="00B961C2">
          <w:rPr>
            <w:noProof/>
            <w:webHidden/>
          </w:rPr>
          <w:tab/>
        </w:r>
        <w:r w:rsidR="00B961C2">
          <w:rPr>
            <w:noProof/>
            <w:webHidden/>
          </w:rPr>
          <w:fldChar w:fldCharType="begin"/>
        </w:r>
        <w:r w:rsidR="00B961C2">
          <w:rPr>
            <w:noProof/>
            <w:webHidden/>
          </w:rPr>
          <w:instrText xml:space="preserve"> PAGEREF _Toc528055949 \h </w:instrText>
        </w:r>
        <w:r w:rsidR="00B961C2">
          <w:rPr>
            <w:noProof/>
            <w:webHidden/>
          </w:rPr>
        </w:r>
        <w:r w:rsidR="00B961C2">
          <w:rPr>
            <w:noProof/>
            <w:webHidden/>
          </w:rPr>
          <w:fldChar w:fldCharType="separate"/>
        </w:r>
        <w:r w:rsidR="00B961C2">
          <w:rPr>
            <w:noProof/>
            <w:webHidden/>
          </w:rPr>
          <w:t>60</w:t>
        </w:r>
        <w:r w:rsidR="00B961C2">
          <w:rPr>
            <w:noProof/>
            <w:webHidden/>
          </w:rPr>
          <w:fldChar w:fldCharType="end"/>
        </w:r>
      </w:hyperlink>
    </w:p>
    <w:p w:rsidR="00B961C2" w:rsidRDefault="0050705F">
      <w:pPr>
        <w:pStyle w:val="TOC2"/>
        <w:tabs>
          <w:tab w:val="left" w:pos="720"/>
          <w:tab w:val="right" w:leader="dot" w:pos="10070"/>
        </w:tabs>
        <w:rPr>
          <w:rFonts w:asciiTheme="minorHAnsi" w:eastAsiaTheme="minorEastAsia" w:hAnsiTheme="minorHAnsi" w:cstheme="minorBidi"/>
          <w:iCs w:val="0"/>
          <w:noProof/>
          <w:sz w:val="22"/>
          <w:szCs w:val="22"/>
          <w:lang w:val="en-US"/>
        </w:rPr>
      </w:pPr>
      <w:hyperlink w:anchor="_Toc528055950" w:history="1">
        <w:r w:rsidR="00B961C2" w:rsidRPr="00AD2550">
          <w:rPr>
            <w:rStyle w:val="Hyperlink"/>
            <w:rFonts w:ascii="Times New Roman" w:hAnsi="Times New Roman"/>
            <w:noProof/>
            <w:snapToGrid w:val="0"/>
            <w:w w:val="0"/>
          </w:rPr>
          <w:t>6.7</w:t>
        </w:r>
        <w:r w:rsidR="00B961C2">
          <w:rPr>
            <w:rFonts w:asciiTheme="minorHAnsi" w:eastAsiaTheme="minorEastAsia" w:hAnsiTheme="minorHAnsi" w:cstheme="minorBidi"/>
            <w:iCs w:val="0"/>
            <w:noProof/>
            <w:sz w:val="22"/>
            <w:szCs w:val="22"/>
            <w:lang w:val="en-US"/>
          </w:rPr>
          <w:tab/>
        </w:r>
        <w:r w:rsidR="00B961C2" w:rsidRPr="00AD2550">
          <w:rPr>
            <w:rStyle w:val="Hyperlink"/>
            <w:noProof/>
          </w:rPr>
          <w:t>Client configuration TBD</w:t>
        </w:r>
        <w:r w:rsidR="00B961C2">
          <w:rPr>
            <w:noProof/>
            <w:webHidden/>
          </w:rPr>
          <w:tab/>
        </w:r>
        <w:r w:rsidR="00B961C2">
          <w:rPr>
            <w:noProof/>
            <w:webHidden/>
          </w:rPr>
          <w:fldChar w:fldCharType="begin"/>
        </w:r>
        <w:r w:rsidR="00B961C2">
          <w:rPr>
            <w:noProof/>
            <w:webHidden/>
          </w:rPr>
          <w:instrText xml:space="preserve"> PAGEREF _Toc528055950 \h </w:instrText>
        </w:r>
        <w:r w:rsidR="00B961C2">
          <w:rPr>
            <w:noProof/>
            <w:webHidden/>
          </w:rPr>
        </w:r>
        <w:r w:rsidR="00B961C2">
          <w:rPr>
            <w:noProof/>
            <w:webHidden/>
          </w:rPr>
          <w:fldChar w:fldCharType="separate"/>
        </w:r>
        <w:r w:rsidR="00B961C2">
          <w:rPr>
            <w:noProof/>
            <w:webHidden/>
          </w:rPr>
          <w:t>61</w:t>
        </w:r>
        <w:r w:rsidR="00B961C2">
          <w:rPr>
            <w:noProof/>
            <w:webHidden/>
          </w:rPr>
          <w:fldChar w:fldCharType="end"/>
        </w:r>
      </w:hyperlink>
    </w:p>
    <w:p w:rsidR="00B961C2" w:rsidRDefault="0050705F">
      <w:pPr>
        <w:pStyle w:val="TOC2"/>
        <w:tabs>
          <w:tab w:val="left" w:pos="720"/>
          <w:tab w:val="right" w:leader="dot" w:pos="10070"/>
        </w:tabs>
        <w:rPr>
          <w:rFonts w:asciiTheme="minorHAnsi" w:eastAsiaTheme="minorEastAsia" w:hAnsiTheme="minorHAnsi" w:cstheme="minorBidi"/>
          <w:iCs w:val="0"/>
          <w:noProof/>
          <w:sz w:val="22"/>
          <w:szCs w:val="22"/>
          <w:lang w:val="en-US"/>
        </w:rPr>
      </w:pPr>
      <w:hyperlink w:anchor="_Toc528055951" w:history="1">
        <w:r w:rsidR="00B961C2" w:rsidRPr="00AD2550">
          <w:rPr>
            <w:rStyle w:val="Hyperlink"/>
            <w:rFonts w:ascii="Times New Roman" w:hAnsi="Times New Roman"/>
            <w:noProof/>
            <w:snapToGrid w:val="0"/>
            <w:w w:val="0"/>
          </w:rPr>
          <w:t>6.8</w:t>
        </w:r>
        <w:r w:rsidR="00B961C2">
          <w:rPr>
            <w:rFonts w:asciiTheme="minorHAnsi" w:eastAsiaTheme="minorEastAsia" w:hAnsiTheme="minorHAnsi" w:cstheme="minorBidi"/>
            <w:iCs w:val="0"/>
            <w:noProof/>
            <w:sz w:val="22"/>
            <w:szCs w:val="22"/>
            <w:lang w:val="en-US"/>
          </w:rPr>
          <w:tab/>
        </w:r>
        <w:r w:rsidR="00B961C2" w:rsidRPr="00AD2550">
          <w:rPr>
            <w:rStyle w:val="Hyperlink"/>
            <w:noProof/>
          </w:rPr>
          <w:t>Error Codes at th</w:t>
        </w:r>
        <w:r w:rsidR="00B961C2" w:rsidRPr="00AD2550">
          <w:rPr>
            <w:rStyle w:val="Hyperlink"/>
            <w:noProof/>
          </w:rPr>
          <w:t>e</w:t>
        </w:r>
        <w:r w:rsidR="00B961C2" w:rsidRPr="00AD2550">
          <w:rPr>
            <w:rStyle w:val="Hyperlink"/>
            <w:noProof/>
          </w:rPr>
          <w:t xml:space="preserve"> file level</w:t>
        </w:r>
        <w:r w:rsidR="00B961C2">
          <w:rPr>
            <w:noProof/>
            <w:webHidden/>
          </w:rPr>
          <w:tab/>
        </w:r>
        <w:r w:rsidR="00B961C2">
          <w:rPr>
            <w:noProof/>
            <w:webHidden/>
          </w:rPr>
          <w:fldChar w:fldCharType="begin"/>
        </w:r>
        <w:r w:rsidR="00B961C2">
          <w:rPr>
            <w:noProof/>
            <w:webHidden/>
          </w:rPr>
          <w:instrText xml:space="preserve"> PAGEREF _Toc528055951 \h </w:instrText>
        </w:r>
        <w:r w:rsidR="00B961C2">
          <w:rPr>
            <w:noProof/>
            <w:webHidden/>
          </w:rPr>
        </w:r>
        <w:r w:rsidR="00B961C2">
          <w:rPr>
            <w:noProof/>
            <w:webHidden/>
          </w:rPr>
          <w:fldChar w:fldCharType="separate"/>
        </w:r>
        <w:r w:rsidR="00B961C2">
          <w:rPr>
            <w:noProof/>
            <w:webHidden/>
          </w:rPr>
          <w:t>62</w:t>
        </w:r>
        <w:r w:rsidR="00B961C2">
          <w:rPr>
            <w:noProof/>
            <w:webHidden/>
          </w:rPr>
          <w:fldChar w:fldCharType="end"/>
        </w:r>
      </w:hyperlink>
    </w:p>
    <w:p w:rsidR="00B961C2" w:rsidRDefault="0050705F">
      <w:pPr>
        <w:pStyle w:val="TOC2"/>
        <w:tabs>
          <w:tab w:val="left" w:pos="720"/>
          <w:tab w:val="right" w:leader="dot" w:pos="10070"/>
        </w:tabs>
        <w:rPr>
          <w:rFonts w:asciiTheme="minorHAnsi" w:eastAsiaTheme="minorEastAsia" w:hAnsiTheme="minorHAnsi" w:cstheme="minorBidi"/>
          <w:iCs w:val="0"/>
          <w:noProof/>
          <w:sz w:val="22"/>
          <w:szCs w:val="22"/>
          <w:lang w:val="en-US"/>
        </w:rPr>
      </w:pPr>
      <w:hyperlink w:anchor="_Toc528055952" w:history="1">
        <w:r w:rsidR="00B961C2" w:rsidRPr="00AD2550">
          <w:rPr>
            <w:rStyle w:val="Hyperlink"/>
            <w:rFonts w:ascii="Times New Roman" w:hAnsi="Times New Roman"/>
            <w:noProof/>
            <w:snapToGrid w:val="0"/>
            <w:w w:val="0"/>
          </w:rPr>
          <w:t>6.9</w:t>
        </w:r>
        <w:r w:rsidR="00B961C2">
          <w:rPr>
            <w:rFonts w:asciiTheme="minorHAnsi" w:eastAsiaTheme="minorEastAsia" w:hAnsiTheme="minorHAnsi" w:cstheme="minorBidi"/>
            <w:iCs w:val="0"/>
            <w:noProof/>
            <w:sz w:val="22"/>
            <w:szCs w:val="22"/>
            <w:lang w:val="en-US"/>
          </w:rPr>
          <w:tab/>
        </w:r>
        <w:r w:rsidR="00B961C2" w:rsidRPr="00AD2550">
          <w:rPr>
            <w:rStyle w:val="Hyperlink"/>
            <w:noProof/>
          </w:rPr>
          <w:t>List of Reject Reason Codes</w:t>
        </w:r>
        <w:r w:rsidR="00B961C2">
          <w:rPr>
            <w:noProof/>
            <w:webHidden/>
          </w:rPr>
          <w:tab/>
        </w:r>
        <w:r w:rsidR="00B961C2">
          <w:rPr>
            <w:noProof/>
            <w:webHidden/>
          </w:rPr>
          <w:fldChar w:fldCharType="begin"/>
        </w:r>
        <w:r w:rsidR="00B961C2">
          <w:rPr>
            <w:noProof/>
            <w:webHidden/>
          </w:rPr>
          <w:instrText xml:space="preserve"> PAGEREF _Toc528055952 \h </w:instrText>
        </w:r>
        <w:r w:rsidR="00B961C2">
          <w:rPr>
            <w:noProof/>
            <w:webHidden/>
          </w:rPr>
        </w:r>
        <w:r w:rsidR="00B961C2">
          <w:rPr>
            <w:noProof/>
            <w:webHidden/>
          </w:rPr>
          <w:fldChar w:fldCharType="separate"/>
        </w:r>
        <w:r w:rsidR="00B961C2">
          <w:rPr>
            <w:noProof/>
            <w:webHidden/>
          </w:rPr>
          <w:t>62</w:t>
        </w:r>
        <w:r w:rsidR="00B961C2">
          <w:rPr>
            <w:noProof/>
            <w:webHidden/>
          </w:rPr>
          <w:fldChar w:fldCharType="end"/>
        </w:r>
      </w:hyperlink>
    </w:p>
    <w:p w:rsidR="00B961C2" w:rsidRDefault="0050705F">
      <w:pPr>
        <w:pStyle w:val="TOC2"/>
        <w:tabs>
          <w:tab w:val="left" w:pos="900"/>
          <w:tab w:val="right" w:leader="dot" w:pos="10070"/>
        </w:tabs>
        <w:rPr>
          <w:rFonts w:asciiTheme="minorHAnsi" w:eastAsiaTheme="minorEastAsia" w:hAnsiTheme="minorHAnsi" w:cstheme="minorBidi"/>
          <w:iCs w:val="0"/>
          <w:noProof/>
          <w:sz w:val="22"/>
          <w:szCs w:val="22"/>
          <w:lang w:val="en-US"/>
        </w:rPr>
      </w:pPr>
      <w:hyperlink w:anchor="_Toc528055953" w:history="1">
        <w:r w:rsidR="00B961C2" w:rsidRPr="00AD2550">
          <w:rPr>
            <w:rStyle w:val="Hyperlink"/>
            <w:rFonts w:ascii="Times New Roman" w:hAnsi="Times New Roman"/>
            <w:noProof/>
            <w:snapToGrid w:val="0"/>
            <w:w w:val="0"/>
          </w:rPr>
          <w:t>6.10</w:t>
        </w:r>
        <w:r w:rsidR="00B961C2">
          <w:rPr>
            <w:rFonts w:asciiTheme="minorHAnsi" w:eastAsiaTheme="minorEastAsia" w:hAnsiTheme="minorHAnsi" w:cstheme="minorBidi"/>
            <w:iCs w:val="0"/>
            <w:noProof/>
            <w:sz w:val="22"/>
            <w:szCs w:val="22"/>
            <w:lang w:val="en-US"/>
          </w:rPr>
          <w:tab/>
        </w:r>
        <w:r w:rsidR="00B961C2" w:rsidRPr="00AD2550">
          <w:rPr>
            <w:rStyle w:val="Hyperlink"/>
            <w:noProof/>
          </w:rPr>
          <w:t>ACH File Confirmation Error Codes</w:t>
        </w:r>
        <w:r w:rsidR="00B961C2">
          <w:rPr>
            <w:noProof/>
            <w:webHidden/>
          </w:rPr>
          <w:tab/>
        </w:r>
        <w:r w:rsidR="00B961C2">
          <w:rPr>
            <w:noProof/>
            <w:webHidden/>
          </w:rPr>
          <w:fldChar w:fldCharType="begin"/>
        </w:r>
        <w:r w:rsidR="00B961C2">
          <w:rPr>
            <w:noProof/>
            <w:webHidden/>
          </w:rPr>
          <w:instrText xml:space="preserve"> PAGEREF _Toc528055953 \h </w:instrText>
        </w:r>
        <w:r w:rsidR="00B961C2">
          <w:rPr>
            <w:noProof/>
            <w:webHidden/>
          </w:rPr>
        </w:r>
        <w:r w:rsidR="00B961C2">
          <w:rPr>
            <w:noProof/>
            <w:webHidden/>
          </w:rPr>
          <w:fldChar w:fldCharType="separate"/>
        </w:r>
        <w:r w:rsidR="00B961C2">
          <w:rPr>
            <w:noProof/>
            <w:webHidden/>
          </w:rPr>
          <w:t>69</w:t>
        </w:r>
        <w:r w:rsidR="00B961C2">
          <w:rPr>
            <w:noProof/>
            <w:webHidden/>
          </w:rPr>
          <w:fldChar w:fldCharType="end"/>
        </w:r>
      </w:hyperlink>
    </w:p>
    <w:p w:rsidR="00B961C2" w:rsidRDefault="0050705F">
      <w:pPr>
        <w:pStyle w:val="TOC2"/>
        <w:tabs>
          <w:tab w:val="left" w:pos="900"/>
          <w:tab w:val="right" w:leader="dot" w:pos="10070"/>
        </w:tabs>
        <w:rPr>
          <w:rFonts w:asciiTheme="minorHAnsi" w:eastAsiaTheme="minorEastAsia" w:hAnsiTheme="minorHAnsi" w:cstheme="minorBidi"/>
          <w:iCs w:val="0"/>
          <w:noProof/>
          <w:sz w:val="22"/>
          <w:szCs w:val="22"/>
          <w:lang w:val="en-US"/>
        </w:rPr>
      </w:pPr>
      <w:hyperlink w:anchor="_Toc528055954" w:history="1">
        <w:r w:rsidR="00B961C2" w:rsidRPr="00AD2550">
          <w:rPr>
            <w:rStyle w:val="Hyperlink"/>
            <w:rFonts w:ascii="Times New Roman" w:hAnsi="Times New Roman"/>
            <w:noProof/>
            <w:snapToGrid w:val="0"/>
            <w:w w:val="0"/>
          </w:rPr>
          <w:t>6.11</w:t>
        </w:r>
        <w:r w:rsidR="00B961C2">
          <w:rPr>
            <w:rFonts w:asciiTheme="minorHAnsi" w:eastAsiaTheme="minorEastAsia" w:hAnsiTheme="minorHAnsi" w:cstheme="minorBidi"/>
            <w:iCs w:val="0"/>
            <w:noProof/>
            <w:sz w:val="22"/>
            <w:szCs w:val="22"/>
            <w:lang w:val="en-US"/>
          </w:rPr>
          <w:tab/>
        </w:r>
        <w:r w:rsidR="00B961C2" w:rsidRPr="00AD2550">
          <w:rPr>
            <w:rStyle w:val="Hyperlink"/>
            <w:noProof/>
          </w:rPr>
          <w:t>Unified Status Response Codes List Zelle API</w:t>
        </w:r>
        <w:r w:rsidR="00B961C2">
          <w:rPr>
            <w:noProof/>
            <w:webHidden/>
          </w:rPr>
          <w:tab/>
        </w:r>
        <w:r w:rsidR="00B961C2">
          <w:rPr>
            <w:noProof/>
            <w:webHidden/>
          </w:rPr>
          <w:fldChar w:fldCharType="begin"/>
        </w:r>
        <w:r w:rsidR="00B961C2">
          <w:rPr>
            <w:noProof/>
            <w:webHidden/>
          </w:rPr>
          <w:instrText xml:space="preserve"> PAGEREF _Toc528055954 \h </w:instrText>
        </w:r>
        <w:r w:rsidR="00B961C2">
          <w:rPr>
            <w:noProof/>
            <w:webHidden/>
          </w:rPr>
        </w:r>
        <w:r w:rsidR="00B961C2">
          <w:rPr>
            <w:noProof/>
            <w:webHidden/>
          </w:rPr>
          <w:fldChar w:fldCharType="separate"/>
        </w:r>
        <w:r w:rsidR="00B961C2">
          <w:rPr>
            <w:noProof/>
            <w:webHidden/>
          </w:rPr>
          <w:t>70</w:t>
        </w:r>
        <w:r w:rsidR="00B961C2">
          <w:rPr>
            <w:noProof/>
            <w:webHidden/>
          </w:rPr>
          <w:fldChar w:fldCharType="end"/>
        </w:r>
      </w:hyperlink>
    </w:p>
    <w:p w:rsidR="00B961C2" w:rsidRDefault="0050705F">
      <w:pPr>
        <w:pStyle w:val="TOC2"/>
        <w:tabs>
          <w:tab w:val="left" w:pos="900"/>
          <w:tab w:val="right" w:leader="dot" w:pos="10070"/>
        </w:tabs>
        <w:rPr>
          <w:rFonts w:asciiTheme="minorHAnsi" w:eastAsiaTheme="minorEastAsia" w:hAnsiTheme="minorHAnsi" w:cstheme="minorBidi"/>
          <w:iCs w:val="0"/>
          <w:noProof/>
          <w:sz w:val="22"/>
          <w:szCs w:val="22"/>
          <w:lang w:val="en-US"/>
        </w:rPr>
      </w:pPr>
      <w:hyperlink w:anchor="_Toc528055955" w:history="1">
        <w:r w:rsidR="00B961C2" w:rsidRPr="00AD2550">
          <w:rPr>
            <w:rStyle w:val="Hyperlink"/>
            <w:rFonts w:ascii="Times New Roman" w:hAnsi="Times New Roman"/>
            <w:noProof/>
            <w:snapToGrid w:val="0"/>
            <w:w w:val="0"/>
          </w:rPr>
          <w:t>6.12</w:t>
        </w:r>
        <w:r w:rsidR="00B961C2">
          <w:rPr>
            <w:rFonts w:asciiTheme="minorHAnsi" w:eastAsiaTheme="minorEastAsia" w:hAnsiTheme="minorHAnsi" w:cstheme="minorBidi"/>
            <w:iCs w:val="0"/>
            <w:noProof/>
            <w:sz w:val="22"/>
            <w:szCs w:val="22"/>
            <w:lang w:val="en-US"/>
          </w:rPr>
          <w:tab/>
        </w:r>
        <w:r w:rsidR="00B961C2" w:rsidRPr="00AD2550">
          <w:rPr>
            <w:rStyle w:val="Hyperlink"/>
            <w:noProof/>
          </w:rPr>
          <w:t>Common Entry Class Codes (NACHA)</w:t>
        </w:r>
        <w:r w:rsidR="00B961C2">
          <w:rPr>
            <w:noProof/>
            <w:webHidden/>
          </w:rPr>
          <w:tab/>
        </w:r>
        <w:r w:rsidR="00B961C2">
          <w:rPr>
            <w:noProof/>
            <w:webHidden/>
          </w:rPr>
          <w:fldChar w:fldCharType="begin"/>
        </w:r>
        <w:r w:rsidR="00B961C2">
          <w:rPr>
            <w:noProof/>
            <w:webHidden/>
          </w:rPr>
          <w:instrText xml:space="preserve"> PAGEREF _Toc528055955 \h </w:instrText>
        </w:r>
        <w:r w:rsidR="00B961C2">
          <w:rPr>
            <w:noProof/>
            <w:webHidden/>
          </w:rPr>
        </w:r>
        <w:r w:rsidR="00B961C2">
          <w:rPr>
            <w:noProof/>
            <w:webHidden/>
          </w:rPr>
          <w:fldChar w:fldCharType="separate"/>
        </w:r>
        <w:r w:rsidR="00B961C2">
          <w:rPr>
            <w:noProof/>
            <w:webHidden/>
          </w:rPr>
          <w:t>71</w:t>
        </w:r>
        <w:r w:rsidR="00B961C2">
          <w:rPr>
            <w:noProof/>
            <w:webHidden/>
          </w:rPr>
          <w:fldChar w:fldCharType="end"/>
        </w:r>
      </w:hyperlink>
    </w:p>
    <w:p w:rsidR="00B961C2" w:rsidRDefault="0050705F">
      <w:pPr>
        <w:pStyle w:val="TOC2"/>
        <w:tabs>
          <w:tab w:val="left" w:pos="900"/>
          <w:tab w:val="right" w:leader="dot" w:pos="10070"/>
        </w:tabs>
        <w:rPr>
          <w:rFonts w:asciiTheme="minorHAnsi" w:eastAsiaTheme="minorEastAsia" w:hAnsiTheme="minorHAnsi" w:cstheme="minorBidi"/>
          <w:iCs w:val="0"/>
          <w:noProof/>
          <w:sz w:val="22"/>
          <w:szCs w:val="22"/>
          <w:lang w:val="en-US"/>
        </w:rPr>
      </w:pPr>
      <w:hyperlink w:anchor="_Toc528055956" w:history="1">
        <w:r w:rsidR="00B961C2" w:rsidRPr="00AD2550">
          <w:rPr>
            <w:rStyle w:val="Hyperlink"/>
            <w:rFonts w:ascii="Times New Roman" w:hAnsi="Times New Roman"/>
            <w:noProof/>
            <w:snapToGrid w:val="0"/>
            <w:w w:val="0"/>
          </w:rPr>
          <w:t>6.13</w:t>
        </w:r>
        <w:r w:rsidR="00B961C2">
          <w:rPr>
            <w:rFonts w:asciiTheme="minorHAnsi" w:eastAsiaTheme="minorEastAsia" w:hAnsiTheme="minorHAnsi" w:cstheme="minorBidi"/>
            <w:iCs w:val="0"/>
            <w:noProof/>
            <w:sz w:val="22"/>
            <w:szCs w:val="22"/>
            <w:lang w:val="en-US"/>
          </w:rPr>
          <w:tab/>
        </w:r>
        <w:r w:rsidR="00B961C2" w:rsidRPr="00AD2550">
          <w:rPr>
            <w:rStyle w:val="Hyperlink"/>
            <w:noProof/>
          </w:rPr>
          <w:t>Common Transaction Codes (NACHA)</w:t>
        </w:r>
        <w:r w:rsidR="00B961C2">
          <w:rPr>
            <w:noProof/>
            <w:webHidden/>
          </w:rPr>
          <w:tab/>
        </w:r>
        <w:r w:rsidR="00B961C2">
          <w:rPr>
            <w:noProof/>
            <w:webHidden/>
          </w:rPr>
          <w:fldChar w:fldCharType="begin"/>
        </w:r>
        <w:r w:rsidR="00B961C2">
          <w:rPr>
            <w:noProof/>
            <w:webHidden/>
          </w:rPr>
          <w:instrText xml:space="preserve"> PAGEREF _Toc528055956 \h </w:instrText>
        </w:r>
        <w:r w:rsidR="00B961C2">
          <w:rPr>
            <w:noProof/>
            <w:webHidden/>
          </w:rPr>
        </w:r>
        <w:r w:rsidR="00B961C2">
          <w:rPr>
            <w:noProof/>
            <w:webHidden/>
          </w:rPr>
          <w:fldChar w:fldCharType="separate"/>
        </w:r>
        <w:r w:rsidR="00B961C2">
          <w:rPr>
            <w:noProof/>
            <w:webHidden/>
          </w:rPr>
          <w:t>72</w:t>
        </w:r>
        <w:r w:rsidR="00B961C2">
          <w:rPr>
            <w:noProof/>
            <w:webHidden/>
          </w:rPr>
          <w:fldChar w:fldCharType="end"/>
        </w:r>
      </w:hyperlink>
    </w:p>
    <w:p w:rsidR="00B961C2" w:rsidRDefault="0050705F">
      <w:pPr>
        <w:pStyle w:val="TOC2"/>
        <w:tabs>
          <w:tab w:val="left" w:pos="900"/>
          <w:tab w:val="right" w:leader="dot" w:pos="10070"/>
        </w:tabs>
        <w:rPr>
          <w:rFonts w:asciiTheme="minorHAnsi" w:eastAsiaTheme="minorEastAsia" w:hAnsiTheme="minorHAnsi" w:cstheme="minorBidi"/>
          <w:iCs w:val="0"/>
          <w:noProof/>
          <w:sz w:val="22"/>
          <w:szCs w:val="22"/>
          <w:lang w:val="en-US"/>
        </w:rPr>
      </w:pPr>
      <w:hyperlink w:anchor="_Toc528055957" w:history="1">
        <w:r w:rsidR="00B961C2" w:rsidRPr="00AD2550">
          <w:rPr>
            <w:rStyle w:val="Hyperlink"/>
            <w:rFonts w:ascii="Times New Roman" w:hAnsi="Times New Roman"/>
            <w:noProof/>
            <w:snapToGrid w:val="0"/>
            <w:w w:val="0"/>
          </w:rPr>
          <w:t>6.14</w:t>
        </w:r>
        <w:r w:rsidR="00B961C2">
          <w:rPr>
            <w:rFonts w:asciiTheme="minorHAnsi" w:eastAsiaTheme="minorEastAsia" w:hAnsiTheme="minorHAnsi" w:cstheme="minorBidi"/>
            <w:iCs w:val="0"/>
            <w:noProof/>
            <w:sz w:val="22"/>
            <w:szCs w:val="22"/>
            <w:lang w:val="en-US"/>
          </w:rPr>
          <w:tab/>
        </w:r>
        <w:r w:rsidR="00B961C2" w:rsidRPr="00AD2550">
          <w:rPr>
            <w:rStyle w:val="Hyperlink"/>
            <w:noProof/>
          </w:rPr>
          <w:t>Email Notifications List</w:t>
        </w:r>
        <w:r w:rsidR="00B961C2">
          <w:rPr>
            <w:noProof/>
            <w:webHidden/>
          </w:rPr>
          <w:tab/>
        </w:r>
        <w:r w:rsidR="00B961C2">
          <w:rPr>
            <w:noProof/>
            <w:webHidden/>
          </w:rPr>
          <w:fldChar w:fldCharType="begin"/>
        </w:r>
        <w:r w:rsidR="00B961C2">
          <w:rPr>
            <w:noProof/>
            <w:webHidden/>
          </w:rPr>
          <w:instrText xml:space="preserve"> PAGEREF _Toc528055957 \h </w:instrText>
        </w:r>
        <w:r w:rsidR="00B961C2">
          <w:rPr>
            <w:noProof/>
            <w:webHidden/>
          </w:rPr>
        </w:r>
        <w:r w:rsidR="00B961C2">
          <w:rPr>
            <w:noProof/>
            <w:webHidden/>
          </w:rPr>
          <w:fldChar w:fldCharType="separate"/>
        </w:r>
        <w:r w:rsidR="00B961C2">
          <w:rPr>
            <w:noProof/>
            <w:webHidden/>
          </w:rPr>
          <w:t>72</w:t>
        </w:r>
        <w:r w:rsidR="00B961C2">
          <w:rPr>
            <w:noProof/>
            <w:webHidden/>
          </w:rPr>
          <w:fldChar w:fldCharType="end"/>
        </w:r>
      </w:hyperlink>
    </w:p>
    <w:p w:rsidR="00B961C2" w:rsidRDefault="0050705F">
      <w:pPr>
        <w:pStyle w:val="TOC2"/>
        <w:tabs>
          <w:tab w:val="left" w:pos="900"/>
          <w:tab w:val="right" w:leader="dot" w:pos="10070"/>
        </w:tabs>
        <w:rPr>
          <w:rFonts w:asciiTheme="minorHAnsi" w:eastAsiaTheme="minorEastAsia" w:hAnsiTheme="minorHAnsi" w:cstheme="minorBidi"/>
          <w:iCs w:val="0"/>
          <w:noProof/>
          <w:sz w:val="22"/>
          <w:szCs w:val="22"/>
          <w:lang w:val="en-US"/>
        </w:rPr>
      </w:pPr>
      <w:hyperlink w:anchor="_Toc528055958" w:history="1">
        <w:r w:rsidR="00B961C2" w:rsidRPr="00AD2550">
          <w:rPr>
            <w:rStyle w:val="Hyperlink"/>
            <w:rFonts w:ascii="Times New Roman" w:hAnsi="Times New Roman"/>
            <w:noProof/>
            <w:snapToGrid w:val="0"/>
            <w:w w:val="0"/>
          </w:rPr>
          <w:t>6.15</w:t>
        </w:r>
        <w:r w:rsidR="00B961C2">
          <w:rPr>
            <w:rFonts w:asciiTheme="minorHAnsi" w:eastAsiaTheme="minorEastAsia" w:hAnsiTheme="minorHAnsi" w:cstheme="minorBidi"/>
            <w:iCs w:val="0"/>
            <w:noProof/>
            <w:sz w:val="22"/>
            <w:szCs w:val="22"/>
            <w:lang w:val="en-US"/>
          </w:rPr>
          <w:tab/>
        </w:r>
        <w:r w:rsidR="00B961C2" w:rsidRPr="00AD2550">
          <w:rPr>
            <w:rStyle w:val="Hyperlink"/>
            <w:noProof/>
          </w:rPr>
          <w:t>NACHA Return File Specifications</w:t>
        </w:r>
        <w:r w:rsidR="00B961C2">
          <w:rPr>
            <w:noProof/>
            <w:webHidden/>
          </w:rPr>
          <w:tab/>
        </w:r>
        <w:r w:rsidR="00B961C2">
          <w:rPr>
            <w:noProof/>
            <w:webHidden/>
          </w:rPr>
          <w:fldChar w:fldCharType="begin"/>
        </w:r>
        <w:r w:rsidR="00B961C2">
          <w:rPr>
            <w:noProof/>
            <w:webHidden/>
          </w:rPr>
          <w:instrText xml:space="preserve"> PAGEREF _Toc528055958 \h </w:instrText>
        </w:r>
        <w:r w:rsidR="00B961C2">
          <w:rPr>
            <w:noProof/>
            <w:webHidden/>
          </w:rPr>
        </w:r>
        <w:r w:rsidR="00B961C2">
          <w:rPr>
            <w:noProof/>
            <w:webHidden/>
          </w:rPr>
          <w:fldChar w:fldCharType="separate"/>
        </w:r>
        <w:r w:rsidR="00B961C2">
          <w:rPr>
            <w:noProof/>
            <w:webHidden/>
          </w:rPr>
          <w:t>74</w:t>
        </w:r>
        <w:r w:rsidR="00B961C2">
          <w:rPr>
            <w:noProof/>
            <w:webHidden/>
          </w:rPr>
          <w:fldChar w:fldCharType="end"/>
        </w:r>
      </w:hyperlink>
    </w:p>
    <w:p w:rsidR="00781091" w:rsidRPr="00B134A4" w:rsidRDefault="002A56EE" w:rsidP="00D549B5">
      <w:pPr>
        <w:pStyle w:val="Heading1"/>
        <w:tabs>
          <w:tab w:val="clear" w:pos="432"/>
          <w:tab w:val="num" w:pos="-4698"/>
        </w:tabs>
      </w:pPr>
      <w:r w:rsidRPr="00EC0B45">
        <w:rPr>
          <w:rFonts w:cs="Arial"/>
          <w:b w:val="0"/>
          <w:bCs/>
          <w:sz w:val="24"/>
          <w:u w:val="single"/>
        </w:rPr>
        <w:lastRenderedPageBreak/>
        <w:fldChar w:fldCharType="end"/>
      </w:r>
      <w:bookmarkStart w:id="12" w:name="_Ref468861238"/>
      <w:bookmarkStart w:id="13" w:name="_Ref468861689"/>
      <w:bookmarkStart w:id="14" w:name="_Toc528055824"/>
      <w:r w:rsidR="000D2714" w:rsidRPr="00B134A4">
        <w:t>Introduction</w:t>
      </w:r>
      <w:bookmarkEnd w:id="12"/>
      <w:bookmarkEnd w:id="13"/>
      <w:bookmarkEnd w:id="14"/>
    </w:p>
    <w:p w:rsidR="008611B2" w:rsidRPr="00EC0B45" w:rsidRDefault="00DE750F" w:rsidP="00DE750F">
      <w:r w:rsidRPr="00B134A4">
        <w:t>The present document describes the interface strategy and functio</w:t>
      </w:r>
      <w:r w:rsidR="00154CA1" w:rsidRPr="00B134A4">
        <w:t xml:space="preserve">nality </w:t>
      </w:r>
      <w:r w:rsidR="00A541E2" w:rsidRPr="00B134A4">
        <w:t>to implement</w:t>
      </w:r>
      <w:r w:rsidR="00B134A4" w:rsidRPr="00B134A4">
        <w:t xml:space="preserve"> </w:t>
      </w:r>
      <w:r w:rsidR="00DF305F" w:rsidRPr="00B134A4">
        <w:t xml:space="preserve">IncedoPay </w:t>
      </w:r>
      <w:r w:rsidR="00B134A4" w:rsidRPr="00B134A4">
        <w:t xml:space="preserve">as part of the US Bank refund </w:t>
      </w:r>
      <w:r w:rsidR="00A541E2" w:rsidRPr="00B134A4">
        <w:t>payment</w:t>
      </w:r>
      <w:r w:rsidR="00B134A4" w:rsidRPr="00B134A4">
        <w:t xml:space="preserve"> offering. The document</w:t>
      </w:r>
      <w:r w:rsidRPr="00B134A4">
        <w:t xml:space="preserve"> will focus on technical</w:t>
      </w:r>
      <w:r w:rsidR="007F383A" w:rsidRPr="00B134A4">
        <w:t xml:space="preserve"> &amp; functional</w:t>
      </w:r>
      <w:r w:rsidRPr="00B134A4">
        <w:t xml:space="preserve"> information related to the different interfaces like data formats, mapping, data definition, naming conventions, connectivity details and message flow.</w:t>
      </w:r>
      <w:r w:rsidR="0056420B" w:rsidRPr="00B134A4">
        <w:t xml:space="preserve"> IncedoPay will take care of the enrolment campaigns that allows payees to choose how to get pa</w:t>
      </w:r>
      <w:r w:rsidR="00D429D0" w:rsidRPr="00B134A4">
        <w:t>id, enabling a spectrum of payment choices and the ability to track these payments.</w:t>
      </w:r>
    </w:p>
    <w:p w:rsidR="00DE750F" w:rsidRPr="00EC0B45" w:rsidRDefault="000D2714" w:rsidP="0085787D">
      <w:pPr>
        <w:pStyle w:val="Heading2"/>
      </w:pPr>
      <w:bookmarkStart w:id="15" w:name="_Toc528055825"/>
      <w:r w:rsidRPr="00EC0B45">
        <w:t>Overview</w:t>
      </w:r>
      <w:bookmarkEnd w:id="15"/>
    </w:p>
    <w:p w:rsidR="00583B54" w:rsidRPr="00EC0B45" w:rsidRDefault="00DF305F" w:rsidP="00583B54">
      <w:r w:rsidRPr="00B134A4">
        <w:t>IncedoPay</w:t>
      </w:r>
      <w:r w:rsidR="009F0375">
        <w:t xml:space="preserve"> platform is used to receive payment </w:t>
      </w:r>
      <w:r w:rsidR="00A541E2">
        <w:t>instructions</w:t>
      </w:r>
      <w:r w:rsidR="00583B54" w:rsidRPr="00B134A4">
        <w:t xml:space="preserve"> from any channel</w:t>
      </w:r>
      <w:r w:rsidR="009F0375">
        <w:t xml:space="preserve">, </w:t>
      </w:r>
      <w:r w:rsidR="00A541E2">
        <w:t>transform</w:t>
      </w:r>
      <w:r w:rsidR="00583B54" w:rsidRPr="00B134A4">
        <w:t xml:space="preserve"> and route them to the appropriate </w:t>
      </w:r>
      <w:r w:rsidR="009F0375">
        <w:t xml:space="preserve">US Bank </w:t>
      </w:r>
      <w:r w:rsidR="00583B54" w:rsidRPr="00B134A4">
        <w:t>product p</w:t>
      </w:r>
      <w:r w:rsidR="009F0375">
        <w:t xml:space="preserve">rocessor. </w:t>
      </w:r>
    </w:p>
    <w:p w:rsidR="000D2714" w:rsidRPr="00EC0B45" w:rsidRDefault="000D2714" w:rsidP="00D549B5">
      <w:pPr>
        <w:pStyle w:val="Heading3"/>
        <w:tabs>
          <w:tab w:val="clear" w:pos="5850"/>
          <w:tab w:val="num" w:pos="720"/>
        </w:tabs>
        <w:ind w:left="720"/>
      </w:pPr>
      <w:bookmarkStart w:id="16" w:name="_Toc528055826"/>
      <w:r w:rsidRPr="00EC0B45">
        <w:t>Assumptions and Dependencies</w:t>
      </w:r>
      <w:bookmarkEnd w:id="16"/>
    </w:p>
    <w:p w:rsidR="00DB5FF3" w:rsidRPr="00163502" w:rsidRDefault="00C35060" w:rsidP="00F652A7">
      <w:pPr>
        <w:pStyle w:val="ListParagraph"/>
        <w:numPr>
          <w:ilvl w:val="0"/>
          <w:numId w:val="5"/>
        </w:numPr>
        <w:rPr>
          <w:lang w:val="en-IE"/>
        </w:rPr>
      </w:pPr>
      <w:r w:rsidRPr="00163502">
        <w:rPr>
          <w:lang w:val="en-IE"/>
        </w:rPr>
        <w:t xml:space="preserve">All partner systems which need </w:t>
      </w:r>
      <w:r w:rsidR="00832277" w:rsidRPr="00163502">
        <w:rPr>
          <w:lang w:val="en-IE"/>
        </w:rPr>
        <w:t xml:space="preserve">payment processing </w:t>
      </w:r>
      <w:r w:rsidRPr="00163502">
        <w:rPr>
          <w:lang w:val="en-IE"/>
        </w:rPr>
        <w:t>will make use of the standard service defined in this document. Any deviation will be subjected to architect approval</w:t>
      </w:r>
      <w:r w:rsidR="00832277" w:rsidRPr="00163502">
        <w:rPr>
          <w:lang w:val="en-IE"/>
        </w:rPr>
        <w:t>.</w:t>
      </w:r>
    </w:p>
    <w:p w:rsidR="00C35060" w:rsidRPr="00163502" w:rsidRDefault="00C35060" w:rsidP="00F652A7">
      <w:pPr>
        <w:pStyle w:val="ListParagraph"/>
        <w:numPr>
          <w:ilvl w:val="0"/>
          <w:numId w:val="5"/>
        </w:numPr>
        <w:rPr>
          <w:lang w:val="en-IE"/>
        </w:rPr>
      </w:pPr>
      <w:r w:rsidRPr="00163502">
        <w:rPr>
          <w:lang w:val="en-IE"/>
        </w:rPr>
        <w:t>The specification provided in this document can undergo further changes based on the outcome of data mapping</w:t>
      </w:r>
      <w:r w:rsidR="00832277" w:rsidRPr="00163502">
        <w:rPr>
          <w:lang w:val="en-IE"/>
        </w:rPr>
        <w:t xml:space="preserve"> and reviews with separate processors</w:t>
      </w:r>
      <w:r w:rsidRPr="00163502">
        <w:rPr>
          <w:lang w:val="en-IE"/>
        </w:rPr>
        <w:t>.</w:t>
      </w:r>
    </w:p>
    <w:p w:rsidR="000D2714" w:rsidRPr="00EC0B45" w:rsidRDefault="000D2714" w:rsidP="00D549B5">
      <w:pPr>
        <w:pStyle w:val="Heading3"/>
        <w:tabs>
          <w:tab w:val="clear" w:pos="5850"/>
          <w:tab w:val="num" w:pos="1080"/>
        </w:tabs>
        <w:ind w:left="1080"/>
      </w:pPr>
      <w:bookmarkStart w:id="17" w:name="_Toc528055827"/>
      <w:r w:rsidRPr="00EC0B45">
        <w:t>Risks</w:t>
      </w:r>
      <w:bookmarkEnd w:id="17"/>
    </w:p>
    <w:p w:rsidR="00DB5FF3" w:rsidRPr="00B134A4" w:rsidRDefault="000E0227" w:rsidP="00F652A7">
      <w:pPr>
        <w:pStyle w:val="ListParagraph"/>
        <w:numPr>
          <w:ilvl w:val="0"/>
          <w:numId w:val="6"/>
        </w:numPr>
        <w:spacing w:after="0" w:line="276" w:lineRule="auto"/>
        <w:contextualSpacing/>
        <w:rPr>
          <w:lang w:val="en-IE"/>
        </w:rPr>
      </w:pPr>
      <w:r w:rsidRPr="00B134A4">
        <w:rPr>
          <w:lang w:val="en-IE"/>
        </w:rPr>
        <w:t>Complete coverage and</w:t>
      </w:r>
      <w:r w:rsidR="00B134A4" w:rsidRPr="00B134A4">
        <w:rPr>
          <w:lang w:val="en-IE"/>
        </w:rPr>
        <w:t xml:space="preserve"> acceptance with partner</w:t>
      </w:r>
      <w:r w:rsidRPr="00B134A4">
        <w:rPr>
          <w:lang w:val="en-IE"/>
        </w:rPr>
        <w:t xml:space="preserve"> is required to ensure no impact as part of service implementation.</w:t>
      </w:r>
    </w:p>
    <w:p w:rsidR="00DE750F" w:rsidRPr="00EC0B45" w:rsidRDefault="000D2714" w:rsidP="0085787D">
      <w:pPr>
        <w:pStyle w:val="Heading2"/>
      </w:pPr>
      <w:bookmarkStart w:id="18" w:name="_Toc528055828"/>
      <w:r w:rsidRPr="00EC0B45">
        <w:t>Document Scope</w:t>
      </w:r>
      <w:bookmarkEnd w:id="18"/>
    </w:p>
    <w:p w:rsidR="00832277" w:rsidRPr="00EC0B45" w:rsidRDefault="00832277" w:rsidP="00832277">
      <w:r w:rsidRPr="00EC0B45">
        <w:t>This document captures the service specification definition of the input and output serv</w:t>
      </w:r>
      <w:r w:rsidR="00154CA1">
        <w:t xml:space="preserve">ices to and from </w:t>
      </w:r>
      <w:r w:rsidR="00DF305F">
        <w:t>IncedoPay</w:t>
      </w:r>
      <w:r w:rsidRPr="00EC0B45">
        <w:t xml:space="preserve">. </w:t>
      </w:r>
    </w:p>
    <w:tbl>
      <w:tblPr>
        <w:tblStyle w:val="TableProfessional"/>
        <w:tblW w:w="5000" w:type="pct"/>
        <w:tblLayout w:type="fixed"/>
        <w:tblCellMar>
          <w:left w:w="57" w:type="dxa"/>
          <w:right w:w="57" w:type="dxa"/>
        </w:tblCellMar>
        <w:tblLook w:val="00A0" w:firstRow="1" w:lastRow="0" w:firstColumn="1" w:lastColumn="0" w:noHBand="0" w:noVBand="0"/>
      </w:tblPr>
      <w:tblGrid>
        <w:gridCol w:w="337"/>
        <w:gridCol w:w="839"/>
        <w:gridCol w:w="2236"/>
        <w:gridCol w:w="1532"/>
        <w:gridCol w:w="857"/>
        <w:gridCol w:w="980"/>
        <w:gridCol w:w="839"/>
        <w:gridCol w:w="980"/>
        <w:gridCol w:w="898"/>
        <w:gridCol w:w="566"/>
      </w:tblGrid>
      <w:tr w:rsidR="001155F4" w:rsidRPr="00EC0B45" w:rsidTr="00C06F3E">
        <w:trPr>
          <w:cnfStyle w:val="100000000000" w:firstRow="1" w:lastRow="0" w:firstColumn="0" w:lastColumn="0" w:oddVBand="0" w:evenVBand="0" w:oddHBand="0" w:evenHBand="0" w:firstRowFirstColumn="0" w:firstRowLastColumn="0" w:lastRowFirstColumn="0" w:lastRowLastColumn="0"/>
          <w:cantSplit/>
        </w:trPr>
        <w:tc>
          <w:tcPr>
            <w:tcW w:w="167" w:type="pct"/>
            <w:shd w:val="clear" w:color="auto" w:fill="000000" w:themeFill="text1"/>
          </w:tcPr>
          <w:p w:rsidR="004A616C" w:rsidRPr="00823D18" w:rsidRDefault="004D3252" w:rsidP="00EC7C7D">
            <w:pPr>
              <w:pStyle w:val="ListParagraph"/>
              <w:spacing w:after="0" w:line="240" w:lineRule="auto"/>
              <w:ind w:left="0"/>
              <w:jc w:val="left"/>
              <w:rPr>
                <w:rFonts w:asciiTheme="minorHAnsi" w:hAnsiTheme="minorHAnsi" w:cstheme="minorHAnsi"/>
                <w:b w:val="0"/>
                <w:bCs w:val="0"/>
                <w:color w:val="FFFFFF"/>
                <w:sz w:val="18"/>
                <w:lang w:val="en-IE"/>
              </w:rPr>
            </w:pPr>
            <w:r w:rsidRPr="00823D18">
              <w:rPr>
                <w:rFonts w:asciiTheme="minorHAnsi" w:hAnsiTheme="minorHAnsi" w:cstheme="minorHAnsi"/>
                <w:color w:val="FFFFFF"/>
                <w:sz w:val="18"/>
                <w:lang w:val="en-IE"/>
              </w:rPr>
              <w:t>#</w:t>
            </w:r>
          </w:p>
        </w:tc>
        <w:tc>
          <w:tcPr>
            <w:tcW w:w="417" w:type="pct"/>
            <w:shd w:val="clear" w:color="auto" w:fill="000000" w:themeFill="text1"/>
          </w:tcPr>
          <w:p w:rsidR="004A616C" w:rsidRPr="00823D18" w:rsidRDefault="004A616C" w:rsidP="00EC7C7D">
            <w:pPr>
              <w:pStyle w:val="ListParagraph"/>
              <w:spacing w:after="0" w:line="240" w:lineRule="auto"/>
              <w:ind w:left="0"/>
              <w:jc w:val="left"/>
              <w:rPr>
                <w:rFonts w:asciiTheme="minorHAnsi" w:hAnsiTheme="minorHAnsi" w:cstheme="minorHAnsi"/>
                <w:b w:val="0"/>
                <w:bCs w:val="0"/>
                <w:color w:val="FFFFFF"/>
                <w:sz w:val="16"/>
                <w:lang w:val="en-IE"/>
              </w:rPr>
            </w:pPr>
            <w:r w:rsidRPr="00823D18">
              <w:rPr>
                <w:rFonts w:asciiTheme="minorHAnsi" w:hAnsiTheme="minorHAnsi" w:cstheme="minorHAnsi"/>
                <w:color w:val="FFFFFF"/>
                <w:sz w:val="18"/>
                <w:lang w:val="en-IE"/>
              </w:rPr>
              <w:t>Service ID</w:t>
            </w:r>
          </w:p>
        </w:tc>
        <w:tc>
          <w:tcPr>
            <w:tcW w:w="1111" w:type="pct"/>
            <w:shd w:val="clear" w:color="auto" w:fill="000000" w:themeFill="text1"/>
          </w:tcPr>
          <w:p w:rsidR="004A616C" w:rsidRPr="00823D18" w:rsidRDefault="004A616C" w:rsidP="00EC7C7D">
            <w:pPr>
              <w:pStyle w:val="ListParagraph"/>
              <w:spacing w:after="0" w:line="240" w:lineRule="auto"/>
              <w:ind w:left="0"/>
              <w:jc w:val="left"/>
              <w:rPr>
                <w:rFonts w:asciiTheme="minorHAnsi" w:hAnsiTheme="minorHAnsi" w:cstheme="minorHAnsi"/>
                <w:b w:val="0"/>
                <w:bCs w:val="0"/>
                <w:color w:val="FFFFFF"/>
                <w:sz w:val="18"/>
                <w:lang w:val="en-IE"/>
              </w:rPr>
            </w:pPr>
            <w:r w:rsidRPr="00823D18">
              <w:rPr>
                <w:rFonts w:asciiTheme="minorHAnsi" w:hAnsiTheme="minorHAnsi" w:cstheme="minorHAnsi"/>
                <w:color w:val="FFFFFF"/>
                <w:sz w:val="18"/>
                <w:lang w:val="en-IE"/>
              </w:rPr>
              <w:t>Description</w:t>
            </w:r>
          </w:p>
        </w:tc>
        <w:tc>
          <w:tcPr>
            <w:tcW w:w="761" w:type="pct"/>
            <w:shd w:val="clear" w:color="auto" w:fill="000000" w:themeFill="text1"/>
          </w:tcPr>
          <w:p w:rsidR="004A616C" w:rsidRPr="00823D18" w:rsidRDefault="004A616C" w:rsidP="00EC7C7D">
            <w:pPr>
              <w:pStyle w:val="ListParagraph"/>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Transport Method</w:t>
            </w:r>
          </w:p>
        </w:tc>
        <w:tc>
          <w:tcPr>
            <w:tcW w:w="426" w:type="pct"/>
            <w:shd w:val="clear" w:color="auto" w:fill="000000" w:themeFill="text1"/>
          </w:tcPr>
          <w:p w:rsidR="004A616C" w:rsidRPr="00823D18" w:rsidRDefault="004A616C" w:rsidP="00EC7C7D">
            <w:pPr>
              <w:pStyle w:val="ListParagraph"/>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Use Cases</w:t>
            </w:r>
          </w:p>
        </w:tc>
        <w:tc>
          <w:tcPr>
            <w:tcW w:w="487" w:type="pct"/>
            <w:shd w:val="clear" w:color="auto" w:fill="000000" w:themeFill="text1"/>
          </w:tcPr>
          <w:p w:rsidR="004A616C" w:rsidRPr="00823D18" w:rsidRDefault="004A616C" w:rsidP="00EC7C7D">
            <w:pPr>
              <w:pStyle w:val="ListParagraph"/>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Origin</w:t>
            </w:r>
          </w:p>
        </w:tc>
        <w:tc>
          <w:tcPr>
            <w:tcW w:w="417" w:type="pct"/>
            <w:shd w:val="clear" w:color="auto" w:fill="000000" w:themeFill="text1"/>
          </w:tcPr>
          <w:p w:rsidR="004A616C" w:rsidRPr="00823D18" w:rsidRDefault="004A616C" w:rsidP="00EC7C7D">
            <w:pPr>
              <w:pStyle w:val="ListParagraph"/>
              <w:spacing w:after="0" w:line="240" w:lineRule="auto"/>
              <w:ind w:left="0"/>
              <w:jc w:val="left"/>
              <w:rPr>
                <w:rFonts w:asciiTheme="minorHAnsi" w:hAnsiTheme="minorHAnsi" w:cstheme="minorHAnsi"/>
                <w:b w:val="0"/>
                <w:bCs w:val="0"/>
                <w:color w:val="FFFFFF"/>
                <w:sz w:val="18"/>
                <w:lang w:val="en-IE"/>
              </w:rPr>
            </w:pPr>
            <w:r w:rsidRPr="00823D18">
              <w:rPr>
                <w:rFonts w:asciiTheme="minorHAnsi" w:hAnsiTheme="minorHAnsi" w:cstheme="minorHAnsi"/>
                <w:color w:val="FFFFFF"/>
                <w:sz w:val="18"/>
                <w:lang w:val="en-IE"/>
              </w:rPr>
              <w:t>Input Format</w:t>
            </w:r>
          </w:p>
        </w:tc>
        <w:tc>
          <w:tcPr>
            <w:tcW w:w="487" w:type="pct"/>
            <w:shd w:val="clear" w:color="auto" w:fill="000000" w:themeFill="text1"/>
          </w:tcPr>
          <w:p w:rsidR="004A616C" w:rsidRPr="00823D18" w:rsidRDefault="004A616C" w:rsidP="00EC7C7D">
            <w:pPr>
              <w:pStyle w:val="ListParagraph"/>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Destination</w:t>
            </w:r>
          </w:p>
        </w:tc>
        <w:tc>
          <w:tcPr>
            <w:tcW w:w="446" w:type="pct"/>
            <w:shd w:val="clear" w:color="auto" w:fill="000000" w:themeFill="text1"/>
          </w:tcPr>
          <w:p w:rsidR="004A616C" w:rsidRPr="00823D18" w:rsidRDefault="00763B71" w:rsidP="00EC7C7D">
            <w:pPr>
              <w:pStyle w:val="ListParagraph"/>
              <w:spacing w:after="0" w:line="240" w:lineRule="auto"/>
              <w:ind w:left="0"/>
              <w:jc w:val="left"/>
              <w:rPr>
                <w:rFonts w:asciiTheme="minorHAnsi" w:hAnsiTheme="minorHAnsi" w:cstheme="minorHAnsi"/>
                <w:color w:val="FFFFFF"/>
                <w:sz w:val="18"/>
                <w:lang w:val="en-IE"/>
              </w:rPr>
            </w:pPr>
            <w:r>
              <w:rPr>
                <w:rFonts w:asciiTheme="minorHAnsi" w:hAnsiTheme="minorHAnsi" w:cstheme="minorHAnsi"/>
                <w:color w:val="FFFFFF"/>
                <w:sz w:val="18"/>
                <w:lang w:val="en-IE"/>
              </w:rPr>
              <w:t>Output</w:t>
            </w:r>
          </w:p>
        </w:tc>
        <w:tc>
          <w:tcPr>
            <w:tcW w:w="281" w:type="pct"/>
            <w:shd w:val="clear" w:color="auto" w:fill="000000" w:themeFill="text1"/>
          </w:tcPr>
          <w:p w:rsidR="004A616C" w:rsidRPr="00823D18" w:rsidRDefault="004A616C" w:rsidP="00EC7C7D">
            <w:pPr>
              <w:pStyle w:val="ListParagraph"/>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Doc</w:t>
            </w:r>
          </w:p>
        </w:tc>
      </w:tr>
      <w:tr w:rsidR="001155F4" w:rsidRPr="00EC0B45" w:rsidTr="00C06F3E">
        <w:trPr>
          <w:cantSplit/>
        </w:trPr>
        <w:tc>
          <w:tcPr>
            <w:tcW w:w="167" w:type="pct"/>
          </w:tcPr>
          <w:p w:rsidR="004A616C" w:rsidRPr="00823D18" w:rsidRDefault="004A616C" w:rsidP="00EC7C7D">
            <w:pPr>
              <w:pStyle w:val="ListParagraph"/>
              <w:spacing w:after="0" w:line="240" w:lineRule="auto"/>
              <w:ind w:left="0"/>
              <w:jc w:val="left"/>
              <w:rPr>
                <w:rFonts w:asciiTheme="minorHAnsi" w:hAnsiTheme="minorHAnsi" w:cstheme="minorHAnsi"/>
                <w:color w:val="000000"/>
                <w:sz w:val="18"/>
                <w:lang w:val="en-IE"/>
              </w:rPr>
            </w:pPr>
            <w:r w:rsidRPr="00823D18">
              <w:rPr>
                <w:rFonts w:asciiTheme="minorHAnsi" w:hAnsiTheme="minorHAnsi" w:cstheme="minorHAnsi"/>
                <w:color w:val="000000"/>
                <w:sz w:val="18"/>
                <w:lang w:val="en-IE"/>
              </w:rPr>
              <w:t>01</w:t>
            </w:r>
          </w:p>
        </w:tc>
        <w:tc>
          <w:tcPr>
            <w:tcW w:w="417" w:type="pct"/>
          </w:tcPr>
          <w:p w:rsidR="004A616C" w:rsidRPr="00823D18" w:rsidRDefault="004A616C" w:rsidP="00EC7C7D">
            <w:pPr>
              <w:pStyle w:val="ListParagraph"/>
              <w:spacing w:after="0" w:line="240" w:lineRule="auto"/>
              <w:ind w:left="0"/>
              <w:jc w:val="left"/>
              <w:rPr>
                <w:rFonts w:asciiTheme="minorHAnsi" w:hAnsiTheme="minorHAnsi" w:cstheme="minorHAnsi"/>
                <w:bCs/>
                <w:sz w:val="18"/>
                <w:lang w:val="en-IE"/>
              </w:rPr>
            </w:pPr>
          </w:p>
        </w:tc>
        <w:tc>
          <w:tcPr>
            <w:tcW w:w="1111" w:type="pct"/>
          </w:tcPr>
          <w:p w:rsidR="004A616C" w:rsidRPr="00823D18" w:rsidRDefault="00154CA1" w:rsidP="00C76E88">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D</w:t>
            </w:r>
            <w:r w:rsidR="001C6255" w:rsidRPr="001C6255">
              <w:rPr>
                <w:rFonts w:asciiTheme="minorHAnsi" w:hAnsiTheme="minorHAnsi" w:cstheme="minorHAnsi"/>
                <w:bCs/>
                <w:sz w:val="18"/>
                <w:lang w:val="en-IE"/>
              </w:rPr>
              <w:t xml:space="preserve">elimited file </w:t>
            </w:r>
            <w:r w:rsidR="0001622B">
              <w:rPr>
                <w:rFonts w:asciiTheme="minorHAnsi" w:hAnsiTheme="minorHAnsi" w:cstheme="minorHAnsi"/>
                <w:bCs/>
                <w:sz w:val="18"/>
                <w:lang w:val="en-IE"/>
              </w:rPr>
              <w:t xml:space="preserve">to </w:t>
            </w:r>
            <w:r w:rsidR="001C6255" w:rsidRPr="001C6255">
              <w:rPr>
                <w:rFonts w:asciiTheme="minorHAnsi" w:hAnsiTheme="minorHAnsi" w:cstheme="minorHAnsi"/>
                <w:bCs/>
                <w:sz w:val="18"/>
                <w:lang w:val="en-IE"/>
              </w:rPr>
              <w:t xml:space="preserve">receive new payments and consumer </w:t>
            </w:r>
            <w:r w:rsidR="00A541E2" w:rsidRPr="001C6255">
              <w:rPr>
                <w:rFonts w:asciiTheme="minorHAnsi" w:hAnsiTheme="minorHAnsi" w:cstheme="minorHAnsi"/>
                <w:bCs/>
                <w:sz w:val="18"/>
                <w:lang w:val="en-IE"/>
              </w:rPr>
              <w:t>enrolment</w:t>
            </w:r>
            <w:r w:rsidR="001C6255" w:rsidRPr="001C6255">
              <w:rPr>
                <w:rFonts w:asciiTheme="minorHAnsi" w:hAnsiTheme="minorHAnsi" w:cstheme="minorHAnsi"/>
                <w:bCs/>
                <w:sz w:val="18"/>
                <w:lang w:val="en-IE"/>
              </w:rPr>
              <w:t xml:space="preserve"> details (Payment File</w:t>
            </w:r>
            <w:r w:rsidR="00D5383B">
              <w:rPr>
                <w:rFonts w:asciiTheme="minorHAnsi" w:hAnsiTheme="minorHAnsi" w:cstheme="minorHAnsi"/>
                <w:bCs/>
                <w:sz w:val="18"/>
                <w:lang w:val="en-IE"/>
              </w:rPr>
              <w:t xml:space="preserve">) </w:t>
            </w:r>
          </w:p>
        </w:tc>
        <w:tc>
          <w:tcPr>
            <w:tcW w:w="761" w:type="pct"/>
          </w:tcPr>
          <w:p w:rsidR="004A616C" w:rsidRPr="00823D18" w:rsidRDefault="0001622B" w:rsidP="00EC7C7D">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Web Upload</w:t>
            </w:r>
          </w:p>
        </w:tc>
        <w:tc>
          <w:tcPr>
            <w:tcW w:w="426" w:type="pct"/>
          </w:tcPr>
          <w:p w:rsidR="004A616C" w:rsidRPr="00823D18" w:rsidRDefault="00413B56" w:rsidP="00EC7C7D">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1.1b, 5.1, 7.1, 8.1, 9.1, 10.1, 13.1</w:t>
            </w:r>
          </w:p>
        </w:tc>
        <w:tc>
          <w:tcPr>
            <w:tcW w:w="487" w:type="pct"/>
          </w:tcPr>
          <w:p w:rsidR="004A616C" w:rsidRPr="00823D18" w:rsidRDefault="001C6255" w:rsidP="002767CA">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 xml:space="preserve">Client via IncedoPay web upload feature </w:t>
            </w:r>
          </w:p>
        </w:tc>
        <w:tc>
          <w:tcPr>
            <w:tcW w:w="417" w:type="pct"/>
          </w:tcPr>
          <w:p w:rsidR="004A616C" w:rsidRPr="00823D18" w:rsidRDefault="004A616C" w:rsidP="002767CA">
            <w:pPr>
              <w:pStyle w:val="ListParagraph"/>
              <w:spacing w:after="0" w:line="240" w:lineRule="auto"/>
              <w:ind w:left="0"/>
              <w:jc w:val="left"/>
              <w:rPr>
                <w:rFonts w:asciiTheme="minorHAnsi" w:hAnsiTheme="minorHAnsi" w:cstheme="minorHAnsi"/>
                <w:bCs/>
                <w:sz w:val="18"/>
                <w:lang w:val="en-IE"/>
              </w:rPr>
            </w:pPr>
            <w:r w:rsidRPr="00823D18">
              <w:rPr>
                <w:rFonts w:asciiTheme="minorHAnsi" w:hAnsiTheme="minorHAnsi" w:cstheme="minorHAnsi"/>
                <w:bCs/>
                <w:sz w:val="18"/>
                <w:lang w:val="en-IE"/>
              </w:rPr>
              <w:t>Delimited</w:t>
            </w:r>
          </w:p>
        </w:tc>
        <w:tc>
          <w:tcPr>
            <w:tcW w:w="487" w:type="pct"/>
          </w:tcPr>
          <w:p w:rsidR="004A616C" w:rsidRPr="00823D18" w:rsidRDefault="001C6255" w:rsidP="00EC7C7D">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IncedoPay</w:t>
            </w:r>
          </w:p>
        </w:tc>
        <w:tc>
          <w:tcPr>
            <w:tcW w:w="446" w:type="pct"/>
          </w:tcPr>
          <w:p w:rsidR="004A616C" w:rsidRPr="00823D18" w:rsidRDefault="00154CA1" w:rsidP="006E5210">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N/A</w:t>
            </w:r>
          </w:p>
        </w:tc>
        <w:tc>
          <w:tcPr>
            <w:tcW w:w="281" w:type="pct"/>
          </w:tcPr>
          <w:p w:rsidR="004A616C" w:rsidRPr="00823D18" w:rsidRDefault="00763B71" w:rsidP="00EC7C7D">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2.1.1</w:t>
            </w:r>
          </w:p>
        </w:tc>
      </w:tr>
      <w:tr w:rsidR="001155F4" w:rsidRPr="00EC0B45" w:rsidTr="00C06F3E">
        <w:trPr>
          <w:cantSplit/>
        </w:trPr>
        <w:tc>
          <w:tcPr>
            <w:tcW w:w="167" w:type="pct"/>
          </w:tcPr>
          <w:p w:rsidR="004A616C" w:rsidRPr="00823D18" w:rsidRDefault="004A616C" w:rsidP="00EC7C7D">
            <w:pPr>
              <w:pStyle w:val="ListParagraph"/>
              <w:spacing w:after="0" w:line="240" w:lineRule="auto"/>
              <w:ind w:left="0"/>
              <w:jc w:val="left"/>
              <w:rPr>
                <w:rFonts w:asciiTheme="minorHAnsi" w:hAnsiTheme="minorHAnsi" w:cstheme="minorHAnsi"/>
                <w:color w:val="000000"/>
                <w:sz w:val="18"/>
                <w:lang w:val="en-IE"/>
              </w:rPr>
            </w:pPr>
            <w:r w:rsidRPr="00823D18">
              <w:rPr>
                <w:rFonts w:asciiTheme="minorHAnsi" w:hAnsiTheme="minorHAnsi" w:cstheme="minorHAnsi"/>
                <w:color w:val="000000"/>
                <w:sz w:val="18"/>
                <w:lang w:val="en-IE"/>
              </w:rPr>
              <w:t>02</w:t>
            </w:r>
          </w:p>
        </w:tc>
        <w:tc>
          <w:tcPr>
            <w:tcW w:w="417" w:type="pct"/>
          </w:tcPr>
          <w:p w:rsidR="004A616C" w:rsidRPr="00823D18" w:rsidRDefault="004A616C" w:rsidP="00EC7C7D">
            <w:pPr>
              <w:pStyle w:val="ListParagraph"/>
              <w:spacing w:after="0" w:line="240" w:lineRule="auto"/>
              <w:ind w:left="0"/>
              <w:jc w:val="left"/>
              <w:rPr>
                <w:rFonts w:asciiTheme="minorHAnsi" w:hAnsiTheme="minorHAnsi" w:cstheme="minorHAnsi"/>
                <w:bCs/>
                <w:sz w:val="18"/>
                <w:lang w:val="en-IE"/>
              </w:rPr>
            </w:pPr>
          </w:p>
        </w:tc>
        <w:tc>
          <w:tcPr>
            <w:tcW w:w="1111" w:type="pct"/>
          </w:tcPr>
          <w:p w:rsidR="004A616C" w:rsidRPr="00823D18" w:rsidRDefault="004F068B" w:rsidP="001C6255">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 xml:space="preserve">NACHA </w:t>
            </w:r>
            <w:r w:rsidR="004A616C" w:rsidRPr="00823D18">
              <w:rPr>
                <w:rFonts w:asciiTheme="minorHAnsi" w:hAnsiTheme="minorHAnsi" w:cstheme="minorHAnsi"/>
                <w:bCs/>
                <w:sz w:val="18"/>
                <w:lang w:val="en-IE"/>
              </w:rPr>
              <w:t>file</w:t>
            </w:r>
            <w:r w:rsidR="001C6255">
              <w:rPr>
                <w:rFonts w:asciiTheme="minorHAnsi" w:hAnsiTheme="minorHAnsi" w:cstheme="minorHAnsi"/>
                <w:bCs/>
                <w:sz w:val="18"/>
                <w:lang w:val="en-IE"/>
              </w:rPr>
              <w:t xml:space="preserve"> to send ACH payment instructions </w:t>
            </w:r>
          </w:p>
        </w:tc>
        <w:tc>
          <w:tcPr>
            <w:tcW w:w="761" w:type="pct"/>
          </w:tcPr>
          <w:p w:rsidR="004A616C" w:rsidRPr="00F8708A" w:rsidRDefault="00E4778B" w:rsidP="00EC7C7D">
            <w:pPr>
              <w:pStyle w:val="ListParagraph"/>
              <w:spacing w:after="0" w:line="240" w:lineRule="auto"/>
              <w:ind w:left="0"/>
              <w:jc w:val="left"/>
              <w:rPr>
                <w:rFonts w:asciiTheme="minorHAnsi" w:hAnsiTheme="minorHAnsi" w:cstheme="minorHAnsi"/>
                <w:bCs/>
                <w:color w:val="000000" w:themeColor="text1"/>
                <w:sz w:val="18"/>
                <w:highlight w:val="yellow"/>
                <w:lang w:val="en-IE"/>
              </w:rPr>
            </w:pPr>
            <w:r w:rsidRPr="00F8708A">
              <w:rPr>
                <w:rFonts w:asciiTheme="minorHAnsi" w:hAnsiTheme="minorHAnsi" w:cstheme="minorHAnsi"/>
                <w:bCs/>
                <w:color w:val="000000" w:themeColor="text1"/>
                <w:sz w:val="18"/>
                <w:lang w:val="en-IE"/>
              </w:rPr>
              <w:t>SFTP</w:t>
            </w:r>
          </w:p>
        </w:tc>
        <w:tc>
          <w:tcPr>
            <w:tcW w:w="426" w:type="pct"/>
          </w:tcPr>
          <w:p w:rsidR="004A616C" w:rsidRPr="00E13CA2" w:rsidRDefault="00413B56" w:rsidP="005975BA">
            <w:pPr>
              <w:pStyle w:val="ListParagraph"/>
              <w:spacing w:after="0" w:line="240" w:lineRule="auto"/>
              <w:ind w:left="0"/>
              <w:jc w:val="left"/>
              <w:rPr>
                <w:rFonts w:asciiTheme="minorHAnsi" w:hAnsiTheme="minorHAnsi" w:cstheme="minorHAnsi"/>
                <w:bCs/>
                <w:sz w:val="18"/>
                <w:highlight w:val="yellow"/>
                <w:lang w:val="en-IE"/>
              </w:rPr>
            </w:pPr>
            <w:r w:rsidRPr="00413B56">
              <w:rPr>
                <w:rFonts w:asciiTheme="minorHAnsi" w:hAnsiTheme="minorHAnsi" w:cstheme="minorHAnsi"/>
                <w:bCs/>
                <w:sz w:val="18"/>
                <w:lang w:val="en-IE"/>
              </w:rPr>
              <w:t>1.13a, 8.4</w:t>
            </w:r>
          </w:p>
        </w:tc>
        <w:tc>
          <w:tcPr>
            <w:tcW w:w="487" w:type="pct"/>
          </w:tcPr>
          <w:p w:rsidR="004A616C" w:rsidRPr="00823D18" w:rsidRDefault="00E13CA2" w:rsidP="00EC7C7D">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IncedoPay</w:t>
            </w:r>
          </w:p>
        </w:tc>
        <w:tc>
          <w:tcPr>
            <w:tcW w:w="417" w:type="pct"/>
          </w:tcPr>
          <w:p w:rsidR="004A616C" w:rsidRPr="00823D18" w:rsidRDefault="004F068B" w:rsidP="006E5210">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NACHA</w:t>
            </w:r>
          </w:p>
        </w:tc>
        <w:tc>
          <w:tcPr>
            <w:tcW w:w="487" w:type="pct"/>
          </w:tcPr>
          <w:p w:rsidR="004A616C" w:rsidRPr="00823D18" w:rsidRDefault="00E13CA2" w:rsidP="00EC7C7D">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US Bank</w:t>
            </w:r>
            <w:r w:rsidR="00CA5EB4">
              <w:rPr>
                <w:rFonts w:asciiTheme="minorHAnsi" w:hAnsiTheme="minorHAnsi" w:cstheme="minorHAnsi"/>
                <w:bCs/>
                <w:sz w:val="18"/>
                <w:lang w:val="en-IE"/>
              </w:rPr>
              <w:t xml:space="preserve"> NACHA</w:t>
            </w:r>
          </w:p>
        </w:tc>
        <w:tc>
          <w:tcPr>
            <w:tcW w:w="446" w:type="pct"/>
          </w:tcPr>
          <w:p w:rsidR="004A616C" w:rsidRPr="00823D18" w:rsidRDefault="00154CA1" w:rsidP="006E5210">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ACH Confirmation File</w:t>
            </w:r>
          </w:p>
        </w:tc>
        <w:tc>
          <w:tcPr>
            <w:tcW w:w="281" w:type="pct"/>
          </w:tcPr>
          <w:p w:rsidR="004A616C" w:rsidRPr="00823D18" w:rsidRDefault="00763B71" w:rsidP="00EC7C7D">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2.1.2</w:t>
            </w:r>
          </w:p>
        </w:tc>
      </w:tr>
      <w:tr w:rsidR="00D429D0" w:rsidRPr="00EC0B45" w:rsidTr="00C06F3E">
        <w:trPr>
          <w:cantSplit/>
        </w:trPr>
        <w:tc>
          <w:tcPr>
            <w:tcW w:w="167" w:type="pct"/>
          </w:tcPr>
          <w:p w:rsidR="00D429D0" w:rsidRDefault="00D429D0" w:rsidP="00D429D0">
            <w:pPr>
              <w:pStyle w:val="ListParagraph"/>
              <w:spacing w:after="0" w:line="240" w:lineRule="auto"/>
              <w:ind w:left="0"/>
              <w:jc w:val="left"/>
              <w:rPr>
                <w:rFonts w:asciiTheme="minorHAnsi" w:hAnsiTheme="minorHAnsi" w:cstheme="minorHAnsi"/>
                <w:color w:val="000000"/>
                <w:sz w:val="18"/>
                <w:lang w:val="en-IE"/>
              </w:rPr>
            </w:pPr>
            <w:r>
              <w:rPr>
                <w:rFonts w:asciiTheme="minorHAnsi" w:hAnsiTheme="minorHAnsi" w:cstheme="minorHAnsi"/>
                <w:color w:val="000000"/>
                <w:sz w:val="18"/>
                <w:lang w:val="en-IE"/>
              </w:rPr>
              <w:t>03</w:t>
            </w:r>
          </w:p>
        </w:tc>
        <w:tc>
          <w:tcPr>
            <w:tcW w:w="417" w:type="pct"/>
          </w:tcPr>
          <w:p w:rsidR="00D429D0" w:rsidRDefault="00D429D0" w:rsidP="00D429D0">
            <w:pPr>
              <w:pStyle w:val="ListParagraph"/>
              <w:spacing w:after="0" w:line="240" w:lineRule="auto"/>
              <w:ind w:left="0"/>
              <w:jc w:val="left"/>
              <w:rPr>
                <w:rFonts w:asciiTheme="minorHAnsi" w:hAnsiTheme="minorHAnsi" w:cstheme="minorHAnsi"/>
                <w:bCs/>
                <w:sz w:val="18"/>
                <w:highlight w:val="yellow"/>
                <w:lang w:val="en-IE"/>
              </w:rPr>
            </w:pPr>
          </w:p>
        </w:tc>
        <w:tc>
          <w:tcPr>
            <w:tcW w:w="1111" w:type="pct"/>
          </w:tcPr>
          <w:p w:rsidR="00D429D0" w:rsidRDefault="00485C97" w:rsidP="00D429D0">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Fixed Width</w:t>
            </w:r>
            <w:r w:rsidR="00D429D0" w:rsidRPr="0061252B">
              <w:rPr>
                <w:rFonts w:asciiTheme="minorHAnsi" w:hAnsiTheme="minorHAnsi" w:cstheme="minorHAnsi"/>
                <w:bCs/>
                <w:sz w:val="18"/>
                <w:lang w:val="en-IE"/>
              </w:rPr>
              <w:t xml:space="preserve"> file to receive ACH confirmation</w:t>
            </w:r>
          </w:p>
        </w:tc>
        <w:tc>
          <w:tcPr>
            <w:tcW w:w="761" w:type="pct"/>
          </w:tcPr>
          <w:p w:rsidR="00D429D0" w:rsidRPr="00F8708A" w:rsidRDefault="00E4778B" w:rsidP="00D429D0">
            <w:pPr>
              <w:pStyle w:val="ListParagraph"/>
              <w:spacing w:after="0" w:line="240" w:lineRule="auto"/>
              <w:ind w:left="0"/>
              <w:jc w:val="left"/>
              <w:rPr>
                <w:rFonts w:asciiTheme="minorHAnsi" w:hAnsiTheme="minorHAnsi" w:cstheme="minorHAnsi"/>
                <w:bCs/>
                <w:color w:val="000000" w:themeColor="text1"/>
                <w:sz w:val="18"/>
                <w:highlight w:val="yellow"/>
                <w:lang w:val="en-IE"/>
              </w:rPr>
            </w:pPr>
            <w:r w:rsidRPr="00F8708A">
              <w:rPr>
                <w:rFonts w:asciiTheme="minorHAnsi" w:hAnsiTheme="minorHAnsi" w:cstheme="minorHAnsi"/>
                <w:bCs/>
                <w:color w:val="000000" w:themeColor="text1"/>
                <w:sz w:val="18"/>
                <w:lang w:val="en-IE"/>
              </w:rPr>
              <w:t>SFTP</w:t>
            </w:r>
          </w:p>
        </w:tc>
        <w:tc>
          <w:tcPr>
            <w:tcW w:w="426" w:type="pct"/>
          </w:tcPr>
          <w:p w:rsidR="00D429D0" w:rsidRPr="00E13CA2" w:rsidRDefault="00413B56" w:rsidP="00D429D0">
            <w:pPr>
              <w:pStyle w:val="ListParagraph"/>
              <w:spacing w:after="0" w:line="240" w:lineRule="auto"/>
              <w:ind w:left="0"/>
              <w:jc w:val="left"/>
              <w:rPr>
                <w:rFonts w:asciiTheme="minorHAnsi" w:hAnsiTheme="minorHAnsi" w:cstheme="minorHAnsi"/>
                <w:bCs/>
                <w:sz w:val="18"/>
                <w:highlight w:val="yellow"/>
                <w:lang w:val="en-IE"/>
              </w:rPr>
            </w:pPr>
            <w:r w:rsidRPr="00413B56">
              <w:rPr>
                <w:rFonts w:asciiTheme="minorHAnsi" w:hAnsiTheme="minorHAnsi" w:cstheme="minorHAnsi"/>
                <w:bCs/>
                <w:sz w:val="18"/>
                <w:lang w:val="en-IE"/>
              </w:rPr>
              <w:t>1.23, 8.6a</w:t>
            </w:r>
          </w:p>
        </w:tc>
        <w:tc>
          <w:tcPr>
            <w:tcW w:w="487" w:type="pct"/>
          </w:tcPr>
          <w:p w:rsidR="00D429D0" w:rsidRDefault="00D429D0" w:rsidP="00D429D0">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US Bank</w:t>
            </w:r>
          </w:p>
        </w:tc>
        <w:tc>
          <w:tcPr>
            <w:tcW w:w="417" w:type="pct"/>
          </w:tcPr>
          <w:p w:rsidR="00D429D0" w:rsidRDefault="00485C97" w:rsidP="00D429D0">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Fixed Width File</w:t>
            </w:r>
          </w:p>
        </w:tc>
        <w:tc>
          <w:tcPr>
            <w:tcW w:w="487" w:type="pct"/>
          </w:tcPr>
          <w:p w:rsidR="00D429D0" w:rsidRDefault="00D429D0" w:rsidP="00D429D0">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IncedoPay</w:t>
            </w:r>
          </w:p>
        </w:tc>
        <w:tc>
          <w:tcPr>
            <w:tcW w:w="446" w:type="pct"/>
          </w:tcPr>
          <w:p w:rsidR="00D429D0" w:rsidRPr="00763B71" w:rsidRDefault="00154CA1" w:rsidP="00D429D0">
            <w:pPr>
              <w:pStyle w:val="ListParagraph"/>
              <w:spacing w:after="0" w:line="240" w:lineRule="auto"/>
              <w:ind w:left="0"/>
              <w:jc w:val="left"/>
              <w:rPr>
                <w:rFonts w:asciiTheme="minorHAnsi" w:hAnsiTheme="minorHAnsi" w:cstheme="minorHAnsi"/>
                <w:bCs/>
                <w:sz w:val="18"/>
                <w:lang w:val="en-IE"/>
              </w:rPr>
            </w:pPr>
            <w:r w:rsidRPr="00763B71">
              <w:rPr>
                <w:rFonts w:asciiTheme="minorHAnsi" w:hAnsiTheme="minorHAnsi" w:cstheme="minorHAnsi"/>
                <w:bCs/>
                <w:sz w:val="18"/>
                <w:lang w:val="en-IE"/>
              </w:rPr>
              <w:t>N/A</w:t>
            </w:r>
          </w:p>
        </w:tc>
        <w:tc>
          <w:tcPr>
            <w:tcW w:w="281" w:type="pct"/>
          </w:tcPr>
          <w:p w:rsidR="00D429D0" w:rsidRPr="00763B71" w:rsidRDefault="00763B71" w:rsidP="00D429D0">
            <w:pPr>
              <w:pStyle w:val="ListParagraph"/>
              <w:spacing w:after="0" w:line="240" w:lineRule="auto"/>
              <w:ind w:left="0"/>
              <w:jc w:val="left"/>
              <w:rPr>
                <w:rFonts w:asciiTheme="minorHAnsi" w:hAnsiTheme="minorHAnsi" w:cstheme="minorHAnsi"/>
                <w:bCs/>
                <w:sz w:val="18"/>
                <w:lang w:val="en-IE"/>
              </w:rPr>
            </w:pPr>
            <w:r w:rsidRPr="00763B71">
              <w:rPr>
                <w:rFonts w:asciiTheme="minorHAnsi" w:hAnsiTheme="minorHAnsi" w:cstheme="minorHAnsi"/>
                <w:bCs/>
                <w:sz w:val="18"/>
                <w:lang w:val="en-IE"/>
              </w:rPr>
              <w:t>2.1.3</w:t>
            </w:r>
          </w:p>
        </w:tc>
      </w:tr>
      <w:tr w:rsidR="004F068B" w:rsidRPr="00EC0B45" w:rsidTr="00C06F3E">
        <w:trPr>
          <w:cantSplit/>
        </w:trPr>
        <w:tc>
          <w:tcPr>
            <w:tcW w:w="167" w:type="pct"/>
          </w:tcPr>
          <w:p w:rsidR="004F068B" w:rsidRDefault="0061252B" w:rsidP="004F068B">
            <w:pPr>
              <w:pStyle w:val="ListParagraph"/>
              <w:spacing w:after="0" w:line="240" w:lineRule="auto"/>
              <w:ind w:left="0"/>
              <w:jc w:val="left"/>
              <w:rPr>
                <w:rFonts w:asciiTheme="minorHAnsi" w:hAnsiTheme="minorHAnsi" w:cstheme="minorHAnsi"/>
                <w:color w:val="000000"/>
                <w:sz w:val="18"/>
                <w:lang w:val="en-IE"/>
              </w:rPr>
            </w:pPr>
            <w:r>
              <w:rPr>
                <w:rFonts w:asciiTheme="minorHAnsi" w:hAnsiTheme="minorHAnsi" w:cstheme="minorHAnsi"/>
                <w:color w:val="000000"/>
                <w:sz w:val="18"/>
                <w:lang w:val="en-IE"/>
              </w:rPr>
              <w:t>0</w:t>
            </w:r>
            <w:r w:rsidR="00D429D0">
              <w:rPr>
                <w:rFonts w:asciiTheme="minorHAnsi" w:hAnsiTheme="minorHAnsi" w:cstheme="minorHAnsi"/>
                <w:color w:val="000000"/>
                <w:sz w:val="18"/>
                <w:lang w:val="en-IE"/>
              </w:rPr>
              <w:t>4</w:t>
            </w:r>
          </w:p>
        </w:tc>
        <w:tc>
          <w:tcPr>
            <w:tcW w:w="417" w:type="pct"/>
          </w:tcPr>
          <w:p w:rsidR="004F068B" w:rsidRPr="001C6255" w:rsidRDefault="004F068B" w:rsidP="004F068B">
            <w:pPr>
              <w:pStyle w:val="ListParagraph"/>
              <w:spacing w:after="0" w:line="240" w:lineRule="auto"/>
              <w:ind w:left="0"/>
              <w:jc w:val="left"/>
              <w:rPr>
                <w:rFonts w:asciiTheme="minorHAnsi" w:hAnsiTheme="minorHAnsi" w:cstheme="minorHAnsi"/>
                <w:bCs/>
                <w:sz w:val="18"/>
                <w:highlight w:val="yellow"/>
                <w:lang w:val="en-IE"/>
              </w:rPr>
            </w:pPr>
          </w:p>
        </w:tc>
        <w:tc>
          <w:tcPr>
            <w:tcW w:w="1111" w:type="pct"/>
          </w:tcPr>
          <w:p w:rsidR="004F068B" w:rsidRDefault="004F068B" w:rsidP="004F068B">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NACHA file (NACHA Return file) to receive payment responses</w:t>
            </w:r>
          </w:p>
        </w:tc>
        <w:tc>
          <w:tcPr>
            <w:tcW w:w="761" w:type="pct"/>
          </w:tcPr>
          <w:p w:rsidR="004F068B" w:rsidRPr="00F8708A" w:rsidRDefault="00E4778B" w:rsidP="004F068B">
            <w:pPr>
              <w:pStyle w:val="ListParagraph"/>
              <w:spacing w:after="0" w:line="240" w:lineRule="auto"/>
              <w:ind w:left="0"/>
              <w:jc w:val="left"/>
              <w:rPr>
                <w:rFonts w:asciiTheme="minorHAnsi" w:hAnsiTheme="minorHAnsi" w:cstheme="minorHAnsi"/>
                <w:bCs/>
                <w:color w:val="000000" w:themeColor="text1"/>
                <w:sz w:val="18"/>
                <w:highlight w:val="yellow"/>
                <w:lang w:val="en-IE"/>
              </w:rPr>
            </w:pPr>
            <w:r w:rsidRPr="00F8708A">
              <w:rPr>
                <w:rFonts w:asciiTheme="minorHAnsi" w:hAnsiTheme="minorHAnsi" w:cstheme="minorHAnsi"/>
                <w:bCs/>
                <w:color w:val="000000" w:themeColor="text1"/>
                <w:sz w:val="18"/>
                <w:lang w:val="en-IE"/>
              </w:rPr>
              <w:t>SFTP</w:t>
            </w:r>
          </w:p>
        </w:tc>
        <w:tc>
          <w:tcPr>
            <w:tcW w:w="426" w:type="pct"/>
          </w:tcPr>
          <w:p w:rsidR="004F068B" w:rsidRPr="00E13CA2" w:rsidRDefault="00413B56" w:rsidP="004F068B">
            <w:pPr>
              <w:pStyle w:val="ListParagraph"/>
              <w:spacing w:after="0" w:line="240" w:lineRule="auto"/>
              <w:ind w:left="0"/>
              <w:jc w:val="left"/>
              <w:rPr>
                <w:rFonts w:asciiTheme="minorHAnsi" w:hAnsiTheme="minorHAnsi" w:cstheme="minorHAnsi"/>
                <w:bCs/>
                <w:sz w:val="18"/>
                <w:highlight w:val="yellow"/>
                <w:lang w:val="en-IE"/>
              </w:rPr>
            </w:pPr>
            <w:r w:rsidRPr="00413B56">
              <w:rPr>
                <w:rFonts w:asciiTheme="minorHAnsi" w:hAnsiTheme="minorHAnsi" w:cstheme="minorHAnsi"/>
                <w:bCs/>
                <w:sz w:val="18"/>
                <w:lang w:val="en-IE"/>
              </w:rPr>
              <w:t>8.8</w:t>
            </w:r>
          </w:p>
        </w:tc>
        <w:tc>
          <w:tcPr>
            <w:tcW w:w="487" w:type="pct"/>
          </w:tcPr>
          <w:p w:rsidR="004F068B" w:rsidRDefault="004F068B" w:rsidP="004F068B">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US Bank</w:t>
            </w:r>
          </w:p>
        </w:tc>
        <w:tc>
          <w:tcPr>
            <w:tcW w:w="417" w:type="pct"/>
          </w:tcPr>
          <w:p w:rsidR="004F068B" w:rsidRDefault="004F068B" w:rsidP="004F068B">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NACHA</w:t>
            </w:r>
          </w:p>
        </w:tc>
        <w:tc>
          <w:tcPr>
            <w:tcW w:w="487" w:type="pct"/>
          </w:tcPr>
          <w:p w:rsidR="004F068B" w:rsidRDefault="004F068B" w:rsidP="004F068B">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IncedoPay</w:t>
            </w:r>
          </w:p>
        </w:tc>
        <w:tc>
          <w:tcPr>
            <w:tcW w:w="446" w:type="pct"/>
          </w:tcPr>
          <w:p w:rsidR="004F068B" w:rsidRDefault="00154CA1" w:rsidP="004F068B">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N/A</w:t>
            </w:r>
          </w:p>
        </w:tc>
        <w:tc>
          <w:tcPr>
            <w:tcW w:w="281" w:type="pct"/>
          </w:tcPr>
          <w:p w:rsidR="004F068B" w:rsidRPr="00302DF9" w:rsidRDefault="00302DF9" w:rsidP="004F068B">
            <w:pPr>
              <w:pStyle w:val="ListParagraph"/>
              <w:spacing w:after="0" w:line="240" w:lineRule="auto"/>
              <w:ind w:left="0"/>
              <w:jc w:val="left"/>
              <w:rPr>
                <w:rFonts w:asciiTheme="minorHAnsi" w:hAnsiTheme="minorHAnsi" w:cstheme="minorHAnsi"/>
                <w:bCs/>
                <w:sz w:val="18"/>
                <w:lang w:val="en-IE"/>
              </w:rPr>
            </w:pPr>
            <w:r w:rsidRPr="00302DF9">
              <w:rPr>
                <w:rFonts w:asciiTheme="minorHAnsi" w:hAnsiTheme="minorHAnsi" w:cstheme="minorHAnsi"/>
                <w:bCs/>
                <w:sz w:val="18"/>
                <w:lang w:val="en-IE"/>
              </w:rPr>
              <w:t>N/A</w:t>
            </w:r>
          </w:p>
        </w:tc>
      </w:tr>
      <w:tr w:rsidR="0061252B" w:rsidRPr="00EC0B45" w:rsidTr="00C06F3E">
        <w:trPr>
          <w:cantSplit/>
        </w:trPr>
        <w:tc>
          <w:tcPr>
            <w:tcW w:w="167" w:type="pct"/>
          </w:tcPr>
          <w:p w:rsidR="0061252B" w:rsidRDefault="0061252B" w:rsidP="0061252B">
            <w:pPr>
              <w:pStyle w:val="ListParagraph"/>
              <w:spacing w:after="0" w:line="240" w:lineRule="auto"/>
              <w:ind w:left="0"/>
              <w:jc w:val="left"/>
              <w:rPr>
                <w:rFonts w:asciiTheme="minorHAnsi" w:hAnsiTheme="minorHAnsi" w:cstheme="minorHAnsi"/>
                <w:color w:val="000000"/>
                <w:sz w:val="18"/>
                <w:lang w:val="en-IE"/>
              </w:rPr>
            </w:pPr>
            <w:r>
              <w:rPr>
                <w:rFonts w:asciiTheme="minorHAnsi" w:hAnsiTheme="minorHAnsi" w:cstheme="minorHAnsi"/>
                <w:color w:val="000000"/>
                <w:sz w:val="18"/>
                <w:lang w:val="en-IE"/>
              </w:rPr>
              <w:t>05</w:t>
            </w:r>
          </w:p>
        </w:tc>
        <w:tc>
          <w:tcPr>
            <w:tcW w:w="417" w:type="pct"/>
          </w:tcPr>
          <w:p w:rsidR="0061252B" w:rsidRPr="001C6255" w:rsidRDefault="0061252B" w:rsidP="0061252B">
            <w:pPr>
              <w:pStyle w:val="ListParagraph"/>
              <w:spacing w:after="0" w:line="240" w:lineRule="auto"/>
              <w:ind w:left="0"/>
              <w:jc w:val="left"/>
              <w:rPr>
                <w:rFonts w:asciiTheme="minorHAnsi" w:hAnsiTheme="minorHAnsi" w:cstheme="minorHAnsi"/>
                <w:bCs/>
                <w:sz w:val="18"/>
                <w:highlight w:val="yellow"/>
                <w:lang w:val="en-IE"/>
              </w:rPr>
            </w:pPr>
          </w:p>
        </w:tc>
        <w:tc>
          <w:tcPr>
            <w:tcW w:w="1111" w:type="pct"/>
          </w:tcPr>
          <w:p w:rsidR="0061252B" w:rsidRPr="0061252B" w:rsidRDefault="0061252B" w:rsidP="0061252B">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Request to check enrolment status</w:t>
            </w:r>
          </w:p>
        </w:tc>
        <w:tc>
          <w:tcPr>
            <w:tcW w:w="761" w:type="pct"/>
          </w:tcPr>
          <w:p w:rsidR="0061252B" w:rsidRPr="0061252B" w:rsidRDefault="0061252B" w:rsidP="0061252B">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“CheckAliasEnrollmentRequest” API</w:t>
            </w:r>
          </w:p>
        </w:tc>
        <w:tc>
          <w:tcPr>
            <w:tcW w:w="426" w:type="pct"/>
          </w:tcPr>
          <w:p w:rsidR="0061252B" w:rsidRPr="00E13CA2" w:rsidRDefault="00413B56" w:rsidP="0061252B">
            <w:pPr>
              <w:pStyle w:val="ListParagraph"/>
              <w:spacing w:after="0" w:line="240" w:lineRule="auto"/>
              <w:ind w:left="0"/>
              <w:jc w:val="left"/>
              <w:rPr>
                <w:rFonts w:asciiTheme="minorHAnsi" w:hAnsiTheme="minorHAnsi" w:cstheme="minorHAnsi"/>
                <w:bCs/>
                <w:sz w:val="18"/>
                <w:highlight w:val="yellow"/>
                <w:lang w:val="en-IE"/>
              </w:rPr>
            </w:pPr>
            <w:r w:rsidRPr="00413B56">
              <w:rPr>
                <w:rFonts w:asciiTheme="minorHAnsi" w:hAnsiTheme="minorHAnsi" w:cstheme="minorHAnsi"/>
                <w:bCs/>
                <w:sz w:val="18"/>
                <w:lang w:val="en-IE"/>
              </w:rPr>
              <w:t>5.12</w:t>
            </w:r>
          </w:p>
        </w:tc>
        <w:tc>
          <w:tcPr>
            <w:tcW w:w="487" w:type="pct"/>
          </w:tcPr>
          <w:p w:rsidR="0061252B" w:rsidRDefault="0061252B" w:rsidP="0061252B">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IncedoPay</w:t>
            </w:r>
          </w:p>
        </w:tc>
        <w:tc>
          <w:tcPr>
            <w:tcW w:w="417" w:type="pct"/>
          </w:tcPr>
          <w:p w:rsidR="0061252B" w:rsidRDefault="0061252B" w:rsidP="0061252B">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N/A</w:t>
            </w:r>
          </w:p>
        </w:tc>
        <w:tc>
          <w:tcPr>
            <w:tcW w:w="487" w:type="pct"/>
          </w:tcPr>
          <w:p w:rsidR="0061252B" w:rsidRDefault="0061252B" w:rsidP="0061252B">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US Bank Zelle Network</w:t>
            </w:r>
          </w:p>
        </w:tc>
        <w:tc>
          <w:tcPr>
            <w:tcW w:w="446" w:type="pct"/>
          </w:tcPr>
          <w:p w:rsidR="0061252B" w:rsidRDefault="001A5D33" w:rsidP="0061252B">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Return Enrolment Status</w:t>
            </w:r>
          </w:p>
        </w:tc>
        <w:tc>
          <w:tcPr>
            <w:tcW w:w="281" w:type="pct"/>
          </w:tcPr>
          <w:p w:rsidR="0061252B" w:rsidRPr="00302DF9" w:rsidRDefault="00763B71" w:rsidP="0061252B">
            <w:pPr>
              <w:pStyle w:val="ListParagraph"/>
              <w:spacing w:after="0" w:line="240" w:lineRule="auto"/>
              <w:ind w:left="0"/>
              <w:jc w:val="left"/>
              <w:rPr>
                <w:rFonts w:asciiTheme="minorHAnsi" w:hAnsiTheme="minorHAnsi" w:cstheme="minorHAnsi"/>
                <w:bCs/>
                <w:sz w:val="18"/>
                <w:lang w:val="en-IE"/>
              </w:rPr>
            </w:pPr>
            <w:r w:rsidRPr="00302DF9">
              <w:rPr>
                <w:rFonts w:asciiTheme="minorHAnsi" w:hAnsiTheme="minorHAnsi" w:cstheme="minorHAnsi"/>
                <w:bCs/>
                <w:sz w:val="18"/>
                <w:lang w:val="en-IE"/>
              </w:rPr>
              <w:t>2.1.</w:t>
            </w:r>
            <w:r w:rsidR="00302DF9" w:rsidRPr="00302DF9">
              <w:rPr>
                <w:rFonts w:asciiTheme="minorHAnsi" w:hAnsiTheme="minorHAnsi" w:cstheme="minorHAnsi"/>
                <w:bCs/>
                <w:sz w:val="18"/>
                <w:lang w:val="en-IE"/>
              </w:rPr>
              <w:t>4</w:t>
            </w:r>
          </w:p>
        </w:tc>
      </w:tr>
      <w:tr w:rsidR="0061252B" w:rsidRPr="00EC0B45" w:rsidTr="00C06F3E">
        <w:trPr>
          <w:cantSplit/>
        </w:trPr>
        <w:tc>
          <w:tcPr>
            <w:tcW w:w="167" w:type="pct"/>
          </w:tcPr>
          <w:p w:rsidR="0061252B" w:rsidRDefault="0061252B" w:rsidP="0061252B">
            <w:pPr>
              <w:pStyle w:val="ListParagraph"/>
              <w:spacing w:after="0" w:line="240" w:lineRule="auto"/>
              <w:ind w:left="0"/>
              <w:jc w:val="left"/>
              <w:rPr>
                <w:rFonts w:asciiTheme="minorHAnsi" w:hAnsiTheme="minorHAnsi" w:cstheme="minorHAnsi"/>
                <w:color w:val="000000"/>
                <w:sz w:val="18"/>
                <w:lang w:val="en-IE"/>
              </w:rPr>
            </w:pPr>
            <w:r>
              <w:rPr>
                <w:rFonts w:asciiTheme="minorHAnsi" w:hAnsiTheme="minorHAnsi" w:cstheme="minorHAnsi"/>
                <w:color w:val="000000"/>
                <w:sz w:val="18"/>
                <w:lang w:val="en-IE"/>
              </w:rPr>
              <w:t>06</w:t>
            </w:r>
          </w:p>
        </w:tc>
        <w:tc>
          <w:tcPr>
            <w:tcW w:w="417" w:type="pct"/>
          </w:tcPr>
          <w:p w:rsidR="0061252B" w:rsidRPr="001C6255" w:rsidRDefault="0061252B" w:rsidP="0061252B">
            <w:pPr>
              <w:pStyle w:val="ListParagraph"/>
              <w:spacing w:after="0" w:line="240" w:lineRule="auto"/>
              <w:ind w:left="0"/>
              <w:jc w:val="left"/>
              <w:rPr>
                <w:rFonts w:asciiTheme="minorHAnsi" w:hAnsiTheme="minorHAnsi" w:cstheme="minorHAnsi"/>
                <w:bCs/>
                <w:sz w:val="18"/>
                <w:highlight w:val="yellow"/>
                <w:lang w:val="en-IE"/>
              </w:rPr>
            </w:pPr>
          </w:p>
        </w:tc>
        <w:tc>
          <w:tcPr>
            <w:tcW w:w="1111" w:type="pct"/>
          </w:tcPr>
          <w:p w:rsidR="0061252B" w:rsidRPr="0061252B" w:rsidRDefault="0061252B" w:rsidP="0061252B">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Return Enrolment Status</w:t>
            </w:r>
          </w:p>
        </w:tc>
        <w:tc>
          <w:tcPr>
            <w:tcW w:w="761" w:type="pct"/>
          </w:tcPr>
          <w:p w:rsidR="0061252B" w:rsidRPr="0061252B" w:rsidRDefault="0061252B" w:rsidP="0061252B">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“CheckAliasEnrollmentReply” API</w:t>
            </w:r>
          </w:p>
        </w:tc>
        <w:tc>
          <w:tcPr>
            <w:tcW w:w="426" w:type="pct"/>
          </w:tcPr>
          <w:p w:rsidR="0061252B" w:rsidRPr="00302DF9" w:rsidRDefault="00413B56" w:rsidP="0061252B">
            <w:pPr>
              <w:pStyle w:val="ListParagraph"/>
              <w:spacing w:after="0" w:line="240" w:lineRule="auto"/>
              <w:ind w:left="0"/>
              <w:jc w:val="left"/>
              <w:rPr>
                <w:rFonts w:asciiTheme="minorHAnsi" w:hAnsiTheme="minorHAnsi" w:cstheme="minorHAnsi"/>
                <w:bCs/>
                <w:sz w:val="18"/>
                <w:lang w:val="en-IE"/>
              </w:rPr>
            </w:pPr>
            <w:r w:rsidRPr="00302DF9">
              <w:rPr>
                <w:rFonts w:asciiTheme="minorHAnsi" w:hAnsiTheme="minorHAnsi" w:cstheme="minorHAnsi"/>
                <w:bCs/>
                <w:sz w:val="18"/>
                <w:lang w:val="en-IE"/>
              </w:rPr>
              <w:t>5.13</w:t>
            </w:r>
          </w:p>
        </w:tc>
        <w:tc>
          <w:tcPr>
            <w:tcW w:w="487" w:type="pct"/>
          </w:tcPr>
          <w:p w:rsidR="0061252B" w:rsidRDefault="0061252B" w:rsidP="0061252B">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 xml:space="preserve">US Bank Zelle Network </w:t>
            </w:r>
          </w:p>
        </w:tc>
        <w:tc>
          <w:tcPr>
            <w:tcW w:w="417" w:type="pct"/>
          </w:tcPr>
          <w:p w:rsidR="0061252B" w:rsidRDefault="0061252B" w:rsidP="0061252B">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N/A</w:t>
            </w:r>
          </w:p>
        </w:tc>
        <w:tc>
          <w:tcPr>
            <w:tcW w:w="487" w:type="pct"/>
          </w:tcPr>
          <w:p w:rsidR="0061252B" w:rsidRDefault="0061252B" w:rsidP="0061252B">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Incedopay</w:t>
            </w:r>
          </w:p>
        </w:tc>
        <w:tc>
          <w:tcPr>
            <w:tcW w:w="446" w:type="pct"/>
          </w:tcPr>
          <w:p w:rsidR="0061252B" w:rsidRDefault="001A5D33" w:rsidP="0061252B">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N/A</w:t>
            </w:r>
          </w:p>
        </w:tc>
        <w:tc>
          <w:tcPr>
            <w:tcW w:w="281" w:type="pct"/>
          </w:tcPr>
          <w:p w:rsidR="0061252B" w:rsidRPr="00302DF9" w:rsidRDefault="00763B71" w:rsidP="0061252B">
            <w:pPr>
              <w:pStyle w:val="ListParagraph"/>
              <w:spacing w:after="0" w:line="240" w:lineRule="auto"/>
              <w:ind w:left="0"/>
              <w:jc w:val="left"/>
              <w:rPr>
                <w:rFonts w:asciiTheme="minorHAnsi" w:hAnsiTheme="minorHAnsi" w:cstheme="minorHAnsi"/>
                <w:bCs/>
                <w:sz w:val="18"/>
                <w:lang w:val="en-IE"/>
              </w:rPr>
            </w:pPr>
            <w:r w:rsidRPr="00302DF9">
              <w:rPr>
                <w:rFonts w:asciiTheme="minorHAnsi" w:hAnsiTheme="minorHAnsi" w:cstheme="minorHAnsi"/>
                <w:bCs/>
                <w:sz w:val="18"/>
                <w:lang w:val="en-IE"/>
              </w:rPr>
              <w:t>2.1.</w:t>
            </w:r>
            <w:r w:rsidR="00302DF9" w:rsidRPr="00302DF9">
              <w:rPr>
                <w:rFonts w:asciiTheme="minorHAnsi" w:hAnsiTheme="minorHAnsi" w:cstheme="minorHAnsi"/>
                <w:bCs/>
                <w:sz w:val="18"/>
                <w:lang w:val="en-IE"/>
              </w:rPr>
              <w:t>5</w:t>
            </w:r>
          </w:p>
        </w:tc>
      </w:tr>
      <w:tr w:rsidR="0061252B" w:rsidRPr="00EC0B45" w:rsidTr="00C06F3E">
        <w:trPr>
          <w:cantSplit/>
        </w:trPr>
        <w:tc>
          <w:tcPr>
            <w:tcW w:w="167" w:type="pct"/>
          </w:tcPr>
          <w:p w:rsidR="0061252B" w:rsidRDefault="0061252B" w:rsidP="0061252B">
            <w:pPr>
              <w:pStyle w:val="ListParagraph"/>
              <w:spacing w:after="0" w:line="240" w:lineRule="auto"/>
              <w:ind w:left="0"/>
              <w:jc w:val="left"/>
              <w:rPr>
                <w:rFonts w:asciiTheme="minorHAnsi" w:hAnsiTheme="minorHAnsi" w:cstheme="minorHAnsi"/>
                <w:color w:val="000000"/>
                <w:sz w:val="18"/>
                <w:lang w:val="en-IE"/>
              </w:rPr>
            </w:pPr>
            <w:r>
              <w:rPr>
                <w:rFonts w:asciiTheme="minorHAnsi" w:hAnsiTheme="minorHAnsi" w:cstheme="minorHAnsi"/>
                <w:color w:val="000000"/>
                <w:sz w:val="18"/>
                <w:lang w:val="en-IE"/>
              </w:rPr>
              <w:t>07</w:t>
            </w:r>
          </w:p>
        </w:tc>
        <w:tc>
          <w:tcPr>
            <w:tcW w:w="417" w:type="pct"/>
          </w:tcPr>
          <w:p w:rsidR="0061252B" w:rsidRPr="001C6255" w:rsidRDefault="0061252B" w:rsidP="0061252B">
            <w:pPr>
              <w:pStyle w:val="ListParagraph"/>
              <w:spacing w:after="0" w:line="240" w:lineRule="auto"/>
              <w:ind w:left="0"/>
              <w:jc w:val="left"/>
              <w:rPr>
                <w:rFonts w:asciiTheme="minorHAnsi" w:hAnsiTheme="minorHAnsi" w:cstheme="minorHAnsi"/>
                <w:bCs/>
                <w:sz w:val="18"/>
                <w:highlight w:val="yellow"/>
                <w:lang w:val="en-IE"/>
              </w:rPr>
            </w:pPr>
          </w:p>
        </w:tc>
        <w:tc>
          <w:tcPr>
            <w:tcW w:w="1111" w:type="pct"/>
          </w:tcPr>
          <w:p w:rsidR="0061252B" w:rsidRPr="0061252B" w:rsidRDefault="0061252B" w:rsidP="0061252B">
            <w:pPr>
              <w:pStyle w:val="ListParagraph"/>
              <w:spacing w:after="0" w:line="240" w:lineRule="auto"/>
              <w:ind w:left="0"/>
              <w:jc w:val="left"/>
              <w:rPr>
                <w:rFonts w:asciiTheme="minorHAnsi" w:hAnsiTheme="minorHAnsi" w:cstheme="minorHAnsi"/>
                <w:bCs/>
                <w:sz w:val="18"/>
                <w:lang w:val="en-IE"/>
              </w:rPr>
            </w:pPr>
            <w:r w:rsidRPr="0061252B">
              <w:rPr>
                <w:rFonts w:asciiTheme="minorHAnsi" w:hAnsiTheme="minorHAnsi" w:cstheme="minorHAnsi"/>
                <w:bCs/>
                <w:sz w:val="18"/>
                <w:lang w:val="en-IE"/>
              </w:rPr>
              <w:t xml:space="preserve">Payment </w:t>
            </w:r>
            <w:r>
              <w:rPr>
                <w:rFonts w:asciiTheme="minorHAnsi" w:hAnsiTheme="minorHAnsi" w:cstheme="minorHAnsi"/>
                <w:bCs/>
                <w:sz w:val="18"/>
                <w:lang w:val="en-IE"/>
              </w:rPr>
              <w:t>Request for Zelle &amp; Check</w:t>
            </w:r>
            <w:r w:rsidRPr="0061252B">
              <w:rPr>
                <w:rFonts w:asciiTheme="minorHAnsi" w:hAnsiTheme="minorHAnsi" w:cstheme="minorHAnsi"/>
                <w:bCs/>
                <w:sz w:val="18"/>
                <w:lang w:val="en-IE"/>
              </w:rPr>
              <w:t xml:space="preserve"> </w:t>
            </w:r>
          </w:p>
        </w:tc>
        <w:tc>
          <w:tcPr>
            <w:tcW w:w="761" w:type="pct"/>
          </w:tcPr>
          <w:p w:rsidR="0061252B" w:rsidRPr="0061252B" w:rsidRDefault="0061252B" w:rsidP="0061252B">
            <w:pPr>
              <w:pStyle w:val="ListParagraph"/>
              <w:spacing w:after="0" w:line="240" w:lineRule="auto"/>
              <w:ind w:left="0"/>
              <w:jc w:val="left"/>
              <w:rPr>
                <w:rFonts w:asciiTheme="minorHAnsi" w:hAnsiTheme="minorHAnsi" w:cstheme="minorHAnsi"/>
                <w:bCs/>
                <w:sz w:val="18"/>
                <w:lang w:val="en-IE"/>
              </w:rPr>
            </w:pPr>
            <w:r w:rsidRPr="0061252B">
              <w:rPr>
                <w:rFonts w:asciiTheme="minorHAnsi" w:hAnsiTheme="minorHAnsi" w:cstheme="minorHAnsi"/>
                <w:bCs/>
                <w:sz w:val="18"/>
                <w:lang w:val="en-IE"/>
              </w:rPr>
              <w:t>“MakePaymentRequest” API</w:t>
            </w:r>
          </w:p>
        </w:tc>
        <w:tc>
          <w:tcPr>
            <w:tcW w:w="426" w:type="pct"/>
          </w:tcPr>
          <w:p w:rsidR="0061252B" w:rsidRPr="00302DF9" w:rsidRDefault="00413B56" w:rsidP="0061252B">
            <w:pPr>
              <w:pStyle w:val="ListParagraph"/>
              <w:spacing w:after="0" w:line="240" w:lineRule="auto"/>
              <w:ind w:left="0"/>
              <w:jc w:val="left"/>
              <w:rPr>
                <w:rFonts w:asciiTheme="minorHAnsi" w:hAnsiTheme="minorHAnsi" w:cstheme="minorHAnsi"/>
                <w:bCs/>
                <w:sz w:val="18"/>
                <w:lang w:val="en-IE"/>
              </w:rPr>
            </w:pPr>
            <w:r w:rsidRPr="00302DF9">
              <w:rPr>
                <w:rFonts w:asciiTheme="minorHAnsi" w:hAnsiTheme="minorHAnsi" w:cstheme="minorHAnsi"/>
                <w:bCs/>
                <w:sz w:val="18"/>
                <w:lang w:val="en-IE"/>
              </w:rPr>
              <w:t>5.16</w:t>
            </w:r>
            <w:r w:rsidR="00302DF9" w:rsidRPr="00302DF9">
              <w:rPr>
                <w:rFonts w:asciiTheme="minorHAnsi" w:hAnsiTheme="minorHAnsi" w:cstheme="minorHAnsi"/>
                <w:bCs/>
                <w:sz w:val="18"/>
                <w:lang w:val="en-IE"/>
              </w:rPr>
              <w:t>, 7.4, 9.6</w:t>
            </w:r>
          </w:p>
        </w:tc>
        <w:tc>
          <w:tcPr>
            <w:tcW w:w="487" w:type="pct"/>
          </w:tcPr>
          <w:p w:rsidR="0061252B" w:rsidRDefault="0061252B" w:rsidP="0061252B">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IncedoPay</w:t>
            </w:r>
          </w:p>
        </w:tc>
        <w:tc>
          <w:tcPr>
            <w:tcW w:w="417" w:type="pct"/>
          </w:tcPr>
          <w:p w:rsidR="0061252B" w:rsidRDefault="0061252B" w:rsidP="0061252B">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N/A</w:t>
            </w:r>
          </w:p>
        </w:tc>
        <w:tc>
          <w:tcPr>
            <w:tcW w:w="487" w:type="pct"/>
          </w:tcPr>
          <w:p w:rsidR="0061252B" w:rsidRDefault="0061252B" w:rsidP="0061252B">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US Bank Zelle Network</w:t>
            </w:r>
          </w:p>
        </w:tc>
        <w:tc>
          <w:tcPr>
            <w:tcW w:w="446" w:type="pct"/>
          </w:tcPr>
          <w:p w:rsidR="0061252B" w:rsidRDefault="00EB3BAB" w:rsidP="0061252B">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Payment Response</w:t>
            </w:r>
          </w:p>
        </w:tc>
        <w:tc>
          <w:tcPr>
            <w:tcW w:w="281" w:type="pct"/>
          </w:tcPr>
          <w:p w:rsidR="0061252B" w:rsidRPr="00302DF9" w:rsidRDefault="00763B71" w:rsidP="0061252B">
            <w:pPr>
              <w:pStyle w:val="ListParagraph"/>
              <w:spacing w:after="0" w:line="240" w:lineRule="auto"/>
              <w:ind w:left="0"/>
              <w:jc w:val="left"/>
              <w:rPr>
                <w:rFonts w:asciiTheme="minorHAnsi" w:hAnsiTheme="minorHAnsi" w:cstheme="minorHAnsi"/>
                <w:bCs/>
                <w:sz w:val="18"/>
                <w:lang w:val="en-IE"/>
              </w:rPr>
            </w:pPr>
            <w:r w:rsidRPr="00302DF9">
              <w:rPr>
                <w:rFonts w:asciiTheme="minorHAnsi" w:hAnsiTheme="minorHAnsi" w:cstheme="minorHAnsi"/>
                <w:bCs/>
                <w:sz w:val="18"/>
                <w:lang w:val="en-IE"/>
              </w:rPr>
              <w:t>2.1.</w:t>
            </w:r>
            <w:r w:rsidR="00302DF9" w:rsidRPr="00302DF9">
              <w:rPr>
                <w:rFonts w:asciiTheme="minorHAnsi" w:hAnsiTheme="minorHAnsi" w:cstheme="minorHAnsi"/>
                <w:bCs/>
                <w:sz w:val="18"/>
                <w:lang w:val="en-IE"/>
              </w:rPr>
              <w:t>6</w:t>
            </w:r>
          </w:p>
        </w:tc>
      </w:tr>
      <w:tr w:rsidR="001155F4" w:rsidRPr="00EC0B45" w:rsidTr="00C06F3E">
        <w:trPr>
          <w:cantSplit/>
        </w:trPr>
        <w:tc>
          <w:tcPr>
            <w:tcW w:w="167" w:type="pct"/>
          </w:tcPr>
          <w:p w:rsidR="004E7989" w:rsidRPr="00823D18" w:rsidRDefault="001A4DD0" w:rsidP="00EC7C7D">
            <w:pPr>
              <w:pStyle w:val="ListParagraph"/>
              <w:spacing w:after="0" w:line="240" w:lineRule="auto"/>
              <w:ind w:left="0"/>
              <w:jc w:val="left"/>
              <w:rPr>
                <w:rFonts w:asciiTheme="minorHAnsi" w:hAnsiTheme="minorHAnsi" w:cstheme="minorHAnsi"/>
                <w:color w:val="000000"/>
                <w:sz w:val="18"/>
                <w:lang w:val="en-IE"/>
              </w:rPr>
            </w:pPr>
            <w:r>
              <w:rPr>
                <w:rFonts w:asciiTheme="minorHAnsi" w:hAnsiTheme="minorHAnsi" w:cstheme="minorHAnsi"/>
                <w:color w:val="000000"/>
                <w:sz w:val="18"/>
                <w:lang w:val="en-IE"/>
              </w:rPr>
              <w:lastRenderedPageBreak/>
              <w:t>0</w:t>
            </w:r>
            <w:r w:rsidR="0061252B">
              <w:rPr>
                <w:rFonts w:asciiTheme="minorHAnsi" w:hAnsiTheme="minorHAnsi" w:cstheme="minorHAnsi"/>
                <w:color w:val="000000"/>
                <w:sz w:val="18"/>
                <w:lang w:val="en-IE"/>
              </w:rPr>
              <w:t>8</w:t>
            </w:r>
          </w:p>
        </w:tc>
        <w:tc>
          <w:tcPr>
            <w:tcW w:w="417" w:type="pct"/>
          </w:tcPr>
          <w:p w:rsidR="004E7989" w:rsidRPr="00823D18" w:rsidRDefault="004E7989" w:rsidP="00EC7C7D">
            <w:pPr>
              <w:pStyle w:val="ListParagraph"/>
              <w:spacing w:after="0" w:line="240" w:lineRule="auto"/>
              <w:ind w:left="0"/>
              <w:jc w:val="left"/>
              <w:rPr>
                <w:rFonts w:asciiTheme="minorHAnsi" w:hAnsiTheme="minorHAnsi" w:cstheme="minorHAnsi"/>
                <w:bCs/>
                <w:sz w:val="18"/>
                <w:lang w:val="en-IE"/>
              </w:rPr>
            </w:pPr>
          </w:p>
        </w:tc>
        <w:tc>
          <w:tcPr>
            <w:tcW w:w="1111" w:type="pct"/>
          </w:tcPr>
          <w:p w:rsidR="004E7989" w:rsidRPr="00823D18" w:rsidRDefault="0061252B" w:rsidP="00D5383B">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Payment Response for Zelle &amp; Check</w:t>
            </w:r>
          </w:p>
        </w:tc>
        <w:tc>
          <w:tcPr>
            <w:tcW w:w="761" w:type="pct"/>
          </w:tcPr>
          <w:p w:rsidR="004E7989" w:rsidRPr="00823D18" w:rsidRDefault="0061252B" w:rsidP="00EC7C7D">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“MakePaymentReply” API</w:t>
            </w:r>
          </w:p>
        </w:tc>
        <w:tc>
          <w:tcPr>
            <w:tcW w:w="426" w:type="pct"/>
          </w:tcPr>
          <w:p w:rsidR="004E7989" w:rsidRPr="00823D18" w:rsidRDefault="00302DF9" w:rsidP="005975BA">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5.17, 7.5, 9.9</w:t>
            </w:r>
          </w:p>
        </w:tc>
        <w:tc>
          <w:tcPr>
            <w:tcW w:w="487" w:type="pct"/>
          </w:tcPr>
          <w:p w:rsidR="004E7989" w:rsidRPr="00823D18" w:rsidRDefault="0061252B" w:rsidP="00EC7C7D">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US Bank Zelle Network</w:t>
            </w:r>
          </w:p>
        </w:tc>
        <w:tc>
          <w:tcPr>
            <w:tcW w:w="417" w:type="pct"/>
          </w:tcPr>
          <w:p w:rsidR="004E7989" w:rsidRPr="00823D18" w:rsidRDefault="004E7989" w:rsidP="00CA5EB4">
            <w:pPr>
              <w:pStyle w:val="ListParagraph"/>
              <w:spacing w:after="0" w:line="240" w:lineRule="auto"/>
              <w:ind w:left="0"/>
              <w:jc w:val="left"/>
              <w:rPr>
                <w:rFonts w:asciiTheme="minorHAnsi" w:hAnsiTheme="minorHAnsi" w:cstheme="minorHAnsi"/>
                <w:bCs/>
                <w:sz w:val="18"/>
                <w:lang w:val="en-IE"/>
              </w:rPr>
            </w:pPr>
          </w:p>
        </w:tc>
        <w:tc>
          <w:tcPr>
            <w:tcW w:w="487" w:type="pct"/>
          </w:tcPr>
          <w:p w:rsidR="00BE3C65" w:rsidRPr="00823D18" w:rsidRDefault="0061252B" w:rsidP="00EC7C7D">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IncedoPay</w:t>
            </w:r>
          </w:p>
        </w:tc>
        <w:tc>
          <w:tcPr>
            <w:tcW w:w="446" w:type="pct"/>
          </w:tcPr>
          <w:p w:rsidR="004E7989" w:rsidRPr="00823D18" w:rsidRDefault="00EB3BAB" w:rsidP="006E5210">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N/A</w:t>
            </w:r>
          </w:p>
        </w:tc>
        <w:tc>
          <w:tcPr>
            <w:tcW w:w="281" w:type="pct"/>
          </w:tcPr>
          <w:p w:rsidR="004E7989" w:rsidRPr="00823D18" w:rsidRDefault="00763B71" w:rsidP="00EC7C7D">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2.1.</w:t>
            </w:r>
            <w:r w:rsidR="00302DF9">
              <w:rPr>
                <w:rFonts w:asciiTheme="minorHAnsi" w:hAnsiTheme="minorHAnsi" w:cstheme="minorHAnsi"/>
                <w:bCs/>
                <w:sz w:val="18"/>
                <w:lang w:val="en-IE"/>
              </w:rPr>
              <w:t>7</w:t>
            </w:r>
          </w:p>
        </w:tc>
      </w:tr>
      <w:tr w:rsidR="004C670C" w:rsidRPr="00EC0B45" w:rsidTr="00C06F3E">
        <w:trPr>
          <w:cantSplit/>
        </w:trPr>
        <w:tc>
          <w:tcPr>
            <w:tcW w:w="167" w:type="pct"/>
          </w:tcPr>
          <w:p w:rsidR="004C670C" w:rsidRDefault="004C670C" w:rsidP="00EC7C7D">
            <w:pPr>
              <w:pStyle w:val="ListParagraph"/>
              <w:spacing w:after="0" w:line="240" w:lineRule="auto"/>
              <w:ind w:left="0"/>
              <w:jc w:val="left"/>
              <w:rPr>
                <w:rFonts w:asciiTheme="minorHAnsi" w:hAnsiTheme="minorHAnsi" w:cstheme="minorHAnsi"/>
                <w:color w:val="000000"/>
                <w:sz w:val="18"/>
                <w:lang w:val="en-IE"/>
              </w:rPr>
            </w:pPr>
            <w:r>
              <w:rPr>
                <w:rFonts w:asciiTheme="minorHAnsi" w:hAnsiTheme="minorHAnsi" w:cstheme="minorHAnsi"/>
                <w:color w:val="000000"/>
                <w:sz w:val="18"/>
                <w:lang w:val="en-IE"/>
              </w:rPr>
              <w:t>09</w:t>
            </w:r>
          </w:p>
        </w:tc>
        <w:tc>
          <w:tcPr>
            <w:tcW w:w="417" w:type="pct"/>
          </w:tcPr>
          <w:p w:rsidR="004C670C" w:rsidRPr="00823D18" w:rsidRDefault="004C670C" w:rsidP="00EC7C7D">
            <w:pPr>
              <w:pStyle w:val="ListParagraph"/>
              <w:spacing w:after="0" w:line="240" w:lineRule="auto"/>
              <w:ind w:left="0"/>
              <w:jc w:val="left"/>
              <w:rPr>
                <w:rFonts w:asciiTheme="minorHAnsi" w:hAnsiTheme="minorHAnsi" w:cstheme="minorHAnsi"/>
                <w:bCs/>
                <w:sz w:val="18"/>
                <w:lang w:val="en-IE"/>
              </w:rPr>
            </w:pPr>
          </w:p>
        </w:tc>
        <w:tc>
          <w:tcPr>
            <w:tcW w:w="1111" w:type="pct"/>
          </w:tcPr>
          <w:p w:rsidR="004C670C" w:rsidRPr="00823D18" w:rsidRDefault="004C670C" w:rsidP="00DB7EBE">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 xml:space="preserve">Cancel Payment Request </w:t>
            </w:r>
            <w:r w:rsidR="00966B8C">
              <w:rPr>
                <w:rFonts w:asciiTheme="minorHAnsi" w:hAnsiTheme="minorHAnsi" w:cstheme="minorHAnsi"/>
                <w:bCs/>
                <w:sz w:val="18"/>
                <w:lang w:val="en-IE"/>
              </w:rPr>
              <w:t xml:space="preserve">/response </w:t>
            </w:r>
            <w:r>
              <w:rPr>
                <w:rFonts w:asciiTheme="minorHAnsi" w:hAnsiTheme="minorHAnsi" w:cstheme="minorHAnsi"/>
                <w:bCs/>
                <w:sz w:val="18"/>
                <w:lang w:val="en-IE"/>
              </w:rPr>
              <w:t>for Zelle &amp; Check</w:t>
            </w:r>
          </w:p>
        </w:tc>
        <w:tc>
          <w:tcPr>
            <w:tcW w:w="761" w:type="pct"/>
          </w:tcPr>
          <w:p w:rsidR="004C670C" w:rsidRPr="00823D18" w:rsidRDefault="004C670C" w:rsidP="00EC7C7D">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“CancelPaymentRequest” API</w:t>
            </w:r>
            <w:r w:rsidR="00966B8C">
              <w:rPr>
                <w:rFonts w:asciiTheme="minorHAnsi" w:hAnsiTheme="minorHAnsi" w:cstheme="minorHAnsi"/>
                <w:bCs/>
                <w:sz w:val="18"/>
                <w:lang w:val="en-IE"/>
              </w:rPr>
              <w:t xml:space="preserve"> / “CancelPaymentReply”API</w:t>
            </w:r>
          </w:p>
        </w:tc>
        <w:tc>
          <w:tcPr>
            <w:tcW w:w="426" w:type="pct"/>
          </w:tcPr>
          <w:p w:rsidR="004C670C" w:rsidRPr="00823D18" w:rsidRDefault="00302DF9" w:rsidP="005975BA">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11.1, 12.1</w:t>
            </w:r>
          </w:p>
        </w:tc>
        <w:tc>
          <w:tcPr>
            <w:tcW w:w="487" w:type="pct"/>
          </w:tcPr>
          <w:p w:rsidR="004C670C" w:rsidRPr="00823D18" w:rsidRDefault="004C670C" w:rsidP="00EC7C7D">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IncedoPay</w:t>
            </w:r>
            <w:r w:rsidR="00966B8C">
              <w:rPr>
                <w:rFonts w:asciiTheme="minorHAnsi" w:hAnsiTheme="minorHAnsi" w:cstheme="minorHAnsi"/>
                <w:bCs/>
                <w:sz w:val="18"/>
                <w:lang w:val="en-IE"/>
              </w:rPr>
              <w:t>/ US Bank Zelle Network</w:t>
            </w:r>
          </w:p>
        </w:tc>
        <w:tc>
          <w:tcPr>
            <w:tcW w:w="417" w:type="pct"/>
          </w:tcPr>
          <w:p w:rsidR="004C670C" w:rsidRPr="00823D18" w:rsidRDefault="004C670C" w:rsidP="00EC7C7D">
            <w:pPr>
              <w:pStyle w:val="ListParagraph"/>
              <w:spacing w:after="0" w:line="240" w:lineRule="auto"/>
              <w:ind w:left="0"/>
              <w:jc w:val="left"/>
              <w:rPr>
                <w:rFonts w:asciiTheme="minorHAnsi" w:hAnsiTheme="minorHAnsi" w:cstheme="minorHAnsi"/>
                <w:bCs/>
                <w:sz w:val="18"/>
                <w:lang w:val="en-IE"/>
              </w:rPr>
            </w:pPr>
          </w:p>
        </w:tc>
        <w:tc>
          <w:tcPr>
            <w:tcW w:w="487" w:type="pct"/>
          </w:tcPr>
          <w:p w:rsidR="004C670C" w:rsidRPr="00823D18" w:rsidRDefault="004C670C" w:rsidP="00EC7C7D">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US Bank Zelle Network</w:t>
            </w:r>
            <w:r w:rsidR="00966B8C">
              <w:rPr>
                <w:rFonts w:asciiTheme="minorHAnsi" w:hAnsiTheme="minorHAnsi" w:cstheme="minorHAnsi"/>
                <w:bCs/>
                <w:sz w:val="18"/>
                <w:lang w:val="en-IE"/>
              </w:rPr>
              <w:t>/IncedoPay</w:t>
            </w:r>
          </w:p>
        </w:tc>
        <w:tc>
          <w:tcPr>
            <w:tcW w:w="446" w:type="pct"/>
          </w:tcPr>
          <w:p w:rsidR="004C670C" w:rsidRPr="00823D18" w:rsidRDefault="00EB3BAB" w:rsidP="00D3611D">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Payment Cancellation Response</w:t>
            </w:r>
          </w:p>
        </w:tc>
        <w:tc>
          <w:tcPr>
            <w:tcW w:w="281" w:type="pct"/>
          </w:tcPr>
          <w:p w:rsidR="004C670C" w:rsidRPr="00823D18" w:rsidRDefault="00763B71" w:rsidP="00EC7C7D">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2.1.</w:t>
            </w:r>
            <w:r w:rsidR="00302DF9">
              <w:rPr>
                <w:rFonts w:asciiTheme="minorHAnsi" w:hAnsiTheme="minorHAnsi" w:cstheme="minorHAnsi"/>
                <w:bCs/>
                <w:sz w:val="18"/>
                <w:lang w:val="en-IE"/>
              </w:rPr>
              <w:t>8</w:t>
            </w:r>
          </w:p>
        </w:tc>
      </w:tr>
      <w:tr w:rsidR="00966B8C" w:rsidRPr="00EC0B45" w:rsidTr="00C06F3E">
        <w:trPr>
          <w:cantSplit/>
        </w:trPr>
        <w:tc>
          <w:tcPr>
            <w:tcW w:w="167" w:type="pct"/>
          </w:tcPr>
          <w:p w:rsidR="00966B8C" w:rsidRDefault="00966B8C" w:rsidP="00EC7C7D">
            <w:pPr>
              <w:pStyle w:val="ListParagraph"/>
              <w:spacing w:after="0" w:line="240" w:lineRule="auto"/>
              <w:ind w:left="0"/>
              <w:jc w:val="left"/>
              <w:rPr>
                <w:rFonts w:asciiTheme="minorHAnsi" w:hAnsiTheme="minorHAnsi" w:cstheme="minorHAnsi"/>
                <w:color w:val="000000"/>
                <w:sz w:val="18"/>
                <w:lang w:val="en-IE"/>
              </w:rPr>
            </w:pPr>
            <w:r>
              <w:rPr>
                <w:rFonts w:asciiTheme="minorHAnsi" w:hAnsiTheme="minorHAnsi" w:cstheme="minorHAnsi"/>
                <w:color w:val="000000"/>
                <w:sz w:val="18"/>
                <w:lang w:val="en-IE"/>
              </w:rPr>
              <w:t>10</w:t>
            </w:r>
          </w:p>
        </w:tc>
        <w:tc>
          <w:tcPr>
            <w:tcW w:w="417" w:type="pct"/>
          </w:tcPr>
          <w:p w:rsidR="00966B8C" w:rsidRPr="00823D18" w:rsidRDefault="00966B8C" w:rsidP="00EC7C7D">
            <w:pPr>
              <w:pStyle w:val="ListParagraph"/>
              <w:spacing w:after="0" w:line="240" w:lineRule="auto"/>
              <w:ind w:left="0"/>
              <w:jc w:val="left"/>
              <w:rPr>
                <w:rFonts w:asciiTheme="minorHAnsi" w:hAnsiTheme="minorHAnsi" w:cstheme="minorHAnsi"/>
                <w:bCs/>
                <w:sz w:val="18"/>
                <w:lang w:val="en-IE"/>
              </w:rPr>
            </w:pPr>
          </w:p>
        </w:tc>
        <w:tc>
          <w:tcPr>
            <w:tcW w:w="1111" w:type="pct"/>
          </w:tcPr>
          <w:p w:rsidR="00966B8C" w:rsidRDefault="00A541E2" w:rsidP="00DB7EBE">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Billing</w:t>
            </w:r>
            <w:r w:rsidR="00966B8C">
              <w:rPr>
                <w:rFonts w:asciiTheme="minorHAnsi" w:hAnsiTheme="minorHAnsi" w:cstheme="minorHAnsi"/>
                <w:bCs/>
                <w:sz w:val="18"/>
                <w:lang w:val="en-IE"/>
              </w:rPr>
              <w:t xml:space="preserve"> file</w:t>
            </w:r>
          </w:p>
        </w:tc>
        <w:tc>
          <w:tcPr>
            <w:tcW w:w="761" w:type="pct"/>
          </w:tcPr>
          <w:p w:rsidR="00966B8C" w:rsidRDefault="001A7F06" w:rsidP="00EC7C7D">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Email</w:t>
            </w:r>
          </w:p>
        </w:tc>
        <w:tc>
          <w:tcPr>
            <w:tcW w:w="426" w:type="pct"/>
          </w:tcPr>
          <w:p w:rsidR="00966B8C" w:rsidRDefault="00966B8C" w:rsidP="005975BA">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N/A</w:t>
            </w:r>
          </w:p>
        </w:tc>
        <w:tc>
          <w:tcPr>
            <w:tcW w:w="487" w:type="pct"/>
          </w:tcPr>
          <w:p w:rsidR="00966B8C" w:rsidRDefault="00966B8C" w:rsidP="00EC7C7D">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IncedoPay</w:t>
            </w:r>
          </w:p>
        </w:tc>
        <w:tc>
          <w:tcPr>
            <w:tcW w:w="417" w:type="pct"/>
          </w:tcPr>
          <w:p w:rsidR="00966B8C" w:rsidRPr="00823D18" w:rsidRDefault="00966B8C" w:rsidP="00EC7C7D">
            <w:pPr>
              <w:pStyle w:val="ListParagraph"/>
              <w:spacing w:after="0" w:line="240" w:lineRule="auto"/>
              <w:ind w:left="0"/>
              <w:jc w:val="left"/>
              <w:rPr>
                <w:rFonts w:asciiTheme="minorHAnsi" w:hAnsiTheme="minorHAnsi" w:cstheme="minorHAnsi"/>
                <w:bCs/>
                <w:sz w:val="18"/>
                <w:lang w:val="en-IE"/>
              </w:rPr>
            </w:pPr>
          </w:p>
        </w:tc>
        <w:tc>
          <w:tcPr>
            <w:tcW w:w="487" w:type="pct"/>
          </w:tcPr>
          <w:p w:rsidR="00966B8C" w:rsidRDefault="00966B8C" w:rsidP="00EC7C7D">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US Bank Billing</w:t>
            </w:r>
          </w:p>
        </w:tc>
        <w:tc>
          <w:tcPr>
            <w:tcW w:w="446" w:type="pct"/>
          </w:tcPr>
          <w:p w:rsidR="00966B8C" w:rsidRDefault="00966B8C" w:rsidP="00D3611D">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N/A</w:t>
            </w:r>
          </w:p>
        </w:tc>
        <w:tc>
          <w:tcPr>
            <w:tcW w:w="281" w:type="pct"/>
          </w:tcPr>
          <w:p w:rsidR="00966B8C" w:rsidRDefault="00966B8C" w:rsidP="00EC7C7D">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2.1.9</w:t>
            </w:r>
          </w:p>
        </w:tc>
      </w:tr>
      <w:tr w:rsidR="009446AE" w:rsidRPr="00EC0B45" w:rsidTr="00C06F3E">
        <w:trPr>
          <w:cantSplit/>
        </w:trPr>
        <w:tc>
          <w:tcPr>
            <w:tcW w:w="167" w:type="pct"/>
          </w:tcPr>
          <w:p w:rsidR="009446AE" w:rsidRPr="00EC0B45" w:rsidRDefault="004C670C" w:rsidP="009446AE">
            <w:pPr>
              <w:spacing w:after="0"/>
              <w:rPr>
                <w:rFonts w:asciiTheme="minorHAnsi" w:hAnsiTheme="minorHAnsi" w:cstheme="minorHAnsi"/>
                <w:sz w:val="18"/>
              </w:rPr>
            </w:pPr>
            <w:r>
              <w:rPr>
                <w:rFonts w:asciiTheme="minorHAnsi" w:hAnsiTheme="minorHAnsi" w:cstheme="minorHAnsi"/>
                <w:sz w:val="18"/>
              </w:rPr>
              <w:t>1</w:t>
            </w:r>
            <w:r w:rsidR="00966B8C">
              <w:rPr>
                <w:rFonts w:asciiTheme="minorHAnsi" w:hAnsiTheme="minorHAnsi" w:cstheme="minorHAnsi"/>
                <w:sz w:val="18"/>
              </w:rPr>
              <w:t>1</w:t>
            </w:r>
          </w:p>
        </w:tc>
        <w:tc>
          <w:tcPr>
            <w:tcW w:w="417" w:type="pct"/>
          </w:tcPr>
          <w:p w:rsidR="009446AE" w:rsidRPr="00823D18" w:rsidRDefault="009446AE" w:rsidP="009446AE">
            <w:pPr>
              <w:pStyle w:val="ListParagraph"/>
              <w:spacing w:after="0" w:line="240" w:lineRule="auto"/>
              <w:ind w:left="0"/>
              <w:jc w:val="left"/>
              <w:rPr>
                <w:rFonts w:asciiTheme="minorHAnsi" w:hAnsiTheme="minorHAnsi" w:cstheme="minorHAnsi"/>
                <w:bCs/>
                <w:sz w:val="18"/>
                <w:lang w:val="en-IE"/>
              </w:rPr>
            </w:pPr>
          </w:p>
        </w:tc>
        <w:tc>
          <w:tcPr>
            <w:tcW w:w="1111" w:type="pct"/>
          </w:tcPr>
          <w:p w:rsidR="009446AE" w:rsidRPr="00823D18" w:rsidRDefault="009446AE" w:rsidP="00CA5EB4">
            <w:pPr>
              <w:pStyle w:val="ListParagraph"/>
              <w:spacing w:after="0" w:line="240" w:lineRule="auto"/>
              <w:ind w:left="0"/>
              <w:jc w:val="left"/>
              <w:rPr>
                <w:rFonts w:asciiTheme="minorHAnsi" w:hAnsiTheme="minorHAnsi" w:cstheme="minorHAnsi"/>
                <w:bCs/>
                <w:sz w:val="18"/>
                <w:lang w:val="en-IE"/>
              </w:rPr>
            </w:pPr>
            <w:r w:rsidRPr="00823D18">
              <w:rPr>
                <w:rFonts w:asciiTheme="minorHAnsi" w:hAnsiTheme="minorHAnsi" w:cstheme="minorHAnsi"/>
                <w:bCs/>
                <w:sz w:val="18"/>
                <w:lang w:val="en-IE"/>
              </w:rPr>
              <w:t xml:space="preserve">Using </w:t>
            </w:r>
            <w:r w:rsidR="00CA5EB4">
              <w:rPr>
                <w:rFonts w:asciiTheme="minorHAnsi" w:hAnsiTheme="minorHAnsi" w:cstheme="minorHAnsi"/>
                <w:bCs/>
                <w:sz w:val="18"/>
                <w:lang w:val="en-IE"/>
              </w:rPr>
              <w:t xml:space="preserve">delimited </w:t>
            </w:r>
            <w:r w:rsidRPr="00823D18">
              <w:rPr>
                <w:rFonts w:asciiTheme="minorHAnsi" w:hAnsiTheme="minorHAnsi" w:cstheme="minorHAnsi"/>
                <w:bCs/>
                <w:sz w:val="18"/>
                <w:lang w:val="en-IE"/>
              </w:rPr>
              <w:t>file</w:t>
            </w:r>
            <w:r w:rsidR="00CA5EB4">
              <w:rPr>
                <w:rFonts w:asciiTheme="minorHAnsi" w:hAnsiTheme="minorHAnsi" w:cstheme="minorHAnsi"/>
                <w:bCs/>
                <w:sz w:val="18"/>
                <w:lang w:val="en-IE"/>
              </w:rPr>
              <w:t xml:space="preserve"> to</w:t>
            </w:r>
            <w:r w:rsidRPr="00823D18">
              <w:rPr>
                <w:rFonts w:asciiTheme="minorHAnsi" w:hAnsiTheme="minorHAnsi" w:cstheme="minorHAnsi"/>
                <w:bCs/>
                <w:sz w:val="18"/>
                <w:lang w:val="en-IE"/>
              </w:rPr>
              <w:t xml:space="preserve"> send a payment  re</w:t>
            </w:r>
            <w:r w:rsidR="0001622B">
              <w:rPr>
                <w:rFonts w:asciiTheme="minorHAnsi" w:hAnsiTheme="minorHAnsi" w:cstheme="minorHAnsi"/>
                <w:bCs/>
                <w:sz w:val="18"/>
                <w:lang w:val="en-IE"/>
              </w:rPr>
              <w:t>conciliation status report</w:t>
            </w:r>
          </w:p>
        </w:tc>
        <w:tc>
          <w:tcPr>
            <w:tcW w:w="761" w:type="pct"/>
          </w:tcPr>
          <w:p w:rsidR="009446AE" w:rsidRPr="00EC0B45" w:rsidRDefault="00E4778B" w:rsidP="009446AE">
            <w:pPr>
              <w:spacing w:after="0"/>
            </w:pPr>
            <w:r>
              <w:rPr>
                <w:rFonts w:asciiTheme="minorHAnsi" w:hAnsiTheme="minorHAnsi" w:cstheme="minorHAnsi"/>
                <w:bCs/>
                <w:sz w:val="18"/>
              </w:rPr>
              <w:t>SFTP</w:t>
            </w:r>
          </w:p>
        </w:tc>
        <w:tc>
          <w:tcPr>
            <w:tcW w:w="426" w:type="pct"/>
          </w:tcPr>
          <w:p w:rsidR="009446AE" w:rsidRPr="00823D18" w:rsidRDefault="00302DF9" w:rsidP="009446AE">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1.21</w:t>
            </w:r>
          </w:p>
        </w:tc>
        <w:tc>
          <w:tcPr>
            <w:tcW w:w="487" w:type="pct"/>
          </w:tcPr>
          <w:p w:rsidR="009446AE" w:rsidRPr="00823D18" w:rsidRDefault="00E13CA2" w:rsidP="009446AE">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IncedoPay</w:t>
            </w:r>
          </w:p>
        </w:tc>
        <w:tc>
          <w:tcPr>
            <w:tcW w:w="417" w:type="pct"/>
          </w:tcPr>
          <w:p w:rsidR="009446AE" w:rsidRPr="00823D18" w:rsidRDefault="00CA5EB4" w:rsidP="009446AE">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Delimited</w:t>
            </w:r>
          </w:p>
        </w:tc>
        <w:tc>
          <w:tcPr>
            <w:tcW w:w="487" w:type="pct"/>
          </w:tcPr>
          <w:p w:rsidR="009446AE" w:rsidRPr="00823D18" w:rsidRDefault="00863259" w:rsidP="00CA5EB4">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Client</w:t>
            </w:r>
            <w:r w:rsidR="00E13CA2">
              <w:rPr>
                <w:rFonts w:asciiTheme="minorHAnsi" w:hAnsiTheme="minorHAnsi" w:cstheme="minorHAnsi"/>
                <w:bCs/>
                <w:sz w:val="18"/>
                <w:lang w:val="en-IE"/>
              </w:rPr>
              <w:t>/ US Bank</w:t>
            </w:r>
            <w:r>
              <w:rPr>
                <w:rFonts w:asciiTheme="minorHAnsi" w:hAnsiTheme="minorHAnsi" w:cstheme="minorHAnsi"/>
                <w:bCs/>
                <w:sz w:val="18"/>
                <w:lang w:val="en-IE"/>
              </w:rPr>
              <w:t xml:space="preserve"> </w:t>
            </w:r>
          </w:p>
        </w:tc>
        <w:tc>
          <w:tcPr>
            <w:tcW w:w="446" w:type="pct"/>
          </w:tcPr>
          <w:p w:rsidR="009446AE" w:rsidRPr="00823D18" w:rsidRDefault="00EB3BAB" w:rsidP="009446AE">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N/A</w:t>
            </w:r>
          </w:p>
        </w:tc>
        <w:tc>
          <w:tcPr>
            <w:tcW w:w="281" w:type="pct"/>
          </w:tcPr>
          <w:p w:rsidR="009446AE" w:rsidRPr="00823D18" w:rsidRDefault="00763B71" w:rsidP="009446AE">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2.1.1</w:t>
            </w:r>
            <w:r w:rsidR="00302DF9">
              <w:rPr>
                <w:rFonts w:asciiTheme="minorHAnsi" w:hAnsiTheme="minorHAnsi" w:cstheme="minorHAnsi"/>
                <w:bCs/>
                <w:sz w:val="18"/>
                <w:lang w:val="en-IE"/>
              </w:rPr>
              <w:t>2</w:t>
            </w:r>
          </w:p>
        </w:tc>
      </w:tr>
      <w:tr w:rsidR="00F176A1" w:rsidRPr="00EC0B45" w:rsidTr="00C06F3E">
        <w:trPr>
          <w:cantSplit/>
        </w:trPr>
        <w:tc>
          <w:tcPr>
            <w:tcW w:w="167" w:type="pct"/>
          </w:tcPr>
          <w:p w:rsidR="00F176A1" w:rsidRPr="00823D18" w:rsidRDefault="004C670C" w:rsidP="00F176A1">
            <w:pPr>
              <w:pStyle w:val="ListParagraph"/>
              <w:spacing w:after="0" w:line="240" w:lineRule="auto"/>
              <w:ind w:left="0"/>
              <w:jc w:val="left"/>
              <w:rPr>
                <w:rFonts w:asciiTheme="minorHAnsi" w:hAnsiTheme="minorHAnsi" w:cstheme="minorHAnsi"/>
                <w:color w:val="000000"/>
                <w:sz w:val="18"/>
                <w:lang w:val="en-IE"/>
              </w:rPr>
            </w:pPr>
            <w:r>
              <w:rPr>
                <w:rFonts w:asciiTheme="minorHAnsi" w:hAnsiTheme="minorHAnsi" w:cstheme="minorHAnsi"/>
                <w:color w:val="000000"/>
                <w:sz w:val="18"/>
                <w:lang w:val="en-IE"/>
              </w:rPr>
              <w:t>1</w:t>
            </w:r>
            <w:r w:rsidR="00966B8C">
              <w:rPr>
                <w:rFonts w:asciiTheme="minorHAnsi" w:hAnsiTheme="minorHAnsi" w:cstheme="minorHAnsi"/>
                <w:color w:val="000000"/>
                <w:sz w:val="18"/>
                <w:lang w:val="en-IE"/>
              </w:rPr>
              <w:t>2</w:t>
            </w:r>
          </w:p>
        </w:tc>
        <w:tc>
          <w:tcPr>
            <w:tcW w:w="417" w:type="pct"/>
          </w:tcPr>
          <w:p w:rsidR="00F176A1" w:rsidRPr="00823D18" w:rsidRDefault="00F176A1" w:rsidP="00F176A1">
            <w:pPr>
              <w:pStyle w:val="ListParagraph"/>
              <w:spacing w:after="0" w:line="240" w:lineRule="auto"/>
              <w:ind w:left="0"/>
              <w:jc w:val="left"/>
              <w:rPr>
                <w:rFonts w:asciiTheme="minorHAnsi" w:hAnsiTheme="minorHAnsi" w:cstheme="minorHAnsi"/>
                <w:bCs/>
                <w:sz w:val="18"/>
                <w:lang w:val="en-IE"/>
              </w:rPr>
            </w:pPr>
          </w:p>
        </w:tc>
        <w:tc>
          <w:tcPr>
            <w:tcW w:w="1111" w:type="pct"/>
          </w:tcPr>
          <w:p w:rsidR="00F176A1" w:rsidRPr="00823D18" w:rsidRDefault="00F176A1" w:rsidP="00F176A1">
            <w:pPr>
              <w:pStyle w:val="ListParagraph"/>
              <w:spacing w:after="0" w:line="240" w:lineRule="auto"/>
              <w:ind w:left="0"/>
              <w:jc w:val="left"/>
              <w:rPr>
                <w:rFonts w:asciiTheme="minorHAnsi" w:hAnsiTheme="minorHAnsi" w:cstheme="minorHAnsi"/>
                <w:bCs/>
                <w:sz w:val="18"/>
                <w:lang w:val="en-IE"/>
              </w:rPr>
            </w:pPr>
            <w:r w:rsidRPr="00823D18">
              <w:rPr>
                <w:rFonts w:asciiTheme="minorHAnsi" w:hAnsiTheme="minorHAnsi" w:cstheme="minorHAnsi"/>
                <w:bCs/>
                <w:sz w:val="18"/>
                <w:lang w:val="en-IE"/>
              </w:rPr>
              <w:t>This report will be available at the end of day for download. It will contain details of the consumers that have enrolled in the system on a daily basis.</w:t>
            </w:r>
          </w:p>
        </w:tc>
        <w:tc>
          <w:tcPr>
            <w:tcW w:w="761" w:type="pct"/>
          </w:tcPr>
          <w:p w:rsidR="00F176A1" w:rsidRPr="00EC0B45" w:rsidRDefault="004F068B">
            <w:pPr>
              <w:spacing w:after="0"/>
              <w:rPr>
                <w:rFonts w:asciiTheme="minorHAnsi" w:hAnsiTheme="minorHAnsi" w:cstheme="minorHAnsi"/>
                <w:bCs/>
                <w:sz w:val="18"/>
              </w:rPr>
            </w:pPr>
            <w:r>
              <w:rPr>
                <w:rFonts w:asciiTheme="minorHAnsi" w:hAnsiTheme="minorHAnsi" w:cstheme="minorHAnsi"/>
                <w:bCs/>
                <w:sz w:val="18"/>
              </w:rPr>
              <w:t xml:space="preserve">Email </w:t>
            </w:r>
            <w:r w:rsidR="0099490E">
              <w:rPr>
                <w:rFonts w:asciiTheme="minorHAnsi" w:hAnsiTheme="minorHAnsi" w:cstheme="minorHAnsi"/>
                <w:bCs/>
                <w:sz w:val="18"/>
              </w:rPr>
              <w:t xml:space="preserve">&amp; </w:t>
            </w:r>
            <w:r>
              <w:rPr>
                <w:rFonts w:asciiTheme="minorHAnsi" w:hAnsiTheme="minorHAnsi" w:cstheme="minorHAnsi"/>
                <w:bCs/>
                <w:sz w:val="18"/>
              </w:rPr>
              <w:t xml:space="preserve"> Download</w:t>
            </w:r>
          </w:p>
        </w:tc>
        <w:tc>
          <w:tcPr>
            <w:tcW w:w="426" w:type="pct"/>
          </w:tcPr>
          <w:p w:rsidR="00F176A1" w:rsidRPr="00823D18" w:rsidRDefault="00302DF9" w:rsidP="00F176A1">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N/A</w:t>
            </w:r>
          </w:p>
        </w:tc>
        <w:tc>
          <w:tcPr>
            <w:tcW w:w="487" w:type="pct"/>
          </w:tcPr>
          <w:p w:rsidR="00F176A1" w:rsidRPr="00823D18" w:rsidRDefault="00E13CA2" w:rsidP="00F176A1">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IncedoPay</w:t>
            </w:r>
          </w:p>
        </w:tc>
        <w:tc>
          <w:tcPr>
            <w:tcW w:w="417" w:type="pct"/>
          </w:tcPr>
          <w:p w:rsidR="00F176A1" w:rsidRPr="00823D18" w:rsidRDefault="00F176A1" w:rsidP="00F176A1">
            <w:pPr>
              <w:pStyle w:val="ListParagraph"/>
              <w:spacing w:after="0" w:line="240" w:lineRule="auto"/>
              <w:ind w:left="0"/>
              <w:jc w:val="left"/>
              <w:rPr>
                <w:rFonts w:asciiTheme="minorHAnsi" w:hAnsiTheme="minorHAnsi" w:cstheme="minorHAnsi"/>
                <w:bCs/>
                <w:sz w:val="18"/>
                <w:lang w:val="en-IE"/>
              </w:rPr>
            </w:pPr>
            <w:r w:rsidRPr="00823D18">
              <w:rPr>
                <w:rFonts w:asciiTheme="minorHAnsi" w:hAnsiTheme="minorHAnsi" w:cstheme="minorHAnsi"/>
                <w:bCs/>
                <w:sz w:val="18"/>
                <w:lang w:val="en-IE"/>
              </w:rPr>
              <w:t>N/A</w:t>
            </w:r>
          </w:p>
        </w:tc>
        <w:tc>
          <w:tcPr>
            <w:tcW w:w="487" w:type="pct"/>
          </w:tcPr>
          <w:p w:rsidR="00F176A1" w:rsidRPr="00823D18" w:rsidRDefault="00CA5EB4" w:rsidP="00F176A1">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Client</w:t>
            </w:r>
          </w:p>
        </w:tc>
        <w:tc>
          <w:tcPr>
            <w:tcW w:w="446" w:type="pct"/>
          </w:tcPr>
          <w:p w:rsidR="00F176A1" w:rsidRPr="00823D18" w:rsidRDefault="00EB3BAB" w:rsidP="00F176A1">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N/A</w:t>
            </w:r>
          </w:p>
        </w:tc>
        <w:tc>
          <w:tcPr>
            <w:tcW w:w="281" w:type="pct"/>
          </w:tcPr>
          <w:p w:rsidR="00F176A1" w:rsidRPr="00823D18" w:rsidRDefault="00302DF9" w:rsidP="00F176A1">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2.1.10</w:t>
            </w:r>
          </w:p>
        </w:tc>
      </w:tr>
      <w:tr w:rsidR="00F176A1" w:rsidRPr="00EC0B45" w:rsidTr="00C06F3E">
        <w:trPr>
          <w:cantSplit/>
        </w:trPr>
        <w:tc>
          <w:tcPr>
            <w:tcW w:w="167" w:type="pct"/>
          </w:tcPr>
          <w:p w:rsidR="00F176A1" w:rsidRPr="00823D18" w:rsidRDefault="001A4DD0" w:rsidP="00F176A1">
            <w:pPr>
              <w:pStyle w:val="ListParagraph"/>
              <w:spacing w:after="0" w:line="240" w:lineRule="auto"/>
              <w:ind w:left="0"/>
              <w:jc w:val="left"/>
              <w:rPr>
                <w:rFonts w:asciiTheme="minorHAnsi" w:hAnsiTheme="minorHAnsi" w:cstheme="minorHAnsi"/>
                <w:color w:val="000000"/>
                <w:sz w:val="18"/>
                <w:lang w:val="en-IE"/>
              </w:rPr>
            </w:pPr>
            <w:r>
              <w:rPr>
                <w:rFonts w:asciiTheme="minorHAnsi" w:hAnsiTheme="minorHAnsi" w:cstheme="minorHAnsi"/>
                <w:color w:val="000000"/>
                <w:sz w:val="18"/>
                <w:lang w:val="en-IE"/>
              </w:rPr>
              <w:t>1</w:t>
            </w:r>
            <w:r w:rsidR="00966B8C">
              <w:rPr>
                <w:rFonts w:asciiTheme="minorHAnsi" w:hAnsiTheme="minorHAnsi" w:cstheme="minorHAnsi"/>
                <w:color w:val="000000"/>
                <w:sz w:val="18"/>
                <w:lang w:val="en-IE"/>
              </w:rPr>
              <w:t>3</w:t>
            </w:r>
          </w:p>
        </w:tc>
        <w:tc>
          <w:tcPr>
            <w:tcW w:w="417" w:type="pct"/>
          </w:tcPr>
          <w:p w:rsidR="00F176A1" w:rsidRPr="00823D18" w:rsidRDefault="00F176A1" w:rsidP="00F94F27">
            <w:pPr>
              <w:pStyle w:val="ListParagraph"/>
              <w:spacing w:after="0" w:line="240" w:lineRule="auto"/>
              <w:ind w:left="0"/>
              <w:jc w:val="left"/>
              <w:rPr>
                <w:rFonts w:asciiTheme="minorHAnsi" w:hAnsiTheme="minorHAnsi" w:cstheme="minorHAnsi"/>
                <w:bCs/>
                <w:sz w:val="18"/>
                <w:lang w:val="en-IE"/>
              </w:rPr>
            </w:pPr>
          </w:p>
        </w:tc>
        <w:tc>
          <w:tcPr>
            <w:tcW w:w="1111" w:type="pct"/>
          </w:tcPr>
          <w:p w:rsidR="00F176A1" w:rsidRPr="00823D18" w:rsidRDefault="00F176A1" w:rsidP="00287999">
            <w:pPr>
              <w:spacing w:after="0"/>
              <w:rPr>
                <w:rFonts w:asciiTheme="minorHAnsi" w:hAnsiTheme="minorHAnsi" w:cstheme="minorHAnsi"/>
                <w:bCs/>
                <w:sz w:val="18"/>
              </w:rPr>
            </w:pPr>
            <w:r w:rsidRPr="00EC0B45">
              <w:rPr>
                <w:rFonts w:asciiTheme="minorHAnsi" w:hAnsiTheme="minorHAnsi" w:cstheme="minorHAnsi"/>
                <w:bCs/>
                <w:sz w:val="18"/>
              </w:rPr>
              <w:t>This report will be generated at the end of the day and will provide the details of the consumer whose emails</w:t>
            </w:r>
            <w:r w:rsidR="0099490E">
              <w:rPr>
                <w:rFonts w:asciiTheme="minorHAnsi" w:hAnsiTheme="minorHAnsi" w:cstheme="minorHAnsi"/>
                <w:bCs/>
                <w:sz w:val="18"/>
              </w:rPr>
              <w:t>/Text</w:t>
            </w:r>
            <w:r w:rsidRPr="00EC0B45">
              <w:rPr>
                <w:rFonts w:asciiTheme="minorHAnsi" w:hAnsiTheme="minorHAnsi" w:cstheme="minorHAnsi"/>
                <w:bCs/>
                <w:sz w:val="18"/>
              </w:rPr>
              <w:t xml:space="preserve"> failed and available for download.</w:t>
            </w:r>
          </w:p>
        </w:tc>
        <w:tc>
          <w:tcPr>
            <w:tcW w:w="761" w:type="pct"/>
          </w:tcPr>
          <w:p w:rsidR="00F176A1" w:rsidRPr="00EC0B45" w:rsidRDefault="004F068B">
            <w:pPr>
              <w:spacing w:after="0"/>
              <w:rPr>
                <w:rFonts w:asciiTheme="minorHAnsi" w:hAnsiTheme="minorHAnsi" w:cstheme="minorHAnsi"/>
                <w:bCs/>
                <w:sz w:val="18"/>
              </w:rPr>
            </w:pPr>
            <w:r>
              <w:rPr>
                <w:rFonts w:asciiTheme="minorHAnsi" w:hAnsiTheme="minorHAnsi" w:cstheme="minorHAnsi"/>
                <w:bCs/>
                <w:sz w:val="18"/>
              </w:rPr>
              <w:t>Email</w:t>
            </w:r>
            <w:r w:rsidR="0099490E">
              <w:rPr>
                <w:rFonts w:asciiTheme="minorHAnsi" w:hAnsiTheme="minorHAnsi" w:cstheme="minorHAnsi"/>
                <w:bCs/>
                <w:sz w:val="18"/>
              </w:rPr>
              <w:t xml:space="preserve"> </w:t>
            </w:r>
            <w:r w:rsidR="001A7F06">
              <w:rPr>
                <w:rFonts w:asciiTheme="minorHAnsi" w:hAnsiTheme="minorHAnsi" w:cstheme="minorHAnsi"/>
                <w:bCs/>
                <w:sz w:val="18"/>
              </w:rPr>
              <w:t>and</w:t>
            </w:r>
            <w:r>
              <w:rPr>
                <w:rFonts w:asciiTheme="minorHAnsi" w:hAnsiTheme="minorHAnsi" w:cstheme="minorHAnsi"/>
                <w:bCs/>
                <w:sz w:val="18"/>
              </w:rPr>
              <w:t xml:space="preserve"> Download</w:t>
            </w:r>
          </w:p>
        </w:tc>
        <w:tc>
          <w:tcPr>
            <w:tcW w:w="426" w:type="pct"/>
          </w:tcPr>
          <w:p w:rsidR="00F176A1" w:rsidRPr="00823D18" w:rsidRDefault="00302DF9" w:rsidP="00F176A1">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N/A</w:t>
            </w:r>
          </w:p>
        </w:tc>
        <w:tc>
          <w:tcPr>
            <w:tcW w:w="487" w:type="pct"/>
          </w:tcPr>
          <w:p w:rsidR="00F176A1" w:rsidRPr="00823D18" w:rsidRDefault="00E13CA2" w:rsidP="00F176A1">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IncedoPay</w:t>
            </w:r>
          </w:p>
        </w:tc>
        <w:tc>
          <w:tcPr>
            <w:tcW w:w="417" w:type="pct"/>
          </w:tcPr>
          <w:p w:rsidR="00F176A1" w:rsidRPr="00823D18" w:rsidRDefault="00F176A1" w:rsidP="00F176A1">
            <w:pPr>
              <w:pStyle w:val="ListParagraph"/>
              <w:spacing w:after="0" w:line="240" w:lineRule="auto"/>
              <w:ind w:left="0"/>
              <w:jc w:val="left"/>
              <w:rPr>
                <w:rFonts w:asciiTheme="minorHAnsi" w:hAnsiTheme="minorHAnsi" w:cstheme="minorHAnsi"/>
                <w:bCs/>
                <w:sz w:val="18"/>
                <w:lang w:val="en-IE"/>
              </w:rPr>
            </w:pPr>
            <w:r w:rsidRPr="00823D18">
              <w:rPr>
                <w:rFonts w:asciiTheme="minorHAnsi" w:hAnsiTheme="minorHAnsi" w:cstheme="minorHAnsi"/>
                <w:bCs/>
                <w:sz w:val="18"/>
                <w:lang w:val="en-IE"/>
              </w:rPr>
              <w:t>N/A</w:t>
            </w:r>
          </w:p>
        </w:tc>
        <w:tc>
          <w:tcPr>
            <w:tcW w:w="487" w:type="pct"/>
          </w:tcPr>
          <w:p w:rsidR="00F176A1" w:rsidRPr="00823D18" w:rsidRDefault="00CA5EB4" w:rsidP="00F176A1">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Client</w:t>
            </w:r>
          </w:p>
        </w:tc>
        <w:tc>
          <w:tcPr>
            <w:tcW w:w="446" w:type="pct"/>
          </w:tcPr>
          <w:p w:rsidR="00F176A1" w:rsidRPr="00823D18" w:rsidRDefault="00EB3BAB" w:rsidP="00F176A1">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N/A</w:t>
            </w:r>
          </w:p>
        </w:tc>
        <w:tc>
          <w:tcPr>
            <w:tcW w:w="281" w:type="pct"/>
          </w:tcPr>
          <w:p w:rsidR="00F176A1" w:rsidRPr="00823D18" w:rsidRDefault="00763B71" w:rsidP="00F176A1">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2.1.1</w:t>
            </w:r>
            <w:r w:rsidR="00302DF9">
              <w:rPr>
                <w:rFonts w:asciiTheme="minorHAnsi" w:hAnsiTheme="minorHAnsi" w:cstheme="minorHAnsi"/>
                <w:bCs/>
                <w:sz w:val="18"/>
                <w:lang w:val="en-IE"/>
              </w:rPr>
              <w:t>1</w:t>
            </w:r>
          </w:p>
        </w:tc>
      </w:tr>
      <w:tr w:rsidR="00255ACE" w:rsidRPr="00EC0B45" w:rsidTr="00C06F3E">
        <w:trPr>
          <w:cantSplit/>
        </w:trPr>
        <w:tc>
          <w:tcPr>
            <w:tcW w:w="167" w:type="pct"/>
          </w:tcPr>
          <w:p w:rsidR="00255ACE" w:rsidRDefault="00255ACE" w:rsidP="00F176A1">
            <w:pPr>
              <w:pStyle w:val="ListParagraph"/>
              <w:spacing w:after="0" w:line="240" w:lineRule="auto"/>
              <w:ind w:left="0"/>
              <w:jc w:val="left"/>
              <w:rPr>
                <w:rFonts w:asciiTheme="minorHAnsi" w:hAnsiTheme="minorHAnsi" w:cstheme="minorHAnsi"/>
                <w:color w:val="000000"/>
                <w:sz w:val="18"/>
                <w:lang w:val="en-IE"/>
              </w:rPr>
            </w:pPr>
            <w:r>
              <w:rPr>
                <w:rFonts w:asciiTheme="minorHAnsi" w:hAnsiTheme="minorHAnsi" w:cstheme="minorHAnsi"/>
                <w:color w:val="000000"/>
                <w:sz w:val="18"/>
                <w:lang w:val="en-IE"/>
              </w:rPr>
              <w:t>1</w:t>
            </w:r>
            <w:r w:rsidR="00966B8C">
              <w:rPr>
                <w:rFonts w:asciiTheme="minorHAnsi" w:hAnsiTheme="minorHAnsi" w:cstheme="minorHAnsi"/>
                <w:color w:val="000000"/>
                <w:sz w:val="18"/>
                <w:lang w:val="en-IE"/>
              </w:rPr>
              <w:t>4</w:t>
            </w:r>
          </w:p>
        </w:tc>
        <w:tc>
          <w:tcPr>
            <w:tcW w:w="417" w:type="pct"/>
          </w:tcPr>
          <w:p w:rsidR="00255ACE" w:rsidRPr="00823D18" w:rsidRDefault="00255ACE" w:rsidP="00F94F27">
            <w:pPr>
              <w:pStyle w:val="ListParagraph"/>
              <w:spacing w:after="0" w:line="240" w:lineRule="auto"/>
              <w:ind w:left="0"/>
              <w:jc w:val="left"/>
              <w:rPr>
                <w:rFonts w:asciiTheme="minorHAnsi" w:hAnsiTheme="minorHAnsi" w:cstheme="minorHAnsi"/>
                <w:bCs/>
                <w:sz w:val="18"/>
                <w:lang w:val="en-IE"/>
              </w:rPr>
            </w:pPr>
          </w:p>
        </w:tc>
        <w:tc>
          <w:tcPr>
            <w:tcW w:w="1111" w:type="pct"/>
          </w:tcPr>
          <w:p w:rsidR="00255ACE" w:rsidRPr="00EC0B45" w:rsidRDefault="00255ACE" w:rsidP="00287999">
            <w:pPr>
              <w:spacing w:after="0"/>
              <w:rPr>
                <w:rFonts w:asciiTheme="minorHAnsi" w:hAnsiTheme="minorHAnsi" w:cstheme="minorHAnsi"/>
                <w:bCs/>
                <w:sz w:val="18"/>
              </w:rPr>
            </w:pPr>
            <w:r>
              <w:rPr>
                <w:rFonts w:asciiTheme="minorHAnsi" w:hAnsiTheme="minorHAnsi" w:cstheme="minorHAnsi"/>
                <w:bCs/>
                <w:sz w:val="18"/>
              </w:rPr>
              <w:t>Zelle Nightly File to send Zelle transactions details</w:t>
            </w:r>
          </w:p>
        </w:tc>
        <w:tc>
          <w:tcPr>
            <w:tcW w:w="761" w:type="pct"/>
          </w:tcPr>
          <w:p w:rsidR="00255ACE" w:rsidRDefault="00E4778B" w:rsidP="00F176A1">
            <w:pPr>
              <w:spacing w:after="0"/>
              <w:rPr>
                <w:rFonts w:asciiTheme="minorHAnsi" w:hAnsiTheme="minorHAnsi" w:cstheme="minorHAnsi"/>
                <w:bCs/>
                <w:sz w:val="18"/>
              </w:rPr>
            </w:pPr>
            <w:r>
              <w:rPr>
                <w:rFonts w:asciiTheme="minorHAnsi" w:hAnsiTheme="minorHAnsi" w:cstheme="minorHAnsi"/>
                <w:bCs/>
                <w:sz w:val="18"/>
              </w:rPr>
              <w:t>SFTP</w:t>
            </w:r>
          </w:p>
        </w:tc>
        <w:tc>
          <w:tcPr>
            <w:tcW w:w="426" w:type="pct"/>
          </w:tcPr>
          <w:p w:rsidR="00255ACE" w:rsidRDefault="00966B8C" w:rsidP="00F176A1">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N/A</w:t>
            </w:r>
          </w:p>
        </w:tc>
        <w:tc>
          <w:tcPr>
            <w:tcW w:w="487" w:type="pct"/>
          </w:tcPr>
          <w:p w:rsidR="00255ACE" w:rsidRDefault="00966B8C" w:rsidP="00F176A1">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 xml:space="preserve">US Bank Zelle </w:t>
            </w:r>
            <w:r w:rsidR="00A541E2">
              <w:rPr>
                <w:rFonts w:asciiTheme="minorHAnsi" w:hAnsiTheme="minorHAnsi" w:cstheme="minorHAnsi"/>
                <w:bCs/>
                <w:sz w:val="18"/>
                <w:lang w:val="en-IE"/>
              </w:rPr>
              <w:t>Network</w:t>
            </w:r>
          </w:p>
        </w:tc>
        <w:tc>
          <w:tcPr>
            <w:tcW w:w="417" w:type="pct"/>
          </w:tcPr>
          <w:p w:rsidR="00255ACE" w:rsidRPr="00823D18" w:rsidRDefault="00966B8C" w:rsidP="00F176A1">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Delimited</w:t>
            </w:r>
          </w:p>
        </w:tc>
        <w:tc>
          <w:tcPr>
            <w:tcW w:w="487" w:type="pct"/>
          </w:tcPr>
          <w:p w:rsidR="00255ACE" w:rsidRDefault="00966B8C" w:rsidP="00F176A1">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IncedoPay</w:t>
            </w:r>
          </w:p>
        </w:tc>
        <w:tc>
          <w:tcPr>
            <w:tcW w:w="446" w:type="pct"/>
          </w:tcPr>
          <w:p w:rsidR="00255ACE" w:rsidRDefault="00966B8C" w:rsidP="00F176A1">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N/A</w:t>
            </w:r>
          </w:p>
        </w:tc>
        <w:tc>
          <w:tcPr>
            <w:tcW w:w="281" w:type="pct"/>
          </w:tcPr>
          <w:p w:rsidR="00255ACE" w:rsidRDefault="00966B8C" w:rsidP="00F176A1">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2.11.13</w:t>
            </w:r>
          </w:p>
        </w:tc>
      </w:tr>
    </w:tbl>
    <w:p w:rsidR="0001622B" w:rsidRDefault="0001622B" w:rsidP="0001622B">
      <w:pPr>
        <w:pStyle w:val="Heading2"/>
        <w:numPr>
          <w:ilvl w:val="0"/>
          <w:numId w:val="0"/>
        </w:numPr>
        <w:ind w:left="576"/>
      </w:pPr>
    </w:p>
    <w:p w:rsidR="008611B2" w:rsidRPr="00EC0B45" w:rsidRDefault="000D2714" w:rsidP="0085787D">
      <w:pPr>
        <w:pStyle w:val="Heading2"/>
      </w:pPr>
      <w:bookmarkStart w:id="19" w:name="_Toc528055829"/>
      <w:r w:rsidRPr="00EC0B45">
        <w:t>System Interface Design</w:t>
      </w:r>
      <w:bookmarkEnd w:id="19"/>
      <w:r w:rsidR="003840DB" w:rsidRPr="00EC0B45">
        <w:tab/>
      </w:r>
    </w:p>
    <w:p w:rsidR="003840DB" w:rsidRPr="00EC0B45" w:rsidRDefault="00D337C6" w:rsidP="00E4778B">
      <w:pPr>
        <w:keepNext/>
        <w:jc w:val="center"/>
      </w:pPr>
      <w:bookmarkStart w:id="20" w:name="_Toc391488314"/>
      <w:r w:rsidRPr="00823D18">
        <w:rPr>
          <w:noProof/>
          <w:lang w:val="en-US"/>
        </w:rPr>
        <w:drawing>
          <wp:inline distT="0" distB="0" distL="0" distR="0" wp14:anchorId="03650822" wp14:editId="55F5B925">
            <wp:extent cx="4314825" cy="4550792"/>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4319608" cy="4555836"/>
                    </a:xfrm>
                    <a:prstGeom prst="rect">
                      <a:avLst/>
                    </a:prstGeom>
                    <a:noFill/>
                  </pic:spPr>
                </pic:pic>
              </a:graphicData>
            </a:graphic>
          </wp:inline>
        </w:drawing>
      </w:r>
    </w:p>
    <w:p w:rsidR="00EC2C46" w:rsidRPr="000B2A11" w:rsidRDefault="00EC2C46" w:rsidP="00EC7C7D">
      <w:pPr>
        <w:keepNext/>
      </w:pPr>
      <w:r w:rsidRPr="000B2A11">
        <w:rPr>
          <w:noProof/>
          <w:lang w:val="en-US"/>
        </w:rPr>
        <w:drawing>
          <wp:inline distT="0" distB="0" distL="0" distR="0" wp14:anchorId="4ECCB481" wp14:editId="1E35A091">
            <wp:extent cx="621665" cy="237490"/>
            <wp:effectExtent l="0" t="0" r="698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1665" cy="237490"/>
                    </a:xfrm>
                    <a:prstGeom prst="rect">
                      <a:avLst/>
                    </a:prstGeom>
                    <a:noFill/>
                  </pic:spPr>
                </pic:pic>
              </a:graphicData>
            </a:graphic>
          </wp:inline>
        </w:drawing>
      </w:r>
      <w:r w:rsidR="000B2A11" w:rsidRPr="000B2A11">
        <w:t xml:space="preserve"> Delimited Client Files</w:t>
      </w:r>
      <w:r w:rsidR="001A7F06">
        <w:t xml:space="preserve"> and Zelle Nightly Feed</w:t>
      </w:r>
    </w:p>
    <w:p w:rsidR="00EC2C46" w:rsidRPr="000B2A11" w:rsidRDefault="00EC2C46" w:rsidP="00EC7C7D">
      <w:pPr>
        <w:keepNext/>
      </w:pPr>
      <w:r w:rsidRPr="000B2A11">
        <w:rPr>
          <w:noProof/>
          <w:shd w:val="clear" w:color="auto" w:fill="FFFFFF" w:themeFill="background1"/>
          <w:lang w:val="en-US"/>
        </w:rPr>
        <w:drawing>
          <wp:inline distT="0" distB="0" distL="0" distR="0" wp14:anchorId="0A5D9D24" wp14:editId="446225FA">
            <wp:extent cx="621665" cy="167640"/>
            <wp:effectExtent l="0" t="0" r="6985" b="381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622084" cy="167753"/>
                    </a:xfrm>
                    <a:prstGeom prst="rect">
                      <a:avLst/>
                    </a:prstGeom>
                    <a:noFill/>
                  </pic:spPr>
                </pic:pic>
              </a:graphicData>
            </a:graphic>
          </wp:inline>
        </w:drawing>
      </w:r>
      <w:r w:rsidR="000B2A11">
        <w:t xml:space="preserve"> NACHA Files</w:t>
      </w:r>
    </w:p>
    <w:p w:rsidR="00EC2C46" w:rsidRPr="000B2A11" w:rsidRDefault="00692ED4" w:rsidP="00EC7C7D">
      <w:pPr>
        <w:keepNext/>
      </w:pPr>
      <w:r w:rsidRPr="000B2A11">
        <w:rPr>
          <w:noProof/>
          <w:shd w:val="clear" w:color="auto" w:fill="FFFFFF" w:themeFill="background1"/>
          <w:lang w:val="en-US"/>
        </w:rPr>
        <w:drawing>
          <wp:inline distT="0" distB="0" distL="0" distR="0" wp14:anchorId="0457AEA2" wp14:editId="32D322EB">
            <wp:extent cx="620395" cy="184638"/>
            <wp:effectExtent l="0" t="0" r="0" b="635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646643" cy="192450"/>
                    </a:xfrm>
                    <a:prstGeom prst="rect">
                      <a:avLst/>
                    </a:prstGeom>
                    <a:noFill/>
                  </pic:spPr>
                </pic:pic>
              </a:graphicData>
            </a:graphic>
          </wp:inline>
        </w:drawing>
      </w:r>
      <w:r w:rsidR="000B2A11">
        <w:t xml:space="preserve"> APIs Request/Response</w:t>
      </w:r>
    </w:p>
    <w:p w:rsidR="00B134A4" w:rsidRPr="00C06F3E" w:rsidRDefault="00713670">
      <w:pPr>
        <w:rPr>
          <w:color w:val="0D0D0D" w:themeColor="text1" w:themeTint="F2"/>
        </w:rPr>
      </w:pPr>
      <w:r>
        <w:rPr>
          <w:noProof/>
          <w:lang w:val="en-US"/>
        </w:rPr>
        <w:drawing>
          <wp:anchor distT="0" distB="0" distL="114300" distR="114300" simplePos="0" relativeHeight="251659264" behindDoc="0" locked="0" layoutInCell="1" allowOverlap="1" wp14:anchorId="333234EA" wp14:editId="2824D4D8">
            <wp:simplePos x="0" y="0"/>
            <wp:positionH relativeFrom="column">
              <wp:posOffset>17145</wp:posOffset>
            </wp:positionH>
            <wp:positionV relativeFrom="paragraph">
              <wp:posOffset>202565</wp:posOffset>
            </wp:positionV>
            <wp:extent cx="604520" cy="161925"/>
            <wp:effectExtent l="0" t="0" r="5080" b="9525"/>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5.png"/>
                    <pic:cNvPicPr/>
                  </pic:nvPicPr>
                  <pic:blipFill>
                    <a:blip r:embed="rId17">
                      <a:extLst>
                        <a:ext uri="{28A0092B-C50C-407E-A947-70E740481C1C}">
                          <a14:useLocalDpi xmlns:a14="http://schemas.microsoft.com/office/drawing/2010/main" val="0"/>
                        </a:ext>
                      </a:extLst>
                    </a:blip>
                    <a:stretch>
                      <a:fillRect/>
                    </a:stretch>
                  </pic:blipFill>
                  <pic:spPr>
                    <a:xfrm>
                      <a:off x="0" y="0"/>
                      <a:ext cx="604520" cy="161925"/>
                    </a:xfrm>
                    <a:prstGeom prst="rect">
                      <a:avLst/>
                    </a:prstGeom>
                  </pic:spPr>
                </pic:pic>
              </a:graphicData>
            </a:graphic>
            <wp14:sizeRelH relativeFrom="margin">
              <wp14:pctWidth>0</wp14:pctWidth>
            </wp14:sizeRelH>
            <wp14:sizeRelV relativeFrom="margin">
              <wp14:pctHeight>0</wp14:pctHeight>
            </wp14:sizeRelV>
          </wp:anchor>
        </w:drawing>
      </w:r>
      <w:r w:rsidRPr="00C06F3E">
        <w:rPr>
          <w:noProof/>
          <w:color w:val="0D0D0D" w:themeColor="text1" w:themeTint="F2"/>
          <w:lang w:val="en-US"/>
        </w:rPr>
        <w:drawing>
          <wp:anchor distT="0" distB="0" distL="114300" distR="114300" simplePos="0" relativeHeight="251660288" behindDoc="0" locked="0" layoutInCell="1" allowOverlap="1" wp14:anchorId="28062229" wp14:editId="0E594182">
            <wp:simplePos x="0" y="0"/>
            <wp:positionH relativeFrom="column">
              <wp:posOffset>19050</wp:posOffset>
            </wp:positionH>
            <wp:positionV relativeFrom="paragraph">
              <wp:posOffset>26670</wp:posOffset>
            </wp:positionV>
            <wp:extent cx="615950" cy="150495"/>
            <wp:effectExtent l="0" t="0" r="0" b="190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6.png"/>
                    <pic:cNvPicPr/>
                  </pic:nvPicPr>
                  <pic:blipFill>
                    <a:blip r:embed="rId18">
                      <a:extLst>
                        <a:ext uri="{28A0092B-C50C-407E-A947-70E740481C1C}">
                          <a14:useLocalDpi xmlns:a14="http://schemas.microsoft.com/office/drawing/2010/main" val="0"/>
                        </a:ext>
                      </a:extLst>
                    </a:blip>
                    <a:stretch>
                      <a:fillRect/>
                    </a:stretch>
                  </pic:blipFill>
                  <pic:spPr>
                    <a:xfrm>
                      <a:off x="0" y="0"/>
                      <a:ext cx="615950" cy="150495"/>
                    </a:xfrm>
                    <a:prstGeom prst="rect">
                      <a:avLst/>
                    </a:prstGeom>
                  </pic:spPr>
                </pic:pic>
              </a:graphicData>
            </a:graphic>
            <wp14:sizeRelH relativeFrom="margin">
              <wp14:pctWidth>0</wp14:pctWidth>
            </wp14:sizeRelH>
            <wp14:sizeRelV relativeFrom="margin">
              <wp14:pctHeight>0</wp14:pctHeight>
            </wp14:sizeRelV>
          </wp:anchor>
        </w:drawing>
      </w:r>
      <w:r>
        <w:t>ACH Confirmation file (</w:t>
      </w:r>
      <w:r w:rsidR="00E4778B" w:rsidRPr="00C06F3E">
        <w:rPr>
          <w:color w:val="0D0D0D" w:themeColor="text1" w:themeTint="F2"/>
        </w:rPr>
        <w:t>Fixed Width</w:t>
      </w:r>
      <w:r>
        <w:rPr>
          <w:color w:val="0D0D0D" w:themeColor="text1" w:themeTint="F2"/>
        </w:rPr>
        <w:t>)</w:t>
      </w:r>
      <w:r w:rsidR="00E4778B" w:rsidRPr="00C06F3E">
        <w:rPr>
          <w:color w:val="0D0D0D" w:themeColor="text1" w:themeTint="F2"/>
        </w:rPr>
        <w:t xml:space="preserve"> </w:t>
      </w:r>
    </w:p>
    <w:p w:rsidR="00B134A4" w:rsidRDefault="00713670" w:rsidP="00FB00F2">
      <w:r>
        <w:t>Billing file going to US Bank monthly</w:t>
      </w:r>
    </w:p>
    <w:p w:rsidR="00B134A4" w:rsidRDefault="00713670" w:rsidP="00FB00F2">
      <w:r>
        <w:t xml:space="preserve">    </w:t>
      </w:r>
      <w:r w:rsidR="001A7F06">
        <w:t xml:space="preserve">                 </w:t>
      </w:r>
      <w:r>
        <w:t>Reports</w:t>
      </w:r>
    </w:p>
    <w:p w:rsidR="00B134A4" w:rsidRDefault="001A7F06" w:rsidP="00FB00F2">
      <w:r>
        <w:t xml:space="preserve">    </w:t>
      </w:r>
    </w:p>
    <w:p w:rsidR="00B134A4" w:rsidRDefault="00B134A4" w:rsidP="00FB00F2"/>
    <w:p w:rsidR="001A7F06" w:rsidRDefault="001A7F06" w:rsidP="00FB00F2"/>
    <w:p w:rsidR="001A7F06" w:rsidRDefault="001A7F06" w:rsidP="00FB00F2"/>
    <w:p w:rsidR="00B134A4" w:rsidRPr="00EC0B45" w:rsidRDefault="00B134A4" w:rsidP="00FB00F2"/>
    <w:p w:rsidR="001C3BEF" w:rsidRPr="00EC0B45" w:rsidRDefault="001C3BEF" w:rsidP="00D549B5">
      <w:pPr>
        <w:pStyle w:val="Heading3"/>
        <w:tabs>
          <w:tab w:val="clear" w:pos="5850"/>
          <w:tab w:val="num" w:pos="720"/>
        </w:tabs>
        <w:ind w:left="720"/>
      </w:pPr>
      <w:bookmarkStart w:id="21" w:name="_Toc528055830"/>
      <w:r w:rsidRPr="00EC0B45">
        <w:lastRenderedPageBreak/>
        <w:t>Protocols</w:t>
      </w:r>
      <w:bookmarkEnd w:id="21"/>
    </w:p>
    <w:p w:rsidR="00943592" w:rsidRPr="00EC0B45" w:rsidRDefault="00381B80" w:rsidP="00133B22">
      <w:pPr>
        <w:pStyle w:val="Heading4"/>
      </w:pPr>
      <w:bookmarkStart w:id="22" w:name="_Toc528055831"/>
      <w:r w:rsidRPr="00EC0B45">
        <w:t>Input/output</w:t>
      </w:r>
      <w:r w:rsidR="00943592" w:rsidRPr="00EC0B45">
        <w:t xml:space="preserve"> </w:t>
      </w:r>
      <w:r w:rsidR="00F61CF7" w:rsidRPr="00EC0B45">
        <w:t>–</w:t>
      </w:r>
      <w:r w:rsidR="00943592" w:rsidRPr="00EC0B45">
        <w:t xml:space="preserve"> File</w:t>
      </w:r>
      <w:bookmarkEnd w:id="22"/>
    </w:p>
    <w:p w:rsidR="00F61CF7" w:rsidRDefault="00F61CF7" w:rsidP="00F61CF7">
      <w:pPr>
        <w:jc w:val="center"/>
      </w:pPr>
    </w:p>
    <w:p w:rsidR="000F65C8" w:rsidRDefault="000F65C8" w:rsidP="00F61CF7">
      <w:pPr>
        <w:jc w:val="center"/>
      </w:pPr>
    </w:p>
    <w:p w:rsidR="000F65C8" w:rsidRPr="00EC0B45" w:rsidRDefault="000F65C8" w:rsidP="00F61CF7">
      <w:pPr>
        <w:jc w:val="center"/>
      </w:pPr>
      <w:r>
        <w:rPr>
          <w:noProof/>
          <w:lang w:val="en-US"/>
        </w:rPr>
        <w:drawing>
          <wp:inline distT="0" distB="0" distL="0" distR="0" wp14:anchorId="5337270F" wp14:editId="05E25B72">
            <wp:extent cx="5236598" cy="17145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nd.png"/>
                    <pic:cNvPicPr/>
                  </pic:nvPicPr>
                  <pic:blipFill>
                    <a:blip r:embed="rId19">
                      <a:extLst>
                        <a:ext uri="{28A0092B-C50C-407E-A947-70E740481C1C}">
                          <a14:useLocalDpi xmlns:a14="http://schemas.microsoft.com/office/drawing/2010/main" val="0"/>
                        </a:ext>
                      </a:extLst>
                    </a:blip>
                    <a:stretch>
                      <a:fillRect/>
                    </a:stretch>
                  </pic:blipFill>
                  <pic:spPr>
                    <a:xfrm>
                      <a:off x="0" y="0"/>
                      <a:ext cx="5254966" cy="1720514"/>
                    </a:xfrm>
                    <a:prstGeom prst="rect">
                      <a:avLst/>
                    </a:prstGeom>
                  </pic:spPr>
                </pic:pic>
              </a:graphicData>
            </a:graphic>
          </wp:inline>
        </w:drawing>
      </w:r>
    </w:p>
    <w:p w:rsidR="00F61CF7" w:rsidRPr="00EC0B45" w:rsidRDefault="00F61CF7" w:rsidP="00F61CF7">
      <w:pPr>
        <w:jc w:val="center"/>
      </w:pPr>
    </w:p>
    <w:tbl>
      <w:tblPr>
        <w:tblStyle w:val="TableProfessional"/>
        <w:tblW w:w="4860" w:type="dxa"/>
        <w:tblLook w:val="00A0" w:firstRow="1" w:lastRow="0" w:firstColumn="1" w:lastColumn="0" w:noHBand="0" w:noVBand="0"/>
      </w:tblPr>
      <w:tblGrid>
        <w:gridCol w:w="875"/>
        <w:gridCol w:w="3985"/>
      </w:tblGrid>
      <w:tr w:rsidR="00F61CF7" w:rsidRPr="00EC0B45" w:rsidTr="00C06F3E">
        <w:trPr>
          <w:cnfStyle w:val="100000000000" w:firstRow="1" w:lastRow="0" w:firstColumn="0" w:lastColumn="0" w:oddVBand="0" w:evenVBand="0" w:oddHBand="0" w:evenHBand="0" w:firstRowFirstColumn="0" w:firstRowLastColumn="0" w:lastRowFirstColumn="0" w:lastRowLastColumn="0"/>
          <w:trHeight w:val="291"/>
        </w:trPr>
        <w:tc>
          <w:tcPr>
            <w:tcW w:w="4860" w:type="dxa"/>
            <w:gridSpan w:val="2"/>
            <w:shd w:val="clear" w:color="auto" w:fill="auto"/>
          </w:tcPr>
          <w:p w:rsidR="00F61CF7" w:rsidRPr="00EC0B45" w:rsidRDefault="00F61CF7" w:rsidP="00EC7C7D">
            <w:pPr>
              <w:pStyle w:val="TableHeader"/>
            </w:pPr>
            <w:r w:rsidRPr="00EC0B45">
              <w:t>File Transfer Protocol</w:t>
            </w:r>
          </w:p>
        </w:tc>
      </w:tr>
      <w:tr w:rsidR="00F61CF7" w:rsidRPr="00EC0B45" w:rsidTr="006256E1">
        <w:trPr>
          <w:trHeight w:val="363"/>
        </w:trPr>
        <w:tc>
          <w:tcPr>
            <w:tcW w:w="875" w:type="dxa"/>
          </w:tcPr>
          <w:p w:rsidR="00F61CF7" w:rsidRPr="00E65A13" w:rsidRDefault="00F61CF7" w:rsidP="00EC7C7D">
            <w:pPr>
              <w:pStyle w:val="TableBody"/>
              <w:rPr>
                <w:highlight w:val="yellow"/>
              </w:rPr>
            </w:pPr>
            <w:r w:rsidRPr="008D1F68">
              <w:t>1</w:t>
            </w:r>
          </w:p>
        </w:tc>
        <w:tc>
          <w:tcPr>
            <w:tcW w:w="3985" w:type="dxa"/>
          </w:tcPr>
          <w:p w:rsidR="00F61CF7" w:rsidRPr="00E65A13" w:rsidRDefault="000269DD" w:rsidP="00EC7C7D">
            <w:pPr>
              <w:pStyle w:val="TableBody"/>
              <w:rPr>
                <w:highlight w:val="yellow"/>
              </w:rPr>
            </w:pPr>
            <w:r w:rsidRPr="00C06F3E">
              <w:rPr>
                <w:bCs/>
              </w:rPr>
              <w:t>SFTP</w:t>
            </w:r>
          </w:p>
        </w:tc>
      </w:tr>
    </w:tbl>
    <w:p w:rsidR="00F61CF7" w:rsidRPr="00EC0B45" w:rsidRDefault="00F61CF7" w:rsidP="00F61CF7"/>
    <w:p w:rsidR="00FB5899" w:rsidRPr="009D49A7" w:rsidRDefault="00FB5899" w:rsidP="00F61CF7">
      <w:r w:rsidRPr="009D49A7">
        <w:t>Notes:</w:t>
      </w:r>
    </w:p>
    <w:p w:rsidR="00FB5899" w:rsidRPr="001A5D33" w:rsidRDefault="00FB5899" w:rsidP="00F652A7">
      <w:pPr>
        <w:pStyle w:val="ListParagraph"/>
        <w:numPr>
          <w:ilvl w:val="0"/>
          <w:numId w:val="6"/>
        </w:numPr>
        <w:rPr>
          <w:lang w:val="en-IE"/>
        </w:rPr>
      </w:pPr>
      <w:r w:rsidRPr="001A5D33">
        <w:rPr>
          <w:lang w:val="en-IE"/>
        </w:rPr>
        <w:t xml:space="preserve">File responses are not restricted to a time period. </w:t>
      </w:r>
    </w:p>
    <w:p w:rsidR="00FB5899" w:rsidRPr="001A5D33" w:rsidRDefault="00DF305F" w:rsidP="00F652A7">
      <w:pPr>
        <w:pStyle w:val="ListParagraph"/>
        <w:numPr>
          <w:ilvl w:val="0"/>
          <w:numId w:val="6"/>
        </w:numPr>
        <w:rPr>
          <w:lang w:val="en-IE"/>
        </w:rPr>
      </w:pPr>
      <w:r w:rsidRPr="001A5D33">
        <w:rPr>
          <w:lang w:val="en-IE"/>
        </w:rPr>
        <w:t>IncedoPay</w:t>
      </w:r>
      <w:r w:rsidR="00FB5899" w:rsidRPr="001A5D33">
        <w:rPr>
          <w:lang w:val="en-IE"/>
        </w:rPr>
        <w:t xml:space="preserve"> can execute file publishing where a response is not required</w:t>
      </w:r>
      <w:r w:rsidR="00FA78F7" w:rsidRPr="001A5D33">
        <w:rPr>
          <w:lang w:val="en-IE"/>
        </w:rPr>
        <w:t>.</w:t>
      </w:r>
    </w:p>
    <w:p w:rsidR="009827DA" w:rsidRPr="00BB053C" w:rsidRDefault="009827DA" w:rsidP="00F652A7">
      <w:pPr>
        <w:pStyle w:val="ListParagraph"/>
        <w:numPr>
          <w:ilvl w:val="0"/>
          <w:numId w:val="6"/>
        </w:numPr>
        <w:rPr>
          <w:lang w:val="en-IE"/>
        </w:rPr>
      </w:pPr>
      <w:r w:rsidRPr="00BB053C">
        <w:rPr>
          <w:lang w:val="en-IE"/>
        </w:rPr>
        <w:t>In case of communication</w:t>
      </w:r>
      <w:r w:rsidR="00DF305F" w:rsidRPr="00BB053C">
        <w:rPr>
          <w:lang w:val="en-IE"/>
        </w:rPr>
        <w:t xml:space="preserve"> failure between the IncedoPay</w:t>
      </w:r>
      <w:r w:rsidRPr="00BB053C">
        <w:rPr>
          <w:lang w:val="en-IE"/>
        </w:rPr>
        <w:t xml:space="preserve"> and a product processor or a clearing system, a configurable set of retries</w:t>
      </w:r>
      <w:r w:rsidR="003534DA">
        <w:rPr>
          <w:lang w:val="en-IE"/>
        </w:rPr>
        <w:t xml:space="preserve"> ( 2 retry attempts)</w:t>
      </w:r>
      <w:r w:rsidRPr="00BB053C">
        <w:rPr>
          <w:lang w:val="en-IE"/>
        </w:rPr>
        <w:t xml:space="preserve"> can be executed before returning with a negat</w:t>
      </w:r>
      <w:r w:rsidR="000A5DD5" w:rsidRPr="00BB053C">
        <w:rPr>
          <w:lang w:val="en-IE"/>
        </w:rPr>
        <w:t xml:space="preserve">ive response to partner system.  </w:t>
      </w:r>
    </w:p>
    <w:p w:rsidR="009827DA" w:rsidRPr="00BB053C" w:rsidRDefault="00DF305F" w:rsidP="00F652A7">
      <w:pPr>
        <w:pStyle w:val="ListParagraph"/>
        <w:numPr>
          <w:ilvl w:val="0"/>
          <w:numId w:val="6"/>
        </w:numPr>
        <w:rPr>
          <w:lang w:val="en-IE"/>
        </w:rPr>
      </w:pPr>
      <w:r w:rsidRPr="00BB053C">
        <w:rPr>
          <w:lang w:val="en-IE"/>
        </w:rPr>
        <w:t>IncedoPay</w:t>
      </w:r>
      <w:r w:rsidR="009827DA" w:rsidRPr="00BB053C">
        <w:rPr>
          <w:lang w:val="en-IE"/>
        </w:rPr>
        <w:t xml:space="preserve"> will not perform any retry if there is a negative response provided by the partner system due to exception etc. The retry logic will need to be handled by the partner systems.</w:t>
      </w:r>
      <w:r w:rsidR="00F52145" w:rsidRPr="00BB053C">
        <w:rPr>
          <w:color w:val="0070C0"/>
          <w:lang w:val="en-IE"/>
        </w:rPr>
        <w:t xml:space="preserve"> </w:t>
      </w:r>
    </w:p>
    <w:p w:rsidR="000A5DD5" w:rsidRPr="009D49A7" w:rsidRDefault="000A5DD5" w:rsidP="000A5DD5">
      <w:pPr>
        <w:pStyle w:val="ListParagraph"/>
        <w:ind w:left="810"/>
        <w:rPr>
          <w:highlight w:val="red"/>
          <w:lang w:val="en-IE"/>
        </w:rPr>
      </w:pPr>
    </w:p>
    <w:p w:rsidR="00066F2E" w:rsidRPr="00EC0B45" w:rsidRDefault="00066F2E" w:rsidP="00D549B5">
      <w:pPr>
        <w:pStyle w:val="Heading3"/>
        <w:tabs>
          <w:tab w:val="clear" w:pos="5850"/>
          <w:tab w:val="num" w:pos="1170"/>
        </w:tabs>
        <w:ind w:left="1170"/>
      </w:pPr>
      <w:bookmarkStart w:id="23" w:name="_Toc528055832"/>
      <w:r w:rsidRPr="00EC0B45">
        <w:t>Exception Handling</w:t>
      </w:r>
      <w:bookmarkEnd w:id="23"/>
    </w:p>
    <w:p w:rsidR="00066F2E" w:rsidRPr="00EC0B45" w:rsidRDefault="00066F2E" w:rsidP="00133B22">
      <w:pPr>
        <w:pStyle w:val="Heading4"/>
      </w:pPr>
      <w:bookmarkStart w:id="24" w:name="_Toc528055833"/>
      <w:r w:rsidRPr="00EC0B45">
        <w:t>Business Exception</w:t>
      </w:r>
      <w:bookmarkEnd w:id="24"/>
      <w:r w:rsidRPr="00EC0B45">
        <w:t xml:space="preserve"> </w:t>
      </w:r>
    </w:p>
    <w:p w:rsidR="00066F2E" w:rsidRPr="00823D18" w:rsidRDefault="00066F2E" w:rsidP="00F652A7">
      <w:pPr>
        <w:pStyle w:val="ListParagraph"/>
        <w:numPr>
          <w:ilvl w:val="0"/>
          <w:numId w:val="6"/>
        </w:numPr>
        <w:rPr>
          <w:lang w:val="en-IE"/>
        </w:rPr>
      </w:pPr>
      <w:r w:rsidRPr="00823D18">
        <w:rPr>
          <w:lang w:val="en-IE"/>
        </w:rPr>
        <w:t>Validation error - Errors due to mismatch in data type, size, Length etc.</w:t>
      </w:r>
    </w:p>
    <w:p w:rsidR="00066F2E" w:rsidRPr="00823D18" w:rsidRDefault="00066F2E" w:rsidP="00F652A7">
      <w:pPr>
        <w:pStyle w:val="ListParagraph"/>
        <w:numPr>
          <w:ilvl w:val="0"/>
          <w:numId w:val="6"/>
        </w:numPr>
        <w:rPr>
          <w:lang w:val="en-IE"/>
        </w:rPr>
      </w:pPr>
      <w:r w:rsidRPr="00823D18">
        <w:rPr>
          <w:lang w:val="en-IE"/>
        </w:rPr>
        <w:t>Lookup Error - If required lookup value is not maintained or available.</w:t>
      </w:r>
    </w:p>
    <w:p w:rsidR="00066F2E" w:rsidRDefault="00066F2E" w:rsidP="00F652A7">
      <w:pPr>
        <w:pStyle w:val="ListParagraph"/>
        <w:numPr>
          <w:ilvl w:val="0"/>
          <w:numId w:val="6"/>
        </w:numPr>
        <w:rPr>
          <w:lang w:val="en-IE"/>
        </w:rPr>
      </w:pPr>
      <w:r w:rsidRPr="00823D18">
        <w:rPr>
          <w:lang w:val="en-IE"/>
        </w:rPr>
        <w:t>Business Validation &amp; other exceptions from the application layer (e.g., Exceptions like account not found, account blocked ….etc.)</w:t>
      </w:r>
    </w:p>
    <w:p w:rsidR="001A5D33" w:rsidRPr="00BB053C" w:rsidRDefault="00BB053C" w:rsidP="00F652A7">
      <w:pPr>
        <w:pStyle w:val="ListParagraph"/>
        <w:numPr>
          <w:ilvl w:val="0"/>
          <w:numId w:val="6"/>
        </w:numPr>
        <w:rPr>
          <w:lang w:val="en-IE"/>
        </w:rPr>
      </w:pPr>
      <w:r w:rsidRPr="00BB053C">
        <w:rPr>
          <w:lang w:val="en-IE"/>
        </w:rPr>
        <w:t>IncedoPay</w:t>
      </w:r>
      <w:r w:rsidR="000A5DD5" w:rsidRPr="00BB053C">
        <w:rPr>
          <w:lang w:val="en-IE"/>
        </w:rPr>
        <w:t xml:space="preserve"> will show / return generic error messages based on different categories of exceptions raised  while executing any operations without returning specific technical exception </w:t>
      </w:r>
      <w:r w:rsidR="0081455C" w:rsidRPr="00BB053C">
        <w:rPr>
          <w:lang w:val="en-IE"/>
        </w:rPr>
        <w:t>details</w:t>
      </w:r>
    </w:p>
    <w:p w:rsidR="00066F2E" w:rsidRPr="00EC0B45" w:rsidRDefault="00066F2E" w:rsidP="00133B22">
      <w:pPr>
        <w:pStyle w:val="Heading4"/>
      </w:pPr>
      <w:bookmarkStart w:id="25" w:name="_Toc528055834"/>
      <w:r w:rsidRPr="00EC0B45">
        <w:lastRenderedPageBreak/>
        <w:t>Technical Exception</w:t>
      </w:r>
      <w:bookmarkEnd w:id="25"/>
    </w:p>
    <w:p w:rsidR="00066F2E" w:rsidRPr="00823D18" w:rsidRDefault="00066F2E" w:rsidP="00F652A7">
      <w:pPr>
        <w:pStyle w:val="ListParagraph"/>
        <w:numPr>
          <w:ilvl w:val="0"/>
          <w:numId w:val="6"/>
        </w:numPr>
        <w:rPr>
          <w:lang w:val="en-IE"/>
        </w:rPr>
      </w:pPr>
      <w:r w:rsidRPr="00823D18">
        <w:rPr>
          <w:lang w:val="en-IE"/>
        </w:rPr>
        <w:t xml:space="preserve">Network error - Connectivity errors </w:t>
      </w:r>
    </w:p>
    <w:p w:rsidR="00066F2E" w:rsidRPr="00823D18" w:rsidRDefault="00066F2E" w:rsidP="00F652A7">
      <w:pPr>
        <w:pStyle w:val="ListParagraph"/>
        <w:numPr>
          <w:ilvl w:val="0"/>
          <w:numId w:val="6"/>
        </w:numPr>
        <w:rPr>
          <w:lang w:val="en-IE"/>
        </w:rPr>
      </w:pPr>
      <w:r w:rsidRPr="00823D18">
        <w:rPr>
          <w:lang w:val="en-IE"/>
        </w:rPr>
        <w:t>Infrastructure error – Errors due</w:t>
      </w:r>
      <w:r w:rsidR="00BB053C">
        <w:rPr>
          <w:lang w:val="en-IE"/>
        </w:rPr>
        <w:t xml:space="preserve"> to unavailability of data base</w:t>
      </w:r>
      <w:r w:rsidR="0081455C">
        <w:rPr>
          <w:lang w:val="en-IE"/>
        </w:rPr>
        <w:t>.</w:t>
      </w:r>
    </w:p>
    <w:p w:rsidR="00066F2E" w:rsidRPr="00823D18" w:rsidRDefault="00066F2E" w:rsidP="00F652A7">
      <w:pPr>
        <w:pStyle w:val="ListParagraph"/>
        <w:numPr>
          <w:ilvl w:val="0"/>
          <w:numId w:val="6"/>
        </w:numPr>
        <w:rPr>
          <w:lang w:val="en-IE"/>
        </w:rPr>
      </w:pPr>
      <w:r w:rsidRPr="00823D18">
        <w:rPr>
          <w:lang w:val="en-IE"/>
        </w:rPr>
        <w:t xml:space="preserve">File system error - Exception due to file system full </w:t>
      </w:r>
      <w:r w:rsidR="00381B80" w:rsidRPr="00823D18">
        <w:rPr>
          <w:lang w:val="en-IE"/>
        </w:rPr>
        <w:t>etc.</w:t>
      </w:r>
      <w:r w:rsidR="00E15973" w:rsidRPr="00823D18">
        <w:rPr>
          <w:lang w:val="en-IE"/>
        </w:rPr>
        <w:t xml:space="preserve"> </w:t>
      </w:r>
    </w:p>
    <w:p w:rsidR="00426E6F" w:rsidRPr="00BB053C" w:rsidRDefault="00E15973" w:rsidP="00F652A7">
      <w:pPr>
        <w:pStyle w:val="ListParagraph"/>
        <w:numPr>
          <w:ilvl w:val="0"/>
          <w:numId w:val="6"/>
        </w:numPr>
        <w:rPr>
          <w:lang w:val="en-IE"/>
        </w:rPr>
      </w:pPr>
      <w:r w:rsidRPr="00BB053C">
        <w:rPr>
          <w:lang w:val="en-IE"/>
        </w:rPr>
        <w:t xml:space="preserve">In technical exceptions, files are sent again (retry) after </w:t>
      </w:r>
      <w:r w:rsidR="003534DA">
        <w:rPr>
          <w:lang w:val="en-IE"/>
        </w:rPr>
        <w:t>30</w:t>
      </w:r>
      <w:r w:rsidRPr="00BB053C">
        <w:rPr>
          <w:lang w:val="en-IE"/>
        </w:rPr>
        <w:t xml:space="preserve"> minutes</w:t>
      </w:r>
      <w:r w:rsidR="00BB053C">
        <w:rPr>
          <w:lang w:val="en-IE"/>
        </w:rPr>
        <w:t xml:space="preserve"> </w:t>
      </w:r>
      <w:r w:rsidR="00713670">
        <w:rPr>
          <w:lang w:val="en-IE"/>
        </w:rPr>
        <w:t>which</w:t>
      </w:r>
      <w:r w:rsidR="00BB053C">
        <w:rPr>
          <w:lang w:val="en-IE"/>
        </w:rPr>
        <w:t xml:space="preserve"> is configurable</w:t>
      </w:r>
    </w:p>
    <w:p w:rsidR="001A5D33" w:rsidRPr="00823D18" w:rsidRDefault="007E0E1A" w:rsidP="00BB053C">
      <w:pPr>
        <w:pStyle w:val="ListParagraph"/>
        <w:ind w:left="810"/>
        <w:rPr>
          <w:lang w:val="en-IE"/>
        </w:rPr>
      </w:pPr>
      <w:r w:rsidRPr="00BB053C">
        <w:rPr>
          <w:lang w:val="en-IE"/>
        </w:rPr>
        <w:t>.</w:t>
      </w:r>
      <w:r>
        <w:rPr>
          <w:color w:val="0070C0"/>
          <w:lang w:val="en-IE"/>
        </w:rPr>
        <w:t xml:space="preserve"> </w:t>
      </w:r>
    </w:p>
    <w:p w:rsidR="00426E6F" w:rsidRPr="001A5D33" w:rsidRDefault="001A5D33" w:rsidP="00D549B5">
      <w:pPr>
        <w:pStyle w:val="Heading3"/>
        <w:tabs>
          <w:tab w:val="clear" w:pos="5850"/>
          <w:tab w:val="num" w:pos="720"/>
        </w:tabs>
        <w:ind w:left="720"/>
      </w:pPr>
      <w:bookmarkStart w:id="26" w:name="_Toc528055835"/>
      <w:r w:rsidRPr="001A5D33">
        <w:t xml:space="preserve">US Bank IncedoPay </w:t>
      </w:r>
      <w:r w:rsidR="00426E6F" w:rsidRPr="001A5D33">
        <w:t>Connectivity</w:t>
      </w:r>
      <w:bookmarkEnd w:id="26"/>
    </w:p>
    <w:p w:rsidR="00DF7C35" w:rsidRPr="001A5D33" w:rsidRDefault="00381B80" w:rsidP="00DF7C35">
      <w:r w:rsidRPr="001A5D33">
        <w:t xml:space="preserve">Inbound/Outbound </w:t>
      </w:r>
    </w:p>
    <w:p w:rsidR="007A45B7" w:rsidRPr="00677F1C" w:rsidRDefault="007A45B7" w:rsidP="0085787D">
      <w:pPr>
        <w:pStyle w:val="Heading2"/>
      </w:pPr>
      <w:bookmarkStart w:id="27" w:name="_Toc528055836"/>
      <w:r w:rsidRPr="00677F1C">
        <w:t>Connectivity Details</w:t>
      </w:r>
      <w:bookmarkEnd w:id="27"/>
    </w:p>
    <w:p w:rsidR="007A45B7" w:rsidRDefault="00163502" w:rsidP="00D549B5">
      <w:pPr>
        <w:pStyle w:val="Heading3"/>
        <w:tabs>
          <w:tab w:val="clear" w:pos="5850"/>
          <w:tab w:val="num" w:pos="720"/>
        </w:tabs>
        <w:ind w:left="720"/>
      </w:pPr>
      <w:bookmarkStart w:id="28" w:name="_Toc528055837"/>
      <w:r w:rsidRPr="00677F1C">
        <w:t>US Bank</w:t>
      </w:r>
      <w:bookmarkEnd w:id="28"/>
    </w:p>
    <w:p w:rsidR="003E7BAB" w:rsidRDefault="000269DD" w:rsidP="000269DD">
      <w:pPr>
        <w:ind w:left="720"/>
        <w:rPr>
          <w:color w:val="FF0000"/>
        </w:rPr>
      </w:pPr>
      <w:r w:rsidRPr="00C06F3E">
        <w:rPr>
          <w:color w:val="000000" w:themeColor="text1"/>
        </w:rPr>
        <w:t>SFTP will be used as communication medium.</w:t>
      </w: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68"/>
        <w:gridCol w:w="5400"/>
        <w:gridCol w:w="330"/>
        <w:gridCol w:w="3270"/>
      </w:tblGrid>
      <w:tr w:rsidR="000A4143" w:rsidRPr="000A4143" w:rsidTr="005A5B59">
        <w:trPr>
          <w:cantSplit/>
          <w:trHeight w:val="299"/>
        </w:trPr>
        <w:tc>
          <w:tcPr>
            <w:tcW w:w="10368" w:type="dxa"/>
            <w:gridSpan w:val="4"/>
            <w:tcBorders>
              <w:bottom w:val="single" w:sz="4" w:space="0" w:color="auto"/>
            </w:tcBorders>
            <w:shd w:val="clear" w:color="auto" w:fill="B3B3B3"/>
          </w:tcPr>
          <w:p w:rsidR="000A4143" w:rsidRPr="000A4143" w:rsidRDefault="000A4143" w:rsidP="00C06F3E">
            <w:pPr>
              <w:keepNext/>
              <w:spacing w:after="0"/>
              <w:outlineLvl w:val="1"/>
              <w:rPr>
                <w:rFonts w:cs="Arial"/>
                <w:b/>
                <w:bCs/>
                <w:lang w:val="en-US"/>
              </w:rPr>
            </w:pPr>
            <w:r w:rsidRPr="000A4143">
              <w:rPr>
                <w:rFonts w:cs="Arial"/>
                <w:b/>
                <w:bCs/>
                <w:lang w:val="en-US"/>
              </w:rPr>
              <w:t>Firewall Configuration</w:t>
            </w:r>
          </w:p>
        </w:tc>
      </w:tr>
      <w:tr w:rsidR="000A4143" w:rsidRPr="000A4143" w:rsidTr="005A5B59">
        <w:trPr>
          <w:cantSplit/>
          <w:trHeight w:val="299"/>
        </w:trPr>
        <w:tc>
          <w:tcPr>
            <w:tcW w:w="1368" w:type="dxa"/>
            <w:tcBorders>
              <w:bottom w:val="single" w:sz="4" w:space="0" w:color="auto"/>
            </w:tcBorders>
            <w:shd w:val="clear" w:color="auto" w:fill="D9D9D9"/>
            <w:vAlign w:val="center"/>
          </w:tcPr>
          <w:p w:rsidR="000A4143" w:rsidRPr="000A4143" w:rsidRDefault="000A4143" w:rsidP="000A4143">
            <w:pPr>
              <w:spacing w:after="0"/>
              <w:jc w:val="right"/>
              <w:rPr>
                <w:rFonts w:cs="Arial"/>
                <w:lang w:val="en-US"/>
              </w:rPr>
            </w:pPr>
            <w:r w:rsidRPr="000A4143">
              <w:rPr>
                <w:rFonts w:cs="Arial"/>
                <w:lang w:val="en-US"/>
              </w:rPr>
              <w:t>Please note:</w:t>
            </w:r>
          </w:p>
        </w:tc>
        <w:tc>
          <w:tcPr>
            <w:tcW w:w="9000" w:type="dxa"/>
            <w:gridSpan w:val="3"/>
            <w:tcBorders>
              <w:bottom w:val="single" w:sz="4" w:space="0" w:color="auto"/>
            </w:tcBorders>
            <w:shd w:val="clear" w:color="auto" w:fill="FFFFFF"/>
          </w:tcPr>
          <w:p w:rsidR="000A4143" w:rsidRPr="000A4143" w:rsidRDefault="000A4143" w:rsidP="00C06F3E">
            <w:pPr>
              <w:keepNext/>
              <w:spacing w:after="0"/>
              <w:outlineLvl w:val="1"/>
              <w:rPr>
                <w:rFonts w:cs="Arial"/>
                <w:lang w:val="en-US"/>
              </w:rPr>
            </w:pPr>
            <w:r w:rsidRPr="000A4143">
              <w:rPr>
                <w:rFonts w:cs="Arial"/>
                <w:b/>
                <w:bCs/>
                <w:lang w:val="en-US"/>
              </w:rPr>
              <w:t>BEFORE</w:t>
            </w:r>
            <w:r w:rsidRPr="000A4143">
              <w:rPr>
                <w:rFonts w:cs="Arial"/>
                <w:lang w:val="en-US"/>
              </w:rPr>
              <w:t xml:space="preserve"> testing begins, the following </w:t>
            </w:r>
            <w:r w:rsidRPr="000A4143">
              <w:rPr>
                <w:rFonts w:cs="Arial"/>
                <w:b/>
                <w:bCs/>
                <w:lang w:val="en-US"/>
              </w:rPr>
              <w:t>FIREWALL</w:t>
            </w:r>
            <w:r w:rsidRPr="000A4143">
              <w:rPr>
                <w:rFonts w:cs="Arial"/>
                <w:lang w:val="en-US"/>
              </w:rPr>
              <w:t xml:space="preserve"> settings must be in place on </w:t>
            </w:r>
            <w:r w:rsidRPr="000A4143">
              <w:rPr>
                <w:rFonts w:cs="Arial"/>
                <w:b/>
                <w:bCs/>
                <w:lang w:val="en-US"/>
              </w:rPr>
              <w:t>YOUR FIREWALL</w:t>
            </w:r>
            <w:r w:rsidRPr="000A4143">
              <w:rPr>
                <w:rFonts w:cs="Arial"/>
                <w:lang w:val="en-US"/>
              </w:rPr>
              <w:t>:</w:t>
            </w:r>
          </w:p>
        </w:tc>
      </w:tr>
      <w:tr w:rsidR="000A4143" w:rsidRPr="000A4143" w:rsidTr="005A5B59">
        <w:trPr>
          <w:cantSplit/>
          <w:trHeight w:val="1301"/>
        </w:trPr>
        <w:tc>
          <w:tcPr>
            <w:tcW w:w="1368" w:type="dxa"/>
            <w:tcBorders>
              <w:bottom w:val="single" w:sz="4" w:space="0" w:color="auto"/>
            </w:tcBorders>
            <w:shd w:val="clear" w:color="auto" w:fill="D9D9D9"/>
          </w:tcPr>
          <w:p w:rsidR="000A4143" w:rsidRPr="000A4143" w:rsidRDefault="000A4143" w:rsidP="000A4143">
            <w:pPr>
              <w:spacing w:after="0"/>
              <w:jc w:val="right"/>
              <w:rPr>
                <w:rFonts w:cs="Arial"/>
                <w:lang w:val="en-US"/>
              </w:rPr>
            </w:pPr>
            <w:r w:rsidRPr="000A4143">
              <w:rPr>
                <w:rFonts w:cs="Arial"/>
                <w:lang w:val="en-US"/>
              </w:rPr>
              <w:t>Firewall Changes For SSHFTP IP Addresses</w:t>
            </w:r>
          </w:p>
        </w:tc>
        <w:tc>
          <w:tcPr>
            <w:tcW w:w="5400" w:type="dxa"/>
            <w:tcBorders>
              <w:bottom w:val="single" w:sz="4" w:space="0" w:color="auto"/>
            </w:tcBorders>
          </w:tcPr>
          <w:p w:rsidR="000A4143" w:rsidRPr="000A4143" w:rsidRDefault="000A4143" w:rsidP="000A4143">
            <w:pPr>
              <w:spacing w:after="0"/>
              <w:jc w:val="center"/>
              <w:rPr>
                <w:rFonts w:cs="Arial"/>
                <w:color w:val="000000"/>
                <w:lang w:val="en-US"/>
              </w:rPr>
            </w:pPr>
          </w:p>
          <w:p w:rsidR="000A4143" w:rsidRPr="000A4143" w:rsidRDefault="000A4143" w:rsidP="000A4143">
            <w:pPr>
              <w:spacing w:after="0"/>
              <w:rPr>
                <w:rFonts w:cs="Arial"/>
                <w:b/>
                <w:bCs/>
                <w:color w:val="000000"/>
                <w:highlight w:val="yellow"/>
                <w:lang w:val="en-US"/>
              </w:rPr>
            </w:pPr>
            <w:r w:rsidRPr="000A4143">
              <w:rPr>
                <w:rFonts w:cs="Arial"/>
                <w:color w:val="000000"/>
                <w:lang w:val="en-US"/>
              </w:rPr>
              <w:t xml:space="preserve">   </w:t>
            </w:r>
            <w:r w:rsidRPr="000A4143">
              <w:rPr>
                <w:rFonts w:cs="Arial"/>
                <w:b/>
                <w:color w:val="000000"/>
                <w:lang w:val="en-US"/>
              </w:rPr>
              <w:t xml:space="preserve">170.135.187.73   =&gt;  </w:t>
            </w:r>
            <w:r w:rsidRPr="000A4143">
              <w:rPr>
                <w:rFonts w:cs="Arial"/>
                <w:b/>
                <w:bCs/>
                <w:color w:val="000000"/>
                <w:lang w:val="en-US"/>
              </w:rPr>
              <w:t xml:space="preserve"> </w:t>
            </w:r>
            <w:r w:rsidRPr="000A4143">
              <w:rPr>
                <w:rFonts w:cs="Arial"/>
                <w:b/>
                <w:color w:val="000000"/>
                <w:lang w:val="en-US"/>
              </w:rPr>
              <w:t>filegateway-test.usbank.com</w:t>
            </w:r>
          </w:p>
          <w:p w:rsidR="000A4143" w:rsidRPr="000A4143" w:rsidRDefault="000A4143" w:rsidP="000A4143">
            <w:pPr>
              <w:spacing w:after="0"/>
              <w:rPr>
                <w:rFonts w:cs="Arial"/>
                <w:b/>
                <w:color w:val="000000"/>
                <w:lang w:val="en-US"/>
              </w:rPr>
            </w:pPr>
            <w:r w:rsidRPr="000A4143">
              <w:rPr>
                <w:rFonts w:cs="Arial"/>
                <w:b/>
                <w:color w:val="000000"/>
                <w:lang w:val="en-US"/>
              </w:rPr>
              <w:t xml:space="preserve">   170.135.187.8     =&gt;   filegateway.usbank.com</w:t>
            </w:r>
          </w:p>
          <w:p w:rsidR="000A4143" w:rsidRPr="000A4143" w:rsidRDefault="000A4143" w:rsidP="000A4143">
            <w:pPr>
              <w:spacing w:after="0"/>
              <w:rPr>
                <w:rFonts w:cs="Arial"/>
                <w:b/>
                <w:color w:val="000000"/>
                <w:lang w:val="en-US"/>
              </w:rPr>
            </w:pPr>
            <w:r w:rsidRPr="000A4143">
              <w:rPr>
                <w:rFonts w:cs="Arial"/>
                <w:b/>
                <w:color w:val="000000"/>
                <w:lang w:val="en-US"/>
              </w:rPr>
              <w:t xml:space="preserve">   170.135.228.9     =&gt;   filegateway.usbank.com</w:t>
            </w:r>
          </w:p>
          <w:p w:rsidR="000A4143" w:rsidRPr="000A4143" w:rsidRDefault="000A4143" w:rsidP="000A4143">
            <w:pPr>
              <w:spacing w:after="0"/>
              <w:rPr>
                <w:rFonts w:cs="Arial"/>
                <w:lang w:val="en-US"/>
              </w:rPr>
            </w:pPr>
          </w:p>
        </w:tc>
        <w:tc>
          <w:tcPr>
            <w:tcW w:w="3600" w:type="dxa"/>
            <w:gridSpan w:val="2"/>
            <w:tcBorders>
              <w:bottom w:val="single" w:sz="4" w:space="0" w:color="auto"/>
            </w:tcBorders>
          </w:tcPr>
          <w:p w:rsidR="000A4143" w:rsidRPr="000A4143" w:rsidRDefault="000A4143" w:rsidP="00C06F3E">
            <w:pPr>
              <w:keepNext/>
              <w:spacing w:after="0"/>
              <w:outlineLvl w:val="1"/>
              <w:rPr>
                <w:rFonts w:cs="Arial"/>
                <w:lang w:val="en-US"/>
              </w:rPr>
            </w:pPr>
          </w:p>
          <w:p w:rsidR="000A4143" w:rsidRPr="000A4143" w:rsidRDefault="000A4143" w:rsidP="00C06F3E">
            <w:pPr>
              <w:keepNext/>
              <w:spacing w:after="0"/>
              <w:outlineLvl w:val="1"/>
              <w:rPr>
                <w:rFonts w:cs="Arial"/>
                <w:lang w:val="en-US"/>
              </w:rPr>
            </w:pPr>
            <w:r w:rsidRPr="000A4143">
              <w:rPr>
                <w:rFonts w:cs="Arial"/>
                <w:lang w:val="en-US"/>
              </w:rPr>
              <w:t>Test Server</w:t>
            </w:r>
          </w:p>
          <w:p w:rsidR="000A4143" w:rsidRPr="000A4143" w:rsidRDefault="000A4143" w:rsidP="000A4143">
            <w:pPr>
              <w:spacing w:after="0"/>
              <w:rPr>
                <w:rFonts w:cs="Arial"/>
                <w:lang w:val="en-US"/>
              </w:rPr>
            </w:pPr>
            <w:r w:rsidRPr="000A4143">
              <w:rPr>
                <w:rFonts w:cs="Arial"/>
                <w:lang w:val="en-US"/>
              </w:rPr>
              <w:t>Production Site Primary Address</w:t>
            </w:r>
          </w:p>
          <w:p w:rsidR="000A4143" w:rsidRPr="000A4143" w:rsidRDefault="000A4143" w:rsidP="000A4143">
            <w:pPr>
              <w:spacing w:after="0"/>
              <w:rPr>
                <w:rFonts w:cs="Arial"/>
                <w:lang w:val="en-US"/>
              </w:rPr>
            </w:pPr>
            <w:r w:rsidRPr="000A4143">
              <w:rPr>
                <w:rFonts w:cs="Arial"/>
                <w:lang w:val="en-US"/>
              </w:rPr>
              <w:t>Production Site DR Address</w:t>
            </w:r>
          </w:p>
          <w:p w:rsidR="000A4143" w:rsidRPr="000A4143" w:rsidRDefault="000A4143" w:rsidP="000A4143">
            <w:pPr>
              <w:spacing w:after="0"/>
              <w:rPr>
                <w:rFonts w:cs="Arial"/>
                <w:lang w:val="en-US"/>
              </w:rPr>
            </w:pPr>
          </w:p>
        </w:tc>
      </w:tr>
      <w:tr w:rsidR="000A4143" w:rsidRPr="000A4143" w:rsidTr="005A5B59">
        <w:trPr>
          <w:cantSplit/>
          <w:trHeight w:val="330"/>
        </w:trPr>
        <w:tc>
          <w:tcPr>
            <w:tcW w:w="1368" w:type="dxa"/>
            <w:tcBorders>
              <w:bottom w:val="single" w:sz="4" w:space="0" w:color="auto"/>
              <w:right w:val="nil"/>
            </w:tcBorders>
            <w:shd w:val="clear" w:color="auto" w:fill="B3B3B3"/>
          </w:tcPr>
          <w:p w:rsidR="000A4143" w:rsidRPr="000A4143" w:rsidRDefault="000A4143" w:rsidP="000A4143">
            <w:pPr>
              <w:spacing w:after="0"/>
              <w:jc w:val="right"/>
              <w:rPr>
                <w:rFonts w:cs="Arial"/>
                <w:lang w:val="en-US"/>
              </w:rPr>
            </w:pPr>
          </w:p>
        </w:tc>
        <w:tc>
          <w:tcPr>
            <w:tcW w:w="5730" w:type="dxa"/>
            <w:gridSpan w:val="2"/>
            <w:tcBorders>
              <w:left w:val="nil"/>
              <w:bottom w:val="single" w:sz="4" w:space="0" w:color="auto"/>
              <w:right w:val="nil"/>
            </w:tcBorders>
            <w:shd w:val="clear" w:color="auto" w:fill="B3B3B3"/>
          </w:tcPr>
          <w:p w:rsidR="000A4143" w:rsidRPr="000A4143" w:rsidRDefault="000A4143" w:rsidP="000A4143">
            <w:pPr>
              <w:spacing w:after="0"/>
              <w:jc w:val="center"/>
              <w:rPr>
                <w:rFonts w:cs="Arial"/>
                <w:b/>
                <w:bCs/>
                <w:color w:val="000000"/>
                <w:lang w:val="en-US"/>
              </w:rPr>
            </w:pPr>
          </w:p>
        </w:tc>
        <w:tc>
          <w:tcPr>
            <w:tcW w:w="3270" w:type="dxa"/>
            <w:tcBorders>
              <w:left w:val="nil"/>
              <w:bottom w:val="single" w:sz="4" w:space="0" w:color="auto"/>
            </w:tcBorders>
            <w:shd w:val="clear" w:color="auto" w:fill="B3B3B3"/>
          </w:tcPr>
          <w:p w:rsidR="000A4143" w:rsidRPr="000A4143" w:rsidRDefault="000A4143" w:rsidP="00C06F3E">
            <w:pPr>
              <w:keepNext/>
              <w:spacing w:after="0"/>
              <w:outlineLvl w:val="1"/>
              <w:rPr>
                <w:rFonts w:cs="Arial"/>
                <w:lang w:val="en-US"/>
              </w:rPr>
            </w:pPr>
          </w:p>
        </w:tc>
      </w:tr>
    </w:tbl>
    <w:p w:rsidR="00BB053C" w:rsidRPr="00C06F3E" w:rsidRDefault="00BB053C" w:rsidP="003E7BAB">
      <w:pPr>
        <w:rPr>
          <w:color w:val="000000" w:themeColor="text1"/>
        </w:rPr>
      </w:pPr>
    </w:p>
    <w:p w:rsidR="00BB053C" w:rsidRPr="00C06F3E" w:rsidRDefault="000A4143" w:rsidP="003E7BAB">
      <w:pPr>
        <w:rPr>
          <w:color w:val="000000" w:themeColor="text1"/>
        </w:rPr>
      </w:pPr>
      <w:r w:rsidRPr="00C06F3E">
        <w:rPr>
          <w:color w:val="000000" w:themeColor="text1"/>
        </w:rPr>
        <w:t>This SSHFTP service requires connecting to port 20022</w:t>
      </w:r>
    </w:p>
    <w:p w:rsidR="00BB053C" w:rsidRDefault="00BB053C" w:rsidP="00BB053C">
      <w:pPr>
        <w:pStyle w:val="Heading3"/>
        <w:tabs>
          <w:tab w:val="clear" w:pos="5850"/>
          <w:tab w:val="num" w:pos="720"/>
        </w:tabs>
        <w:ind w:left="720"/>
      </w:pPr>
      <w:bookmarkStart w:id="29" w:name="_Toc528055838"/>
      <w:r w:rsidRPr="00BB053C">
        <w:t>IncedoPay</w:t>
      </w:r>
      <w:bookmarkEnd w:id="29"/>
    </w:p>
    <w:p w:rsidR="001228DD" w:rsidRDefault="000269DD" w:rsidP="00C06F3E">
      <w:pPr>
        <w:pStyle w:val="BodyDefaultText"/>
        <w:ind w:left="720"/>
      </w:pPr>
      <w:r w:rsidRPr="00C06F3E">
        <w:t>SFTP will be used as communication medium.</w:t>
      </w:r>
    </w:p>
    <w:p w:rsidR="001228DD" w:rsidRDefault="001228DD" w:rsidP="00C06F3E">
      <w:pPr>
        <w:pStyle w:val="BodyDefaultText"/>
        <w:ind w:left="720"/>
      </w:pPr>
    </w:p>
    <w:tbl>
      <w:tblPr>
        <w:tblW w:w="9760" w:type="dxa"/>
        <w:tblInd w:w="-23" w:type="dxa"/>
        <w:tblCellMar>
          <w:left w:w="0" w:type="dxa"/>
          <w:right w:w="0" w:type="dxa"/>
        </w:tblCellMar>
        <w:tblLook w:val="04A0" w:firstRow="1" w:lastRow="0" w:firstColumn="1" w:lastColumn="0" w:noHBand="0" w:noVBand="1"/>
      </w:tblPr>
      <w:tblGrid>
        <w:gridCol w:w="2260"/>
        <w:gridCol w:w="3860"/>
        <w:gridCol w:w="3640"/>
      </w:tblGrid>
      <w:tr w:rsidR="001228DD" w:rsidTr="00C06F3E">
        <w:trPr>
          <w:trHeight w:val="315"/>
        </w:trPr>
        <w:tc>
          <w:tcPr>
            <w:tcW w:w="2260" w:type="dxa"/>
            <w:tcBorders>
              <w:top w:val="single" w:sz="8" w:space="0" w:color="auto"/>
              <w:left w:val="single" w:sz="8" w:space="0" w:color="auto"/>
              <w:bottom w:val="single" w:sz="8" w:space="0" w:color="auto"/>
              <w:right w:val="single" w:sz="8" w:space="0" w:color="auto"/>
            </w:tcBorders>
            <w:shd w:val="clear" w:color="auto" w:fill="000000" w:themeFill="text1"/>
            <w:noWrap/>
            <w:tcMar>
              <w:top w:w="0" w:type="dxa"/>
              <w:left w:w="108" w:type="dxa"/>
              <w:bottom w:w="0" w:type="dxa"/>
              <w:right w:w="108" w:type="dxa"/>
            </w:tcMar>
            <w:vAlign w:val="bottom"/>
            <w:hideMark/>
          </w:tcPr>
          <w:p w:rsidR="001228DD" w:rsidRPr="00C06F3E" w:rsidRDefault="001228DD" w:rsidP="00C06F3E">
            <w:pPr>
              <w:pStyle w:val="TableHeader"/>
              <w:rPr>
                <w:color w:val="FFFFFF" w:themeColor="background1"/>
              </w:rPr>
            </w:pPr>
            <w:r w:rsidRPr="00C06F3E">
              <w:rPr>
                <w:color w:val="FFFFFF" w:themeColor="background1"/>
              </w:rPr>
              <w:t>Environment</w:t>
            </w:r>
          </w:p>
        </w:tc>
        <w:tc>
          <w:tcPr>
            <w:tcW w:w="3860" w:type="dxa"/>
            <w:tcBorders>
              <w:top w:val="single" w:sz="8" w:space="0" w:color="auto"/>
              <w:left w:val="nil"/>
              <w:bottom w:val="single" w:sz="8" w:space="0" w:color="auto"/>
              <w:right w:val="single" w:sz="8" w:space="0" w:color="auto"/>
            </w:tcBorders>
            <w:shd w:val="clear" w:color="auto" w:fill="000000" w:themeFill="text1"/>
            <w:noWrap/>
            <w:tcMar>
              <w:top w:w="0" w:type="dxa"/>
              <w:left w:w="108" w:type="dxa"/>
              <w:bottom w:w="0" w:type="dxa"/>
              <w:right w:w="108" w:type="dxa"/>
            </w:tcMar>
            <w:vAlign w:val="bottom"/>
            <w:hideMark/>
          </w:tcPr>
          <w:p w:rsidR="001228DD" w:rsidRPr="00C06F3E" w:rsidRDefault="001228DD" w:rsidP="00C06F3E">
            <w:pPr>
              <w:pStyle w:val="TableHeader"/>
              <w:rPr>
                <w:color w:val="FFFFFF" w:themeColor="background1"/>
              </w:rPr>
            </w:pPr>
            <w:r w:rsidRPr="00C06F3E">
              <w:rPr>
                <w:color w:val="FFFFFF" w:themeColor="background1"/>
              </w:rPr>
              <w:t>Naming Convention</w:t>
            </w:r>
          </w:p>
        </w:tc>
        <w:tc>
          <w:tcPr>
            <w:tcW w:w="3640" w:type="dxa"/>
            <w:tcBorders>
              <w:top w:val="single" w:sz="8" w:space="0" w:color="auto"/>
              <w:left w:val="nil"/>
              <w:bottom w:val="single" w:sz="8" w:space="0" w:color="auto"/>
              <w:right w:val="single" w:sz="8" w:space="0" w:color="auto"/>
            </w:tcBorders>
            <w:shd w:val="clear" w:color="auto" w:fill="000000" w:themeFill="text1"/>
            <w:noWrap/>
            <w:tcMar>
              <w:top w:w="0" w:type="dxa"/>
              <w:left w:w="108" w:type="dxa"/>
              <w:bottom w:w="0" w:type="dxa"/>
              <w:right w:w="108" w:type="dxa"/>
            </w:tcMar>
            <w:vAlign w:val="bottom"/>
            <w:hideMark/>
          </w:tcPr>
          <w:p w:rsidR="001228DD" w:rsidRPr="00C06F3E" w:rsidRDefault="001228DD" w:rsidP="00C06F3E">
            <w:pPr>
              <w:pStyle w:val="TableHeader"/>
              <w:rPr>
                <w:color w:val="FFFFFF" w:themeColor="background1"/>
              </w:rPr>
            </w:pPr>
            <w:r w:rsidRPr="00C06F3E">
              <w:rPr>
                <w:color w:val="FFFFFF" w:themeColor="background1"/>
              </w:rPr>
              <w:t>Public IP</w:t>
            </w:r>
          </w:p>
        </w:tc>
      </w:tr>
      <w:tr w:rsidR="001228DD" w:rsidTr="001228DD">
        <w:trPr>
          <w:trHeight w:val="300"/>
        </w:trPr>
        <w:tc>
          <w:tcPr>
            <w:tcW w:w="22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1228DD" w:rsidRDefault="001228DD">
            <w:pPr>
              <w:rPr>
                <w:color w:val="000000"/>
                <w:sz w:val="22"/>
                <w:szCs w:val="22"/>
              </w:rPr>
            </w:pPr>
            <w:r>
              <w:rPr>
                <w:color w:val="000000"/>
              </w:rPr>
              <w:t>UAT / QA Environment</w:t>
            </w:r>
          </w:p>
        </w:tc>
        <w:tc>
          <w:tcPr>
            <w:tcW w:w="38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1228DD" w:rsidRDefault="001228DD">
            <w:pPr>
              <w:rPr>
                <w:color w:val="000000"/>
              </w:rPr>
            </w:pPr>
            <w:r>
              <w:rPr>
                <w:color w:val="000000"/>
              </w:rPr>
              <w:t>VAUQAPP01.incedopay.com</w:t>
            </w:r>
          </w:p>
        </w:tc>
        <w:tc>
          <w:tcPr>
            <w:tcW w:w="364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1228DD" w:rsidRDefault="0050705F">
            <w:pPr>
              <w:rPr>
                <w:color w:val="000000"/>
              </w:rPr>
            </w:pPr>
            <w:hyperlink r:id="rId20" w:anchor="Addresses:search=54.144.15.157;sort=publicIp" w:history="1">
              <w:r w:rsidR="001228DD">
                <w:rPr>
                  <w:rStyle w:val="Hyperlink"/>
                  <w:color w:val="000000"/>
                </w:rPr>
                <w:t>54.144.15.157</w:t>
              </w:r>
            </w:hyperlink>
          </w:p>
        </w:tc>
      </w:tr>
      <w:tr w:rsidR="001228DD" w:rsidTr="001228DD">
        <w:trPr>
          <w:trHeight w:val="300"/>
        </w:trPr>
        <w:tc>
          <w:tcPr>
            <w:tcW w:w="22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1228DD" w:rsidRDefault="001228DD">
            <w:pPr>
              <w:rPr>
                <w:color w:val="000000"/>
              </w:rPr>
            </w:pPr>
            <w:r>
              <w:rPr>
                <w:color w:val="000000"/>
              </w:rPr>
              <w:t>Prod Environment</w:t>
            </w:r>
          </w:p>
        </w:tc>
        <w:tc>
          <w:tcPr>
            <w:tcW w:w="38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1228DD" w:rsidRDefault="001228DD">
            <w:pPr>
              <w:rPr>
                <w:color w:val="000000"/>
              </w:rPr>
            </w:pPr>
            <w:r>
              <w:rPr>
                <w:color w:val="000000"/>
              </w:rPr>
              <w:t>VAPRDAPP01.incedopay.com</w:t>
            </w:r>
          </w:p>
        </w:tc>
        <w:tc>
          <w:tcPr>
            <w:tcW w:w="364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1228DD" w:rsidRDefault="001228DD">
            <w:pPr>
              <w:rPr>
                <w:color w:val="000000"/>
              </w:rPr>
            </w:pPr>
            <w:r>
              <w:rPr>
                <w:color w:val="000000"/>
              </w:rPr>
              <w:t>18.235.202.217</w:t>
            </w:r>
          </w:p>
        </w:tc>
      </w:tr>
      <w:tr w:rsidR="001228DD" w:rsidTr="001228DD">
        <w:trPr>
          <w:trHeight w:val="300"/>
        </w:trPr>
        <w:tc>
          <w:tcPr>
            <w:tcW w:w="22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1228DD" w:rsidRDefault="001228DD">
            <w:pPr>
              <w:rPr>
                <w:color w:val="000000"/>
              </w:rPr>
            </w:pPr>
            <w:r>
              <w:rPr>
                <w:color w:val="000000"/>
              </w:rPr>
              <w:t>DR Environment</w:t>
            </w:r>
          </w:p>
        </w:tc>
        <w:tc>
          <w:tcPr>
            <w:tcW w:w="38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1228DD" w:rsidRDefault="001228DD">
            <w:pPr>
              <w:rPr>
                <w:color w:val="000000"/>
              </w:rPr>
            </w:pPr>
            <w:r>
              <w:rPr>
                <w:color w:val="000000"/>
              </w:rPr>
              <w:t>ORDRDAPP01.incedopay.com</w:t>
            </w:r>
          </w:p>
        </w:tc>
        <w:tc>
          <w:tcPr>
            <w:tcW w:w="364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1228DD" w:rsidRDefault="001228DD">
            <w:pPr>
              <w:rPr>
                <w:color w:val="000000"/>
              </w:rPr>
            </w:pPr>
            <w:r>
              <w:rPr>
                <w:color w:val="000000"/>
              </w:rPr>
              <w:t>52.32.69.177</w:t>
            </w:r>
          </w:p>
        </w:tc>
      </w:tr>
    </w:tbl>
    <w:p w:rsidR="001228DD" w:rsidRDefault="001228DD" w:rsidP="001228DD">
      <w:pPr>
        <w:rPr>
          <w:color w:val="1F497D"/>
        </w:rPr>
      </w:pPr>
    </w:p>
    <w:p w:rsidR="001228DD" w:rsidRPr="00C06F3E" w:rsidRDefault="001228DD" w:rsidP="001228DD">
      <w:pPr>
        <w:rPr>
          <w:rFonts w:ascii="Calibri" w:hAnsi="Calibri"/>
          <w:color w:val="000000" w:themeColor="text1"/>
          <w:lang w:val="en-US"/>
        </w:rPr>
      </w:pPr>
      <w:r w:rsidRPr="00C06F3E">
        <w:rPr>
          <w:color w:val="000000" w:themeColor="text1"/>
        </w:rPr>
        <w:t>Port – 20022</w:t>
      </w:r>
    </w:p>
    <w:p w:rsidR="001228DD" w:rsidRPr="00C06F3E" w:rsidRDefault="001228DD" w:rsidP="00C06F3E">
      <w:pPr>
        <w:pStyle w:val="BodyDefaultText"/>
        <w:ind w:left="720"/>
        <w:rPr>
          <w:b/>
          <w:kern w:val="28"/>
          <w:sz w:val="32"/>
        </w:rPr>
      </w:pPr>
      <w:bookmarkStart w:id="30" w:name="_Toc528055839"/>
    </w:p>
    <w:p w:rsidR="00DE3D17" w:rsidRPr="00EC0B45" w:rsidRDefault="000D2714" w:rsidP="005411F3">
      <w:pPr>
        <w:pStyle w:val="Heading1"/>
      </w:pPr>
      <w:r w:rsidRPr="00EC0B45">
        <w:lastRenderedPageBreak/>
        <w:t>Services</w:t>
      </w:r>
      <w:bookmarkEnd w:id="30"/>
    </w:p>
    <w:p w:rsidR="00D549B5" w:rsidRDefault="00D429D0" w:rsidP="00D549B5">
      <w:pPr>
        <w:pStyle w:val="Heading2"/>
      </w:pPr>
      <w:bookmarkStart w:id="31" w:name="_Toc528055840"/>
      <w:bookmarkStart w:id="32" w:name="_Ref467652305"/>
      <w:r>
        <w:t>F</w:t>
      </w:r>
      <w:r w:rsidR="002369E8" w:rsidRPr="00EC0B45">
        <w:t>iles</w:t>
      </w:r>
      <w:r>
        <w:t xml:space="preserve"> &amp; APIs</w:t>
      </w:r>
      <w:bookmarkStart w:id="33" w:name="_Ref493164710"/>
      <w:bookmarkEnd w:id="31"/>
    </w:p>
    <w:p w:rsidR="005D25BB" w:rsidRPr="00D549B5" w:rsidRDefault="00ED0487" w:rsidP="00D549B5">
      <w:pPr>
        <w:pStyle w:val="Heading3"/>
        <w:tabs>
          <w:tab w:val="clear" w:pos="5850"/>
          <w:tab w:val="num" w:pos="720"/>
        </w:tabs>
        <w:ind w:left="720"/>
      </w:pPr>
      <w:bookmarkStart w:id="34" w:name="_Toc528055841"/>
      <w:r w:rsidRPr="00D549B5">
        <w:t>INPAY</w:t>
      </w:r>
      <w:r w:rsidR="005D25BB" w:rsidRPr="00D549B5">
        <w:t>-</w:t>
      </w:r>
      <w:r w:rsidRPr="00D549B5">
        <w:t>PAYFILE</w:t>
      </w:r>
      <w:r w:rsidR="005D25BB" w:rsidRPr="00D549B5">
        <w:t xml:space="preserve">-IN-MS: </w:t>
      </w:r>
      <w:bookmarkEnd w:id="32"/>
      <w:bookmarkEnd w:id="33"/>
      <w:r w:rsidR="00111585" w:rsidRPr="00D549B5">
        <w:t>Payment File</w:t>
      </w:r>
      <w:bookmarkEnd w:id="34"/>
      <w:r w:rsidR="00111585" w:rsidRPr="00D549B5">
        <w:t xml:space="preserve"> </w:t>
      </w:r>
    </w:p>
    <w:p w:rsidR="005D25BB" w:rsidRPr="00EC0B45" w:rsidRDefault="005D25BB" w:rsidP="00133B22">
      <w:pPr>
        <w:pStyle w:val="Heading4"/>
      </w:pPr>
      <w:bookmarkStart w:id="35" w:name="_Toc528055842"/>
      <w:r w:rsidRPr="00EC0B45">
        <w:t>Service Overview</w:t>
      </w:r>
      <w:bookmarkEnd w:id="35"/>
    </w:p>
    <w:tbl>
      <w:tblPr>
        <w:tblStyle w:val="TableProfessional"/>
        <w:tblW w:w="5000" w:type="pct"/>
        <w:tblLook w:val="00A0" w:firstRow="1" w:lastRow="0" w:firstColumn="1" w:lastColumn="0" w:noHBand="0" w:noVBand="0"/>
      </w:tblPr>
      <w:tblGrid>
        <w:gridCol w:w="480"/>
        <w:gridCol w:w="1639"/>
        <w:gridCol w:w="3004"/>
        <w:gridCol w:w="682"/>
        <w:gridCol w:w="1123"/>
        <w:gridCol w:w="982"/>
        <w:gridCol w:w="1085"/>
        <w:gridCol w:w="1069"/>
      </w:tblGrid>
      <w:tr w:rsidR="00CA0FF5" w:rsidRPr="00EC0B45" w:rsidTr="00823D18">
        <w:trPr>
          <w:cnfStyle w:val="100000000000" w:firstRow="1" w:lastRow="0" w:firstColumn="0" w:lastColumn="0" w:oddVBand="0" w:evenVBand="0" w:oddHBand="0" w:evenHBand="0" w:firstRowFirstColumn="0" w:firstRowLastColumn="0" w:lastRowFirstColumn="0" w:lastRowLastColumn="0"/>
        </w:trPr>
        <w:tc>
          <w:tcPr>
            <w:tcW w:w="238" w:type="pct"/>
            <w:shd w:val="clear" w:color="auto" w:fill="000000" w:themeFill="text1"/>
          </w:tcPr>
          <w:p w:rsidR="00CA0FF5" w:rsidRPr="00823D18" w:rsidRDefault="002042E9" w:rsidP="00574BE2">
            <w:pPr>
              <w:pStyle w:val="ListParagraph"/>
              <w:spacing w:after="0" w:line="240" w:lineRule="auto"/>
              <w:ind w:left="0"/>
              <w:jc w:val="left"/>
              <w:rPr>
                <w:rFonts w:asciiTheme="minorHAnsi" w:hAnsiTheme="minorHAnsi" w:cstheme="minorHAnsi"/>
                <w:b w:val="0"/>
                <w:bCs w:val="0"/>
                <w:color w:val="FFFFFF"/>
                <w:sz w:val="18"/>
                <w:lang w:val="en-IE"/>
              </w:rPr>
            </w:pPr>
            <w:r w:rsidRPr="00823D18">
              <w:rPr>
                <w:rFonts w:asciiTheme="minorHAnsi" w:hAnsiTheme="minorHAnsi" w:cstheme="minorHAnsi"/>
                <w:color w:val="FFFFFF"/>
                <w:sz w:val="18"/>
                <w:lang w:val="en-IE"/>
              </w:rPr>
              <w:t>#</w:t>
            </w:r>
          </w:p>
        </w:tc>
        <w:tc>
          <w:tcPr>
            <w:tcW w:w="814" w:type="pct"/>
            <w:shd w:val="clear" w:color="auto" w:fill="000000" w:themeFill="text1"/>
          </w:tcPr>
          <w:p w:rsidR="00CA0FF5" w:rsidRPr="00823D18" w:rsidRDefault="00CA0FF5" w:rsidP="00574BE2">
            <w:pPr>
              <w:pStyle w:val="ListParagraph"/>
              <w:spacing w:after="0" w:line="240" w:lineRule="auto"/>
              <w:ind w:left="0"/>
              <w:jc w:val="left"/>
              <w:rPr>
                <w:rFonts w:asciiTheme="minorHAnsi" w:hAnsiTheme="minorHAnsi" w:cstheme="minorHAnsi"/>
                <w:b w:val="0"/>
                <w:bCs w:val="0"/>
                <w:color w:val="FFFFFF"/>
                <w:sz w:val="16"/>
                <w:lang w:val="en-IE"/>
              </w:rPr>
            </w:pPr>
            <w:r w:rsidRPr="00823D18">
              <w:rPr>
                <w:rFonts w:asciiTheme="minorHAnsi" w:hAnsiTheme="minorHAnsi" w:cstheme="minorHAnsi"/>
                <w:color w:val="FFFFFF"/>
                <w:sz w:val="18"/>
                <w:lang w:val="en-IE"/>
              </w:rPr>
              <w:t>Service ID</w:t>
            </w:r>
          </w:p>
        </w:tc>
        <w:tc>
          <w:tcPr>
            <w:tcW w:w="1492" w:type="pct"/>
            <w:shd w:val="clear" w:color="auto" w:fill="000000" w:themeFill="text1"/>
          </w:tcPr>
          <w:p w:rsidR="00CA0FF5" w:rsidRPr="00823D18" w:rsidRDefault="00CA0FF5" w:rsidP="00574BE2">
            <w:pPr>
              <w:pStyle w:val="ListParagraph"/>
              <w:spacing w:after="0" w:line="240" w:lineRule="auto"/>
              <w:ind w:left="0"/>
              <w:jc w:val="left"/>
              <w:rPr>
                <w:rFonts w:asciiTheme="minorHAnsi" w:hAnsiTheme="minorHAnsi" w:cstheme="minorHAnsi"/>
                <w:b w:val="0"/>
                <w:bCs w:val="0"/>
                <w:color w:val="FFFFFF"/>
                <w:sz w:val="18"/>
                <w:lang w:val="en-IE"/>
              </w:rPr>
            </w:pPr>
            <w:r w:rsidRPr="00823D18">
              <w:rPr>
                <w:rFonts w:asciiTheme="minorHAnsi" w:hAnsiTheme="minorHAnsi" w:cstheme="minorHAnsi"/>
                <w:color w:val="FFFFFF"/>
                <w:sz w:val="18"/>
                <w:lang w:val="en-IE"/>
              </w:rPr>
              <w:t>Description</w:t>
            </w:r>
          </w:p>
        </w:tc>
        <w:tc>
          <w:tcPr>
            <w:tcW w:w="339" w:type="pct"/>
            <w:shd w:val="clear" w:color="auto" w:fill="000000" w:themeFill="text1"/>
          </w:tcPr>
          <w:p w:rsidR="00CA0FF5" w:rsidRPr="00823D18" w:rsidRDefault="00CA0FF5" w:rsidP="00574BE2">
            <w:pPr>
              <w:pStyle w:val="ListParagraph"/>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Use Cases</w:t>
            </w:r>
          </w:p>
        </w:tc>
        <w:tc>
          <w:tcPr>
            <w:tcW w:w="558" w:type="pct"/>
            <w:shd w:val="clear" w:color="auto" w:fill="000000" w:themeFill="text1"/>
          </w:tcPr>
          <w:p w:rsidR="00CA0FF5" w:rsidRPr="00823D18" w:rsidRDefault="00CA0FF5" w:rsidP="00574BE2">
            <w:pPr>
              <w:pStyle w:val="ListParagraph"/>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Origin</w:t>
            </w:r>
          </w:p>
        </w:tc>
        <w:tc>
          <w:tcPr>
            <w:tcW w:w="488" w:type="pct"/>
            <w:shd w:val="clear" w:color="auto" w:fill="000000" w:themeFill="text1"/>
          </w:tcPr>
          <w:p w:rsidR="00CA0FF5" w:rsidRPr="00823D18" w:rsidRDefault="00CA0FF5" w:rsidP="00574BE2">
            <w:pPr>
              <w:pStyle w:val="ListParagraph"/>
              <w:spacing w:after="0" w:line="240" w:lineRule="auto"/>
              <w:ind w:left="0"/>
              <w:jc w:val="left"/>
              <w:rPr>
                <w:rFonts w:asciiTheme="minorHAnsi" w:hAnsiTheme="minorHAnsi" w:cstheme="minorHAnsi"/>
                <w:b w:val="0"/>
                <w:bCs w:val="0"/>
                <w:color w:val="FFFFFF"/>
                <w:sz w:val="18"/>
                <w:lang w:val="en-IE"/>
              </w:rPr>
            </w:pPr>
            <w:r w:rsidRPr="00823D18">
              <w:rPr>
                <w:rFonts w:asciiTheme="minorHAnsi" w:hAnsiTheme="minorHAnsi" w:cstheme="minorHAnsi"/>
                <w:color w:val="FFFFFF"/>
                <w:sz w:val="18"/>
                <w:lang w:val="en-IE"/>
              </w:rPr>
              <w:t>Input Format</w:t>
            </w:r>
          </w:p>
        </w:tc>
        <w:tc>
          <w:tcPr>
            <w:tcW w:w="539" w:type="pct"/>
            <w:shd w:val="clear" w:color="auto" w:fill="000000" w:themeFill="text1"/>
          </w:tcPr>
          <w:p w:rsidR="00CA0FF5" w:rsidRPr="00823D18" w:rsidRDefault="00CA0FF5" w:rsidP="00574BE2">
            <w:pPr>
              <w:pStyle w:val="ListParagraph"/>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Destination</w:t>
            </w:r>
          </w:p>
        </w:tc>
        <w:tc>
          <w:tcPr>
            <w:tcW w:w="531" w:type="pct"/>
            <w:shd w:val="clear" w:color="auto" w:fill="000000" w:themeFill="text1"/>
          </w:tcPr>
          <w:p w:rsidR="00CA0FF5" w:rsidRPr="00823D18" w:rsidRDefault="00CA0FF5" w:rsidP="00574BE2">
            <w:pPr>
              <w:pStyle w:val="ListParagraph"/>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Output Format</w:t>
            </w:r>
          </w:p>
        </w:tc>
      </w:tr>
      <w:tr w:rsidR="009D49A7" w:rsidRPr="00EC0B45" w:rsidTr="00574BE2">
        <w:tc>
          <w:tcPr>
            <w:tcW w:w="238" w:type="pct"/>
          </w:tcPr>
          <w:p w:rsidR="009D49A7" w:rsidRPr="00823D18" w:rsidRDefault="009D49A7" w:rsidP="009D49A7">
            <w:pPr>
              <w:pStyle w:val="ListParagraph"/>
              <w:spacing w:after="0" w:line="240" w:lineRule="auto"/>
              <w:ind w:left="0"/>
              <w:jc w:val="left"/>
              <w:rPr>
                <w:rFonts w:asciiTheme="minorHAnsi" w:hAnsiTheme="minorHAnsi" w:cstheme="minorHAnsi"/>
                <w:color w:val="000000"/>
                <w:sz w:val="18"/>
                <w:lang w:val="en-IE"/>
              </w:rPr>
            </w:pPr>
            <w:r w:rsidRPr="00823D18">
              <w:rPr>
                <w:rFonts w:asciiTheme="minorHAnsi" w:hAnsiTheme="minorHAnsi" w:cstheme="minorHAnsi"/>
                <w:color w:val="000000"/>
                <w:sz w:val="18"/>
                <w:lang w:val="en-IE"/>
              </w:rPr>
              <w:t>01</w:t>
            </w:r>
          </w:p>
        </w:tc>
        <w:tc>
          <w:tcPr>
            <w:tcW w:w="814" w:type="pct"/>
          </w:tcPr>
          <w:p w:rsidR="009D49A7" w:rsidRPr="00823D18" w:rsidRDefault="009D49A7" w:rsidP="009D49A7">
            <w:pPr>
              <w:pStyle w:val="ListParagraph"/>
              <w:spacing w:after="0" w:line="240" w:lineRule="auto"/>
              <w:ind w:left="0"/>
              <w:jc w:val="left"/>
              <w:rPr>
                <w:rFonts w:asciiTheme="minorHAnsi" w:hAnsiTheme="minorHAnsi" w:cstheme="minorHAnsi"/>
                <w:sz w:val="18"/>
                <w:lang w:val="en-IE"/>
              </w:rPr>
            </w:pPr>
          </w:p>
        </w:tc>
        <w:tc>
          <w:tcPr>
            <w:tcW w:w="1492" w:type="pct"/>
          </w:tcPr>
          <w:p w:rsidR="009D49A7" w:rsidRPr="00823D18" w:rsidRDefault="009D49A7" w:rsidP="009D49A7">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 xml:space="preserve">Delimited file receive Payment </w:t>
            </w:r>
            <w:r w:rsidRPr="00823D18">
              <w:rPr>
                <w:rFonts w:asciiTheme="minorHAnsi" w:hAnsiTheme="minorHAnsi" w:cstheme="minorHAnsi"/>
                <w:bCs/>
                <w:sz w:val="18"/>
                <w:lang w:val="en-IE"/>
              </w:rPr>
              <w:t xml:space="preserve">details </w:t>
            </w:r>
          </w:p>
        </w:tc>
        <w:tc>
          <w:tcPr>
            <w:tcW w:w="339" w:type="pct"/>
          </w:tcPr>
          <w:p w:rsidR="009D49A7" w:rsidRPr="00823D18" w:rsidRDefault="00302DF9" w:rsidP="009D49A7">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1.1b, 5.1, 7.1, 8.1, 9.1, 10.1, 13.1</w:t>
            </w:r>
          </w:p>
        </w:tc>
        <w:tc>
          <w:tcPr>
            <w:tcW w:w="558" w:type="pct"/>
          </w:tcPr>
          <w:p w:rsidR="009D49A7" w:rsidRPr="00823D18" w:rsidRDefault="009D49A7" w:rsidP="009D49A7">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 xml:space="preserve">Client via IncedoPay web upload feature </w:t>
            </w:r>
          </w:p>
        </w:tc>
        <w:tc>
          <w:tcPr>
            <w:tcW w:w="488" w:type="pct"/>
          </w:tcPr>
          <w:p w:rsidR="009D49A7" w:rsidRPr="00823D18" w:rsidRDefault="009D49A7" w:rsidP="009D49A7">
            <w:pPr>
              <w:pStyle w:val="ListParagraph"/>
              <w:spacing w:after="0" w:line="240" w:lineRule="auto"/>
              <w:ind w:left="0"/>
              <w:jc w:val="left"/>
              <w:rPr>
                <w:rFonts w:asciiTheme="minorHAnsi" w:hAnsiTheme="minorHAnsi" w:cstheme="minorHAnsi"/>
                <w:bCs/>
                <w:sz w:val="18"/>
                <w:lang w:val="en-IE"/>
              </w:rPr>
            </w:pPr>
            <w:r w:rsidRPr="00823D18">
              <w:rPr>
                <w:rFonts w:asciiTheme="minorHAnsi" w:hAnsiTheme="minorHAnsi" w:cstheme="minorHAnsi"/>
                <w:bCs/>
                <w:sz w:val="18"/>
                <w:lang w:val="en-IE"/>
              </w:rPr>
              <w:t>Delimited</w:t>
            </w:r>
          </w:p>
        </w:tc>
        <w:tc>
          <w:tcPr>
            <w:tcW w:w="539" w:type="pct"/>
          </w:tcPr>
          <w:p w:rsidR="009D49A7" w:rsidRPr="00823D18" w:rsidRDefault="009D49A7" w:rsidP="009D49A7">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IncedoPay</w:t>
            </w:r>
          </w:p>
        </w:tc>
        <w:tc>
          <w:tcPr>
            <w:tcW w:w="531" w:type="pct"/>
          </w:tcPr>
          <w:p w:rsidR="009D49A7" w:rsidRPr="00823D18" w:rsidRDefault="009D49A7" w:rsidP="009D49A7">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N/A</w:t>
            </w:r>
          </w:p>
        </w:tc>
      </w:tr>
    </w:tbl>
    <w:p w:rsidR="005D25BB" w:rsidRPr="00EC0B45" w:rsidRDefault="005D25BB" w:rsidP="005D25BB"/>
    <w:p w:rsidR="0013684E" w:rsidRPr="00EC0B45" w:rsidRDefault="00BD19FB" w:rsidP="0013684E">
      <w:pPr>
        <w:jc w:val="center"/>
      </w:pPr>
      <w:r w:rsidRPr="00823D18">
        <w:rPr>
          <w:noProof/>
          <w:lang w:val="en-US"/>
        </w:rPr>
        <w:drawing>
          <wp:inline distT="0" distB="0" distL="0" distR="0" wp14:anchorId="57DAD498" wp14:editId="011A9D32">
            <wp:extent cx="3906842" cy="2208215"/>
            <wp:effectExtent l="0" t="0" r="0" b="190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3906842" cy="2208215"/>
                    </a:xfrm>
                    <a:prstGeom prst="rect">
                      <a:avLst/>
                    </a:prstGeom>
                    <a:noFill/>
                  </pic:spPr>
                </pic:pic>
              </a:graphicData>
            </a:graphic>
          </wp:inline>
        </w:drawing>
      </w:r>
    </w:p>
    <w:tbl>
      <w:tblPr>
        <w:tblStyle w:val="TableElegan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27"/>
        <w:gridCol w:w="6443"/>
      </w:tblGrid>
      <w:tr w:rsidR="005D25BB" w:rsidRPr="00EC0B45" w:rsidTr="00823D18">
        <w:trPr>
          <w:cnfStyle w:val="100000000000" w:firstRow="1" w:lastRow="0" w:firstColumn="0" w:lastColumn="0" w:oddVBand="0" w:evenVBand="0" w:oddHBand="0" w:evenHBand="0" w:firstRowFirstColumn="0" w:firstRowLastColumn="0" w:lastRowFirstColumn="0" w:lastRowLastColumn="0"/>
          <w:cantSplit/>
        </w:trPr>
        <w:tc>
          <w:tcPr>
            <w:tcW w:w="1801" w:type="pct"/>
          </w:tcPr>
          <w:p w:rsidR="005D25BB" w:rsidRPr="00823D18" w:rsidRDefault="005D25BB" w:rsidP="00BA5894">
            <w:pPr>
              <w:pStyle w:val="CellHeading"/>
              <w:rPr>
                <w:rFonts w:asciiTheme="minorHAnsi" w:hAnsiTheme="minorHAnsi" w:cstheme="minorHAnsi"/>
                <w:color w:val="auto"/>
                <w:lang w:val="en-IE"/>
              </w:rPr>
            </w:pPr>
            <w:r w:rsidRPr="00823D18">
              <w:rPr>
                <w:rFonts w:asciiTheme="minorHAnsi" w:hAnsiTheme="minorHAnsi" w:cstheme="minorHAnsi"/>
                <w:color w:val="auto"/>
                <w:lang w:val="en-IE"/>
              </w:rPr>
              <w:t>Service Type</w:t>
            </w:r>
          </w:p>
        </w:tc>
        <w:tc>
          <w:tcPr>
            <w:tcW w:w="3199" w:type="pct"/>
          </w:tcPr>
          <w:p w:rsidR="005D25BB" w:rsidRPr="00500020" w:rsidRDefault="005D25BB" w:rsidP="00BA5894">
            <w:pPr>
              <w:pStyle w:val="CellHeading"/>
              <w:rPr>
                <w:rFonts w:asciiTheme="minorHAnsi" w:hAnsiTheme="minorHAnsi" w:cstheme="minorHAnsi"/>
                <w:b w:val="0"/>
                <w:color w:val="auto"/>
                <w:highlight w:val="yellow"/>
                <w:lang w:val="en-IE"/>
              </w:rPr>
            </w:pPr>
            <w:r w:rsidRPr="00ED0487">
              <w:rPr>
                <w:rFonts w:asciiTheme="minorHAnsi" w:hAnsiTheme="minorHAnsi" w:cstheme="minorHAnsi"/>
                <w:b w:val="0"/>
                <w:color w:val="auto"/>
                <w:lang w:val="en-IE"/>
              </w:rPr>
              <w:t>INBOUND</w:t>
            </w:r>
          </w:p>
        </w:tc>
      </w:tr>
      <w:tr w:rsidR="005D25BB" w:rsidRPr="00EC0B45" w:rsidTr="00823D18">
        <w:trPr>
          <w:cantSplit/>
        </w:trPr>
        <w:tc>
          <w:tcPr>
            <w:tcW w:w="1801" w:type="pct"/>
          </w:tcPr>
          <w:p w:rsidR="005D25BB" w:rsidRPr="00823D18" w:rsidRDefault="005D25BB" w:rsidP="00BA5894">
            <w:pPr>
              <w:pStyle w:val="CellHeading"/>
              <w:rPr>
                <w:rFonts w:asciiTheme="minorHAnsi" w:hAnsiTheme="minorHAnsi" w:cstheme="minorHAnsi"/>
                <w:color w:val="auto"/>
                <w:lang w:val="en-IE"/>
              </w:rPr>
            </w:pPr>
            <w:r w:rsidRPr="00823D18">
              <w:rPr>
                <w:rFonts w:asciiTheme="minorHAnsi" w:hAnsiTheme="minorHAnsi" w:cstheme="minorHAnsi"/>
                <w:color w:val="auto"/>
                <w:lang w:val="en-IE"/>
              </w:rPr>
              <w:t>Data Exchange Format</w:t>
            </w:r>
          </w:p>
        </w:tc>
        <w:tc>
          <w:tcPr>
            <w:tcW w:w="3199" w:type="pct"/>
          </w:tcPr>
          <w:p w:rsidR="005D25BB" w:rsidRPr="00500020" w:rsidRDefault="001F0390" w:rsidP="00113FDB">
            <w:pPr>
              <w:pStyle w:val="CellHeading"/>
              <w:rPr>
                <w:rFonts w:asciiTheme="minorHAnsi" w:hAnsiTheme="minorHAnsi" w:cstheme="minorHAnsi"/>
                <w:b w:val="0"/>
                <w:color w:val="auto"/>
                <w:highlight w:val="yellow"/>
                <w:lang w:val="en-IE"/>
              </w:rPr>
            </w:pPr>
            <w:r w:rsidRPr="001C0C1E">
              <w:rPr>
                <w:rFonts w:asciiTheme="minorHAnsi" w:hAnsiTheme="minorHAnsi" w:cstheme="minorHAnsi"/>
                <w:b w:val="0"/>
                <w:color w:val="auto"/>
                <w:lang w:val="en-IE"/>
              </w:rPr>
              <w:t>Delimited</w:t>
            </w:r>
            <w:r w:rsidR="005D25BB" w:rsidRPr="001C0C1E">
              <w:rPr>
                <w:rFonts w:asciiTheme="minorHAnsi" w:hAnsiTheme="minorHAnsi" w:cstheme="minorHAnsi"/>
                <w:b w:val="0"/>
                <w:color w:val="auto"/>
                <w:lang w:val="en-IE"/>
              </w:rPr>
              <w:t xml:space="preserve"> </w:t>
            </w:r>
            <w:r w:rsidR="00113FDB" w:rsidRPr="001C0C1E">
              <w:rPr>
                <w:rFonts w:asciiTheme="minorHAnsi" w:hAnsiTheme="minorHAnsi" w:cstheme="minorHAnsi"/>
                <w:b w:val="0"/>
                <w:color w:val="auto"/>
                <w:lang w:val="en-IE"/>
              </w:rPr>
              <w:t>– accepting both “,” and “|” delimiters</w:t>
            </w:r>
          </w:p>
        </w:tc>
      </w:tr>
      <w:tr w:rsidR="005D25BB" w:rsidRPr="00EC0B45" w:rsidTr="00823D18">
        <w:trPr>
          <w:cantSplit/>
        </w:trPr>
        <w:tc>
          <w:tcPr>
            <w:tcW w:w="1801" w:type="pct"/>
          </w:tcPr>
          <w:p w:rsidR="005D25BB" w:rsidRPr="00823D18" w:rsidRDefault="005D25BB" w:rsidP="00BA5894">
            <w:pPr>
              <w:pStyle w:val="CellHeading"/>
              <w:rPr>
                <w:rFonts w:asciiTheme="minorHAnsi" w:hAnsiTheme="minorHAnsi" w:cstheme="minorHAnsi"/>
                <w:color w:val="auto"/>
                <w:lang w:val="en-IE"/>
              </w:rPr>
            </w:pPr>
            <w:r w:rsidRPr="00823D18">
              <w:rPr>
                <w:rFonts w:asciiTheme="minorHAnsi" w:hAnsiTheme="minorHAnsi" w:cstheme="minorHAnsi"/>
                <w:color w:val="auto"/>
                <w:lang w:val="en-IE"/>
              </w:rPr>
              <w:t>Communication protocol</w:t>
            </w:r>
          </w:p>
        </w:tc>
        <w:tc>
          <w:tcPr>
            <w:tcW w:w="3199" w:type="pct"/>
          </w:tcPr>
          <w:p w:rsidR="005D25BB" w:rsidRPr="00500020" w:rsidRDefault="001C0C1E" w:rsidP="00BA5894">
            <w:pPr>
              <w:pStyle w:val="CellHeading"/>
              <w:rPr>
                <w:rFonts w:asciiTheme="minorHAnsi" w:hAnsiTheme="minorHAnsi" w:cstheme="minorHAnsi"/>
                <w:b w:val="0"/>
                <w:color w:val="auto"/>
                <w:highlight w:val="yellow"/>
                <w:lang w:val="en-IE"/>
              </w:rPr>
            </w:pPr>
            <w:r w:rsidRPr="001C0C1E">
              <w:rPr>
                <w:rFonts w:asciiTheme="minorHAnsi" w:hAnsiTheme="minorHAnsi" w:cstheme="minorHAnsi"/>
                <w:b w:val="0"/>
                <w:color w:val="auto"/>
                <w:lang w:val="en-IE"/>
              </w:rPr>
              <w:t>Web Upload</w:t>
            </w:r>
          </w:p>
        </w:tc>
      </w:tr>
      <w:tr w:rsidR="005D25BB" w:rsidRPr="00EC0B45" w:rsidTr="00823D18">
        <w:trPr>
          <w:cantSplit/>
        </w:trPr>
        <w:tc>
          <w:tcPr>
            <w:tcW w:w="1801" w:type="pct"/>
          </w:tcPr>
          <w:p w:rsidR="005D25BB" w:rsidRPr="00823D18" w:rsidRDefault="005D25BB" w:rsidP="00BA5894">
            <w:pPr>
              <w:pStyle w:val="CellHeading"/>
              <w:rPr>
                <w:rFonts w:asciiTheme="minorHAnsi" w:hAnsiTheme="minorHAnsi" w:cstheme="minorHAnsi"/>
                <w:color w:val="auto"/>
                <w:lang w:val="en-IE"/>
              </w:rPr>
            </w:pPr>
            <w:r w:rsidRPr="00823D18">
              <w:rPr>
                <w:rFonts w:asciiTheme="minorHAnsi" w:hAnsiTheme="minorHAnsi" w:cstheme="minorHAnsi"/>
                <w:color w:val="auto"/>
                <w:lang w:val="en-IE"/>
              </w:rPr>
              <w:t>Service Triggering Mode</w:t>
            </w:r>
          </w:p>
        </w:tc>
        <w:tc>
          <w:tcPr>
            <w:tcW w:w="3199" w:type="pct"/>
          </w:tcPr>
          <w:p w:rsidR="005D25BB" w:rsidRPr="00500020" w:rsidRDefault="005D25BB" w:rsidP="00BA5894">
            <w:pPr>
              <w:pStyle w:val="CellHeading"/>
              <w:rPr>
                <w:rFonts w:asciiTheme="minorHAnsi" w:hAnsiTheme="minorHAnsi" w:cstheme="minorHAnsi"/>
                <w:b w:val="0"/>
                <w:color w:val="auto"/>
                <w:highlight w:val="yellow"/>
                <w:lang w:val="en-IE"/>
              </w:rPr>
            </w:pPr>
            <w:r w:rsidRPr="00ED0487">
              <w:rPr>
                <w:rFonts w:asciiTheme="minorHAnsi" w:hAnsiTheme="minorHAnsi" w:cstheme="minorHAnsi"/>
                <w:b w:val="0"/>
                <w:color w:val="auto"/>
                <w:lang w:val="en-IE"/>
              </w:rPr>
              <w:t>On Request</w:t>
            </w:r>
          </w:p>
        </w:tc>
      </w:tr>
      <w:tr w:rsidR="005D25BB" w:rsidRPr="00EC0B45" w:rsidTr="00823D18">
        <w:trPr>
          <w:cantSplit/>
        </w:trPr>
        <w:tc>
          <w:tcPr>
            <w:tcW w:w="1801" w:type="pct"/>
          </w:tcPr>
          <w:p w:rsidR="005D25BB" w:rsidRPr="00823D18" w:rsidRDefault="005D25BB" w:rsidP="00BA5894">
            <w:pPr>
              <w:pStyle w:val="CellHeading"/>
              <w:rPr>
                <w:rFonts w:asciiTheme="minorHAnsi" w:hAnsiTheme="minorHAnsi" w:cstheme="minorHAnsi"/>
                <w:color w:val="auto"/>
                <w:lang w:val="en-IE"/>
              </w:rPr>
            </w:pPr>
            <w:r w:rsidRPr="00823D18">
              <w:rPr>
                <w:rFonts w:asciiTheme="minorHAnsi" w:hAnsiTheme="minorHAnsi" w:cstheme="minorHAnsi"/>
                <w:color w:val="auto"/>
                <w:lang w:val="en-IE"/>
              </w:rPr>
              <w:t>Service Operation</w:t>
            </w:r>
          </w:p>
        </w:tc>
        <w:tc>
          <w:tcPr>
            <w:tcW w:w="3199" w:type="pct"/>
          </w:tcPr>
          <w:p w:rsidR="005D25BB" w:rsidRPr="00500020" w:rsidRDefault="005D25BB" w:rsidP="00BA5894">
            <w:pPr>
              <w:pStyle w:val="CellHeading"/>
              <w:rPr>
                <w:rFonts w:asciiTheme="minorHAnsi" w:hAnsiTheme="minorHAnsi" w:cstheme="minorHAnsi"/>
                <w:b w:val="0"/>
                <w:color w:val="auto"/>
                <w:highlight w:val="yellow"/>
                <w:lang w:val="en-IE"/>
              </w:rPr>
            </w:pPr>
            <w:r w:rsidRPr="00ED0487">
              <w:rPr>
                <w:rFonts w:asciiTheme="minorHAnsi" w:hAnsiTheme="minorHAnsi" w:cstheme="minorHAnsi"/>
                <w:b w:val="0"/>
                <w:color w:val="auto"/>
                <w:lang w:val="en-IE"/>
              </w:rPr>
              <w:t>External Publish</w:t>
            </w:r>
          </w:p>
        </w:tc>
      </w:tr>
      <w:tr w:rsidR="005D25BB" w:rsidRPr="00EC0B45" w:rsidTr="00823D18">
        <w:trPr>
          <w:cantSplit/>
        </w:trPr>
        <w:tc>
          <w:tcPr>
            <w:tcW w:w="1801" w:type="pct"/>
          </w:tcPr>
          <w:p w:rsidR="005D25BB" w:rsidRPr="00591098" w:rsidRDefault="005D25BB" w:rsidP="00BA5894">
            <w:pPr>
              <w:pStyle w:val="CellHeading"/>
              <w:rPr>
                <w:rFonts w:asciiTheme="minorHAnsi" w:hAnsiTheme="minorHAnsi" w:cstheme="minorHAnsi"/>
                <w:color w:val="auto"/>
                <w:lang w:val="en-IE"/>
              </w:rPr>
            </w:pPr>
            <w:r w:rsidRPr="00591098">
              <w:rPr>
                <w:rFonts w:asciiTheme="minorHAnsi" w:hAnsiTheme="minorHAnsi" w:cstheme="minorHAnsi"/>
                <w:color w:val="auto"/>
                <w:lang w:val="en-IE"/>
              </w:rPr>
              <w:t>Estimated Run Frequency</w:t>
            </w:r>
          </w:p>
        </w:tc>
        <w:tc>
          <w:tcPr>
            <w:tcW w:w="3199" w:type="pct"/>
          </w:tcPr>
          <w:p w:rsidR="005D25BB" w:rsidRPr="00591098" w:rsidRDefault="005B61C2" w:rsidP="00BA5894">
            <w:pPr>
              <w:pStyle w:val="CellHeading"/>
              <w:rPr>
                <w:rFonts w:asciiTheme="minorHAnsi" w:hAnsiTheme="minorHAnsi" w:cstheme="minorHAnsi"/>
                <w:b w:val="0"/>
                <w:color w:val="auto"/>
                <w:lang w:val="en-IE"/>
              </w:rPr>
            </w:pPr>
            <w:r>
              <w:rPr>
                <w:rFonts w:asciiTheme="minorHAnsi" w:hAnsiTheme="minorHAnsi" w:cstheme="minorHAnsi"/>
                <w:b w:val="0"/>
                <w:color w:val="auto"/>
                <w:lang w:val="en-IE"/>
              </w:rPr>
              <w:t xml:space="preserve">As &amp; when client uploads payment file </w:t>
            </w:r>
          </w:p>
        </w:tc>
      </w:tr>
      <w:tr w:rsidR="005D25BB" w:rsidRPr="00EC0B45" w:rsidTr="00823D18">
        <w:trPr>
          <w:cantSplit/>
        </w:trPr>
        <w:tc>
          <w:tcPr>
            <w:tcW w:w="1801" w:type="pct"/>
          </w:tcPr>
          <w:p w:rsidR="005D25BB" w:rsidRPr="00823D18" w:rsidRDefault="005D25BB" w:rsidP="00BA5894">
            <w:pPr>
              <w:pStyle w:val="CellHeading"/>
              <w:rPr>
                <w:rFonts w:asciiTheme="minorHAnsi" w:hAnsiTheme="minorHAnsi" w:cstheme="minorHAnsi"/>
                <w:color w:val="auto"/>
                <w:lang w:val="en-IE"/>
              </w:rPr>
            </w:pPr>
            <w:r w:rsidRPr="00823D18">
              <w:rPr>
                <w:rFonts w:asciiTheme="minorHAnsi" w:hAnsiTheme="minorHAnsi" w:cstheme="minorHAnsi"/>
                <w:color w:val="auto"/>
                <w:lang w:val="en-IE"/>
              </w:rPr>
              <w:t>Aggregation</w:t>
            </w:r>
          </w:p>
        </w:tc>
        <w:tc>
          <w:tcPr>
            <w:tcW w:w="3199" w:type="pct"/>
          </w:tcPr>
          <w:p w:rsidR="005D25BB" w:rsidRPr="00500020" w:rsidRDefault="005D25BB" w:rsidP="00BA5894">
            <w:pPr>
              <w:pStyle w:val="CellHeading"/>
              <w:rPr>
                <w:rFonts w:asciiTheme="minorHAnsi" w:hAnsiTheme="minorHAnsi" w:cstheme="minorHAnsi"/>
                <w:b w:val="0"/>
                <w:color w:val="auto"/>
                <w:highlight w:val="yellow"/>
                <w:lang w:val="en-IE"/>
              </w:rPr>
            </w:pPr>
            <w:r w:rsidRPr="00ED0487">
              <w:rPr>
                <w:rFonts w:asciiTheme="minorHAnsi" w:hAnsiTheme="minorHAnsi" w:cstheme="minorHAnsi"/>
                <w:b w:val="0"/>
                <w:color w:val="auto"/>
                <w:lang w:val="en-IE"/>
              </w:rPr>
              <w:t>Bulk – Multiple records in a single file</w:t>
            </w:r>
          </w:p>
        </w:tc>
      </w:tr>
    </w:tbl>
    <w:p w:rsidR="005D25BB" w:rsidRPr="00EC0B45" w:rsidRDefault="005D25BB" w:rsidP="00133B22">
      <w:pPr>
        <w:pStyle w:val="Heading4"/>
      </w:pPr>
      <w:bookmarkStart w:id="36" w:name="_Toc528055843"/>
      <w:r w:rsidRPr="00EC0B45">
        <w:t>File Format Specification</w:t>
      </w:r>
      <w:bookmarkEnd w:id="36"/>
    </w:p>
    <w:p w:rsidR="00431849" w:rsidRPr="00EC0B45" w:rsidRDefault="002C7B01" w:rsidP="000D2E90">
      <w:pPr>
        <w:ind w:left="90"/>
      </w:pPr>
      <w:r w:rsidRPr="00EC0B45">
        <w:t>This file follows the Delimited File Format Specificatio</w:t>
      </w:r>
      <w:r w:rsidR="00621852">
        <w:t xml:space="preserve">n. </w:t>
      </w:r>
    </w:p>
    <w:p w:rsidR="00A2431F" w:rsidRPr="00EC0B45" w:rsidRDefault="00A2431F" w:rsidP="00133B22">
      <w:pPr>
        <w:pStyle w:val="Heading4"/>
      </w:pPr>
      <w:bookmarkStart w:id="37" w:name="_Toc528055844"/>
      <w:r w:rsidRPr="00EC0B45">
        <w:t>File Layout Specification</w:t>
      </w:r>
      <w:bookmarkEnd w:id="37"/>
    </w:p>
    <w:tbl>
      <w:tblPr>
        <w:tblStyle w:val="TableProfessional"/>
        <w:tblW w:w="4997" w:type="pct"/>
        <w:tblLayout w:type="fixed"/>
        <w:tblLook w:val="04A0" w:firstRow="1" w:lastRow="0" w:firstColumn="1" w:lastColumn="0" w:noHBand="0" w:noVBand="1"/>
      </w:tblPr>
      <w:tblGrid>
        <w:gridCol w:w="457"/>
        <w:gridCol w:w="1814"/>
        <w:gridCol w:w="903"/>
        <w:gridCol w:w="1187"/>
        <w:gridCol w:w="1436"/>
        <w:gridCol w:w="4261"/>
      </w:tblGrid>
      <w:tr w:rsidR="00621852" w:rsidRPr="00EC0B45" w:rsidTr="0037732E">
        <w:trPr>
          <w:cnfStyle w:val="100000000000" w:firstRow="1" w:lastRow="0" w:firstColumn="0" w:lastColumn="0" w:oddVBand="0" w:evenVBand="0" w:oddHBand="0" w:evenHBand="0" w:firstRowFirstColumn="0" w:firstRowLastColumn="0" w:lastRowFirstColumn="0" w:lastRowLastColumn="0"/>
          <w:cantSplit/>
          <w:trHeight w:val="300"/>
        </w:trPr>
        <w:tc>
          <w:tcPr>
            <w:tcW w:w="227" w:type="pct"/>
            <w:shd w:val="clear" w:color="auto" w:fill="000000" w:themeFill="text1"/>
            <w:noWrap/>
            <w:hideMark/>
          </w:tcPr>
          <w:p w:rsidR="00621852" w:rsidRPr="00EC0B45" w:rsidRDefault="00621852" w:rsidP="0037732E">
            <w:pPr>
              <w:pStyle w:val="TableHeader"/>
              <w:rPr>
                <w:b/>
                <w:bCs w:val="0"/>
                <w:color w:val="FFFFFF" w:themeColor="background1"/>
              </w:rPr>
            </w:pPr>
            <w:r>
              <w:rPr>
                <w:b/>
                <w:color w:val="FFFFFF" w:themeColor="background1"/>
              </w:rPr>
              <w:t>#</w:t>
            </w:r>
          </w:p>
        </w:tc>
        <w:tc>
          <w:tcPr>
            <w:tcW w:w="902" w:type="pct"/>
            <w:shd w:val="clear" w:color="auto" w:fill="000000" w:themeFill="text1"/>
            <w:hideMark/>
          </w:tcPr>
          <w:p w:rsidR="00621852" w:rsidRPr="00EC0B45" w:rsidRDefault="00621852" w:rsidP="0037732E">
            <w:pPr>
              <w:pStyle w:val="TableHeader"/>
              <w:rPr>
                <w:b/>
                <w:bCs w:val="0"/>
                <w:color w:val="FFFFFF" w:themeColor="background1"/>
              </w:rPr>
            </w:pPr>
            <w:r w:rsidRPr="00EC0B45">
              <w:rPr>
                <w:b/>
                <w:color w:val="FFFFFF" w:themeColor="background1"/>
              </w:rPr>
              <w:t>Name</w:t>
            </w:r>
          </w:p>
        </w:tc>
        <w:tc>
          <w:tcPr>
            <w:tcW w:w="449" w:type="pct"/>
            <w:shd w:val="clear" w:color="auto" w:fill="000000" w:themeFill="text1"/>
            <w:noWrap/>
            <w:hideMark/>
          </w:tcPr>
          <w:p w:rsidR="00621852" w:rsidRPr="00EC0B45" w:rsidRDefault="00621852" w:rsidP="0037732E">
            <w:pPr>
              <w:pStyle w:val="TableHeader"/>
              <w:rPr>
                <w:b/>
                <w:bCs w:val="0"/>
                <w:color w:val="FFFFFF" w:themeColor="background1"/>
              </w:rPr>
            </w:pPr>
            <w:r w:rsidRPr="00EC0B45">
              <w:rPr>
                <w:b/>
                <w:color w:val="FFFFFF" w:themeColor="background1"/>
              </w:rPr>
              <w:t>Length</w:t>
            </w:r>
          </w:p>
        </w:tc>
        <w:tc>
          <w:tcPr>
            <w:tcW w:w="590" w:type="pct"/>
            <w:shd w:val="clear" w:color="auto" w:fill="000000" w:themeFill="text1"/>
            <w:noWrap/>
            <w:hideMark/>
          </w:tcPr>
          <w:p w:rsidR="00621852" w:rsidRPr="00EC0B45" w:rsidRDefault="00621852" w:rsidP="0037732E">
            <w:pPr>
              <w:pStyle w:val="TableHeader"/>
              <w:rPr>
                <w:b/>
                <w:bCs w:val="0"/>
                <w:color w:val="FFFFFF" w:themeColor="background1"/>
              </w:rPr>
            </w:pPr>
            <w:r w:rsidRPr="00EC0B45">
              <w:rPr>
                <w:b/>
                <w:color w:val="FFFFFF" w:themeColor="background1"/>
              </w:rPr>
              <w:t>Format</w:t>
            </w:r>
          </w:p>
        </w:tc>
        <w:tc>
          <w:tcPr>
            <w:tcW w:w="714" w:type="pct"/>
            <w:shd w:val="clear" w:color="auto" w:fill="000000" w:themeFill="text1"/>
            <w:noWrap/>
            <w:hideMark/>
          </w:tcPr>
          <w:p w:rsidR="00621852" w:rsidRPr="00EC0B45" w:rsidRDefault="00621852" w:rsidP="0037732E">
            <w:pPr>
              <w:pStyle w:val="TableHeader"/>
              <w:rPr>
                <w:b/>
                <w:bCs w:val="0"/>
                <w:color w:val="FFFFFF" w:themeColor="background1"/>
              </w:rPr>
            </w:pPr>
            <w:r w:rsidRPr="00EC0B45">
              <w:rPr>
                <w:b/>
                <w:color w:val="FFFFFF" w:themeColor="background1"/>
              </w:rPr>
              <w:t>Optional / Required</w:t>
            </w:r>
          </w:p>
        </w:tc>
        <w:tc>
          <w:tcPr>
            <w:tcW w:w="2118" w:type="pct"/>
            <w:shd w:val="clear" w:color="auto" w:fill="000000" w:themeFill="text1"/>
            <w:hideMark/>
          </w:tcPr>
          <w:p w:rsidR="00621852" w:rsidRPr="00EC0B45" w:rsidRDefault="00621852" w:rsidP="0037732E">
            <w:pPr>
              <w:pStyle w:val="TableHeader"/>
              <w:rPr>
                <w:b/>
                <w:bCs w:val="0"/>
                <w:color w:val="FFFFFF" w:themeColor="background1"/>
              </w:rPr>
            </w:pPr>
            <w:r w:rsidRPr="00EC0B45">
              <w:rPr>
                <w:b/>
                <w:color w:val="FFFFFF" w:themeColor="background1"/>
              </w:rPr>
              <w:t>Remark</w:t>
            </w:r>
          </w:p>
        </w:tc>
      </w:tr>
      <w:tr w:rsidR="00621852" w:rsidRPr="005411B3" w:rsidTr="0037732E">
        <w:trPr>
          <w:cantSplit/>
          <w:trHeight w:val="300"/>
        </w:trPr>
        <w:tc>
          <w:tcPr>
            <w:tcW w:w="227" w:type="pct"/>
            <w:noWrap/>
          </w:tcPr>
          <w:p w:rsidR="00621852" w:rsidRPr="00485AED" w:rsidRDefault="00621852" w:rsidP="0037732E">
            <w:pPr>
              <w:pStyle w:val="TableBody"/>
            </w:pPr>
            <w:r w:rsidRPr="00485AED">
              <w:t>1</w:t>
            </w:r>
          </w:p>
        </w:tc>
        <w:tc>
          <w:tcPr>
            <w:tcW w:w="902" w:type="pct"/>
            <w:hideMark/>
          </w:tcPr>
          <w:p w:rsidR="00621852" w:rsidRPr="005411B3" w:rsidRDefault="00621852" w:rsidP="0037732E">
            <w:pPr>
              <w:pStyle w:val="TableBody"/>
            </w:pPr>
            <w:r w:rsidRPr="00301C20">
              <w:t>Payee ID</w:t>
            </w:r>
          </w:p>
        </w:tc>
        <w:tc>
          <w:tcPr>
            <w:tcW w:w="449" w:type="pct"/>
            <w:noWrap/>
            <w:hideMark/>
          </w:tcPr>
          <w:p w:rsidR="00621852" w:rsidRPr="005411B3" w:rsidRDefault="00621852" w:rsidP="0037732E">
            <w:pPr>
              <w:pStyle w:val="TableBody"/>
            </w:pPr>
            <w:r w:rsidRPr="00301C20">
              <w:t>35</w:t>
            </w:r>
          </w:p>
        </w:tc>
        <w:tc>
          <w:tcPr>
            <w:tcW w:w="590" w:type="pct"/>
            <w:noWrap/>
            <w:hideMark/>
          </w:tcPr>
          <w:p w:rsidR="00621852" w:rsidRPr="005411B3" w:rsidRDefault="00621852" w:rsidP="0037732E">
            <w:pPr>
              <w:pStyle w:val="TableBody"/>
            </w:pPr>
            <w:r w:rsidRPr="00301C20">
              <w:t>String</w:t>
            </w:r>
          </w:p>
        </w:tc>
        <w:tc>
          <w:tcPr>
            <w:tcW w:w="714" w:type="pct"/>
            <w:noWrap/>
            <w:hideMark/>
          </w:tcPr>
          <w:p w:rsidR="00621852" w:rsidRPr="005411B3" w:rsidRDefault="00621852" w:rsidP="0037732E">
            <w:pPr>
              <w:pStyle w:val="TableBody"/>
            </w:pPr>
            <w:r w:rsidRPr="00301C20">
              <w:t>Required</w:t>
            </w:r>
          </w:p>
        </w:tc>
        <w:tc>
          <w:tcPr>
            <w:tcW w:w="2118" w:type="pct"/>
            <w:hideMark/>
          </w:tcPr>
          <w:p w:rsidR="00621852" w:rsidRPr="005411B3" w:rsidRDefault="00621852" w:rsidP="0037732E">
            <w:pPr>
              <w:pStyle w:val="TableBody"/>
            </w:pPr>
            <w:r w:rsidRPr="00621852">
              <w:t>Unique Identifier of a consumer</w:t>
            </w:r>
          </w:p>
        </w:tc>
      </w:tr>
      <w:tr w:rsidR="00621852" w:rsidRPr="005411B3" w:rsidTr="0037732E">
        <w:trPr>
          <w:cantSplit/>
          <w:trHeight w:val="300"/>
        </w:trPr>
        <w:tc>
          <w:tcPr>
            <w:tcW w:w="227" w:type="pct"/>
            <w:noWrap/>
          </w:tcPr>
          <w:p w:rsidR="00621852" w:rsidRPr="005411B3" w:rsidRDefault="00621852" w:rsidP="0037732E">
            <w:pPr>
              <w:pStyle w:val="TableBody"/>
            </w:pPr>
            <w:r w:rsidRPr="005411B3">
              <w:t>2</w:t>
            </w:r>
          </w:p>
        </w:tc>
        <w:tc>
          <w:tcPr>
            <w:tcW w:w="902" w:type="pct"/>
          </w:tcPr>
          <w:p w:rsidR="00621852" w:rsidRPr="005411B3" w:rsidRDefault="00621852" w:rsidP="0037732E">
            <w:pPr>
              <w:pStyle w:val="TableBody"/>
            </w:pPr>
            <w:r w:rsidRPr="00301C20">
              <w:t>Payee First Name</w:t>
            </w:r>
          </w:p>
        </w:tc>
        <w:tc>
          <w:tcPr>
            <w:tcW w:w="449" w:type="pct"/>
            <w:noWrap/>
          </w:tcPr>
          <w:p w:rsidR="00621852" w:rsidRPr="005411B3" w:rsidRDefault="00621852" w:rsidP="0037732E">
            <w:pPr>
              <w:pStyle w:val="TableBody"/>
            </w:pPr>
            <w:r w:rsidRPr="00301C20">
              <w:t>35</w:t>
            </w:r>
          </w:p>
        </w:tc>
        <w:tc>
          <w:tcPr>
            <w:tcW w:w="590" w:type="pct"/>
            <w:noWrap/>
          </w:tcPr>
          <w:p w:rsidR="00621852" w:rsidRPr="005411B3" w:rsidRDefault="00621852" w:rsidP="0037732E">
            <w:pPr>
              <w:pStyle w:val="TableBody"/>
            </w:pPr>
            <w:r w:rsidRPr="00301C20">
              <w:t>String</w:t>
            </w:r>
          </w:p>
        </w:tc>
        <w:tc>
          <w:tcPr>
            <w:tcW w:w="714" w:type="pct"/>
            <w:noWrap/>
          </w:tcPr>
          <w:p w:rsidR="00621852" w:rsidRPr="005411B3" w:rsidRDefault="00621852" w:rsidP="0037732E">
            <w:pPr>
              <w:pStyle w:val="TableBody"/>
            </w:pPr>
            <w:r w:rsidRPr="00301C20">
              <w:t>Required</w:t>
            </w:r>
          </w:p>
        </w:tc>
        <w:tc>
          <w:tcPr>
            <w:tcW w:w="2118" w:type="pct"/>
          </w:tcPr>
          <w:p w:rsidR="00621852" w:rsidRPr="005411B3" w:rsidRDefault="0081455C" w:rsidP="0037732E">
            <w:pPr>
              <w:pStyle w:val="TableBody"/>
            </w:pPr>
            <w:r>
              <w:t>First</w:t>
            </w:r>
            <w:r w:rsidR="00ED0487">
              <w:t xml:space="preserve"> Name of consumer</w:t>
            </w:r>
          </w:p>
        </w:tc>
      </w:tr>
      <w:tr w:rsidR="00621852" w:rsidRPr="005411B3" w:rsidTr="0037732E">
        <w:trPr>
          <w:cantSplit/>
          <w:trHeight w:val="300"/>
        </w:trPr>
        <w:tc>
          <w:tcPr>
            <w:tcW w:w="227" w:type="pct"/>
            <w:noWrap/>
          </w:tcPr>
          <w:p w:rsidR="00621852" w:rsidRPr="005411B3" w:rsidDel="00B10834" w:rsidRDefault="00621852" w:rsidP="0037732E">
            <w:pPr>
              <w:pStyle w:val="TableBody"/>
            </w:pPr>
            <w:r>
              <w:lastRenderedPageBreak/>
              <w:t>3</w:t>
            </w:r>
          </w:p>
        </w:tc>
        <w:tc>
          <w:tcPr>
            <w:tcW w:w="902" w:type="pct"/>
          </w:tcPr>
          <w:p w:rsidR="00621852" w:rsidRPr="005411B3" w:rsidRDefault="00621852" w:rsidP="0037732E">
            <w:pPr>
              <w:pStyle w:val="TableBody"/>
            </w:pPr>
            <w:r w:rsidRPr="00301C20">
              <w:t>Payee Last Name</w:t>
            </w:r>
          </w:p>
        </w:tc>
        <w:tc>
          <w:tcPr>
            <w:tcW w:w="449" w:type="pct"/>
            <w:noWrap/>
          </w:tcPr>
          <w:p w:rsidR="00621852" w:rsidRPr="005411B3" w:rsidRDefault="00621852" w:rsidP="0037732E">
            <w:pPr>
              <w:pStyle w:val="TableBody"/>
            </w:pPr>
            <w:r w:rsidRPr="00301C20">
              <w:t>35</w:t>
            </w:r>
          </w:p>
        </w:tc>
        <w:tc>
          <w:tcPr>
            <w:tcW w:w="590" w:type="pct"/>
            <w:noWrap/>
          </w:tcPr>
          <w:p w:rsidR="00621852" w:rsidRPr="005411B3" w:rsidRDefault="00621852" w:rsidP="0037732E">
            <w:pPr>
              <w:pStyle w:val="TableBody"/>
            </w:pPr>
            <w:r w:rsidRPr="00301C20">
              <w:t>String</w:t>
            </w:r>
          </w:p>
        </w:tc>
        <w:tc>
          <w:tcPr>
            <w:tcW w:w="714" w:type="pct"/>
            <w:noWrap/>
          </w:tcPr>
          <w:p w:rsidR="00621852" w:rsidRPr="005411B3" w:rsidRDefault="00621852" w:rsidP="0037732E">
            <w:pPr>
              <w:pStyle w:val="TableBody"/>
            </w:pPr>
            <w:r w:rsidRPr="00301C20">
              <w:t>Required</w:t>
            </w:r>
          </w:p>
        </w:tc>
        <w:tc>
          <w:tcPr>
            <w:tcW w:w="2118" w:type="pct"/>
          </w:tcPr>
          <w:p w:rsidR="00621852" w:rsidRPr="005411B3" w:rsidRDefault="00ED0487" w:rsidP="0037732E">
            <w:pPr>
              <w:pStyle w:val="TableBody"/>
            </w:pPr>
            <w:r>
              <w:t>Last Name of consumer</w:t>
            </w:r>
          </w:p>
        </w:tc>
      </w:tr>
      <w:tr w:rsidR="00621852" w:rsidRPr="00485AED" w:rsidTr="0037732E">
        <w:trPr>
          <w:cantSplit/>
          <w:trHeight w:val="300"/>
        </w:trPr>
        <w:tc>
          <w:tcPr>
            <w:tcW w:w="227" w:type="pct"/>
            <w:noWrap/>
          </w:tcPr>
          <w:p w:rsidR="00621852" w:rsidRPr="00485AED" w:rsidRDefault="00900FA7" w:rsidP="0037732E">
            <w:pPr>
              <w:pStyle w:val="TableBody"/>
            </w:pPr>
            <w:r>
              <w:t>4</w:t>
            </w:r>
          </w:p>
        </w:tc>
        <w:tc>
          <w:tcPr>
            <w:tcW w:w="902" w:type="pct"/>
            <w:hideMark/>
          </w:tcPr>
          <w:p w:rsidR="00621852" w:rsidRPr="00485AED" w:rsidRDefault="00621852" w:rsidP="0037732E">
            <w:pPr>
              <w:pStyle w:val="TableBody"/>
            </w:pPr>
            <w:r w:rsidRPr="00301C20">
              <w:t xml:space="preserve"> Email</w:t>
            </w:r>
          </w:p>
        </w:tc>
        <w:tc>
          <w:tcPr>
            <w:tcW w:w="449" w:type="pct"/>
            <w:noWrap/>
            <w:hideMark/>
          </w:tcPr>
          <w:p w:rsidR="00621852" w:rsidRPr="00485AED" w:rsidRDefault="00621852" w:rsidP="0037732E">
            <w:pPr>
              <w:pStyle w:val="TableBody"/>
            </w:pPr>
            <w:r w:rsidRPr="00301C20">
              <w:t>48</w:t>
            </w:r>
          </w:p>
        </w:tc>
        <w:tc>
          <w:tcPr>
            <w:tcW w:w="590" w:type="pct"/>
            <w:noWrap/>
            <w:hideMark/>
          </w:tcPr>
          <w:p w:rsidR="00621852" w:rsidRPr="00485AED" w:rsidRDefault="00621852" w:rsidP="0037732E">
            <w:pPr>
              <w:pStyle w:val="TableBody"/>
            </w:pPr>
            <w:r w:rsidRPr="00301C20">
              <w:t>String</w:t>
            </w:r>
          </w:p>
        </w:tc>
        <w:tc>
          <w:tcPr>
            <w:tcW w:w="714" w:type="pct"/>
            <w:noWrap/>
            <w:hideMark/>
          </w:tcPr>
          <w:p w:rsidR="00621852" w:rsidRPr="00485AED" w:rsidRDefault="00621852" w:rsidP="0037732E">
            <w:pPr>
              <w:pStyle w:val="TableBody"/>
            </w:pPr>
            <w:r w:rsidRPr="00301C20">
              <w:t>Required</w:t>
            </w:r>
          </w:p>
        </w:tc>
        <w:tc>
          <w:tcPr>
            <w:tcW w:w="2118" w:type="pct"/>
            <w:hideMark/>
          </w:tcPr>
          <w:p w:rsidR="00621852" w:rsidRPr="00485AED" w:rsidRDefault="00621852" w:rsidP="0037732E">
            <w:pPr>
              <w:pStyle w:val="TableBody"/>
            </w:pPr>
            <w:r w:rsidRPr="00301C20">
              <w:t>To be used as a token and Launch Campaign</w:t>
            </w:r>
          </w:p>
        </w:tc>
      </w:tr>
      <w:tr w:rsidR="00621852" w:rsidRPr="005411B3" w:rsidTr="0037732E">
        <w:trPr>
          <w:cantSplit/>
          <w:trHeight w:val="300"/>
        </w:trPr>
        <w:tc>
          <w:tcPr>
            <w:tcW w:w="227" w:type="pct"/>
            <w:noWrap/>
          </w:tcPr>
          <w:p w:rsidR="00621852" w:rsidRPr="00485AED" w:rsidRDefault="00900FA7" w:rsidP="0037732E">
            <w:pPr>
              <w:pStyle w:val="TableBody"/>
            </w:pPr>
            <w:r>
              <w:t>5</w:t>
            </w:r>
          </w:p>
        </w:tc>
        <w:tc>
          <w:tcPr>
            <w:tcW w:w="902" w:type="pct"/>
            <w:hideMark/>
          </w:tcPr>
          <w:p w:rsidR="00621852" w:rsidRPr="005411B3" w:rsidRDefault="00621852" w:rsidP="0037732E">
            <w:pPr>
              <w:pStyle w:val="TableBody"/>
            </w:pPr>
            <w:r w:rsidRPr="00301C20">
              <w:t>Payee Address Line 1</w:t>
            </w:r>
          </w:p>
        </w:tc>
        <w:tc>
          <w:tcPr>
            <w:tcW w:w="449" w:type="pct"/>
            <w:noWrap/>
            <w:hideMark/>
          </w:tcPr>
          <w:p w:rsidR="00621852" w:rsidRPr="005411B3" w:rsidRDefault="00621852" w:rsidP="0037732E">
            <w:pPr>
              <w:pStyle w:val="TableBody"/>
            </w:pPr>
            <w:r w:rsidRPr="00301C20">
              <w:t>30</w:t>
            </w:r>
          </w:p>
        </w:tc>
        <w:tc>
          <w:tcPr>
            <w:tcW w:w="590" w:type="pct"/>
            <w:noWrap/>
            <w:hideMark/>
          </w:tcPr>
          <w:p w:rsidR="00621852" w:rsidRPr="005411B3" w:rsidRDefault="00621852" w:rsidP="0037732E">
            <w:pPr>
              <w:pStyle w:val="TableBody"/>
            </w:pPr>
            <w:r w:rsidRPr="00301C20">
              <w:t>String</w:t>
            </w:r>
          </w:p>
        </w:tc>
        <w:tc>
          <w:tcPr>
            <w:tcW w:w="714" w:type="pct"/>
            <w:noWrap/>
            <w:hideMark/>
          </w:tcPr>
          <w:p w:rsidR="00621852" w:rsidRPr="005411B3" w:rsidRDefault="00E86ED1" w:rsidP="0037732E">
            <w:pPr>
              <w:pStyle w:val="TableBody"/>
            </w:pPr>
            <w:r>
              <w:t>Conditionally</w:t>
            </w:r>
            <w:r w:rsidRPr="00301C20">
              <w:t xml:space="preserve"> </w:t>
            </w:r>
            <w:r w:rsidR="00621852" w:rsidRPr="00301C20">
              <w:t>Required</w:t>
            </w:r>
          </w:p>
        </w:tc>
        <w:tc>
          <w:tcPr>
            <w:tcW w:w="2118" w:type="pct"/>
            <w:hideMark/>
          </w:tcPr>
          <w:p w:rsidR="00621852" w:rsidRPr="005411B3" w:rsidRDefault="00621852" w:rsidP="0037732E">
            <w:pPr>
              <w:pStyle w:val="TableBody"/>
            </w:pPr>
            <w:r w:rsidRPr="00301C20">
              <w:t>Required if Payment Type is 'Check'</w:t>
            </w:r>
          </w:p>
        </w:tc>
      </w:tr>
      <w:tr w:rsidR="00621852" w:rsidRPr="005411B3" w:rsidTr="0037732E">
        <w:trPr>
          <w:cantSplit/>
          <w:trHeight w:val="300"/>
        </w:trPr>
        <w:tc>
          <w:tcPr>
            <w:tcW w:w="227" w:type="pct"/>
            <w:noWrap/>
          </w:tcPr>
          <w:p w:rsidR="00621852" w:rsidRPr="00485AED" w:rsidRDefault="00900FA7" w:rsidP="0037732E">
            <w:pPr>
              <w:pStyle w:val="TableBody"/>
            </w:pPr>
            <w:r>
              <w:t>6</w:t>
            </w:r>
          </w:p>
        </w:tc>
        <w:tc>
          <w:tcPr>
            <w:tcW w:w="902" w:type="pct"/>
            <w:hideMark/>
          </w:tcPr>
          <w:p w:rsidR="00621852" w:rsidRPr="005411B3" w:rsidRDefault="00621852" w:rsidP="0037732E">
            <w:pPr>
              <w:pStyle w:val="TableBody"/>
            </w:pPr>
            <w:r w:rsidRPr="00301C20">
              <w:t>Payee Address Line 2</w:t>
            </w:r>
          </w:p>
        </w:tc>
        <w:tc>
          <w:tcPr>
            <w:tcW w:w="449" w:type="pct"/>
            <w:noWrap/>
            <w:hideMark/>
          </w:tcPr>
          <w:p w:rsidR="00621852" w:rsidRPr="005411B3" w:rsidRDefault="00621852" w:rsidP="0037732E">
            <w:pPr>
              <w:pStyle w:val="TableBody"/>
            </w:pPr>
            <w:r w:rsidRPr="00301C20">
              <w:t>30</w:t>
            </w:r>
          </w:p>
        </w:tc>
        <w:tc>
          <w:tcPr>
            <w:tcW w:w="590" w:type="pct"/>
            <w:noWrap/>
            <w:hideMark/>
          </w:tcPr>
          <w:p w:rsidR="00621852" w:rsidRPr="005411B3" w:rsidRDefault="00621852" w:rsidP="0037732E">
            <w:pPr>
              <w:pStyle w:val="TableBody"/>
            </w:pPr>
            <w:r w:rsidRPr="00301C20">
              <w:t>String</w:t>
            </w:r>
          </w:p>
        </w:tc>
        <w:tc>
          <w:tcPr>
            <w:tcW w:w="714" w:type="pct"/>
            <w:noWrap/>
            <w:hideMark/>
          </w:tcPr>
          <w:p w:rsidR="00621852" w:rsidRPr="005411B3" w:rsidRDefault="00621852" w:rsidP="0037732E">
            <w:pPr>
              <w:pStyle w:val="TableBody"/>
            </w:pPr>
            <w:r w:rsidRPr="00301C20">
              <w:t>Optional</w:t>
            </w:r>
          </w:p>
        </w:tc>
        <w:tc>
          <w:tcPr>
            <w:tcW w:w="2118" w:type="pct"/>
            <w:hideMark/>
          </w:tcPr>
          <w:p w:rsidR="00621852" w:rsidRPr="005411B3" w:rsidRDefault="00621852" w:rsidP="0037732E">
            <w:pPr>
              <w:pStyle w:val="TableBody"/>
            </w:pPr>
          </w:p>
        </w:tc>
      </w:tr>
      <w:tr w:rsidR="00621852" w:rsidRPr="0054609B" w:rsidTr="0037732E">
        <w:trPr>
          <w:cantSplit/>
          <w:trHeight w:val="300"/>
        </w:trPr>
        <w:tc>
          <w:tcPr>
            <w:tcW w:w="227" w:type="pct"/>
            <w:noWrap/>
          </w:tcPr>
          <w:p w:rsidR="00621852" w:rsidRPr="00485AED" w:rsidRDefault="00900FA7" w:rsidP="0037732E">
            <w:pPr>
              <w:pStyle w:val="TableBody"/>
            </w:pPr>
            <w:r>
              <w:t>7</w:t>
            </w:r>
          </w:p>
        </w:tc>
        <w:tc>
          <w:tcPr>
            <w:tcW w:w="902" w:type="pct"/>
            <w:hideMark/>
          </w:tcPr>
          <w:p w:rsidR="00621852" w:rsidRPr="0054609B" w:rsidRDefault="00621852" w:rsidP="0037732E">
            <w:pPr>
              <w:pStyle w:val="TableBody"/>
              <w:rPr>
                <w:color w:val="FF0000"/>
              </w:rPr>
            </w:pPr>
            <w:r w:rsidRPr="00301C20">
              <w:t>Payee City/Province Name</w:t>
            </w:r>
          </w:p>
        </w:tc>
        <w:tc>
          <w:tcPr>
            <w:tcW w:w="449" w:type="pct"/>
            <w:noWrap/>
            <w:hideMark/>
          </w:tcPr>
          <w:p w:rsidR="00621852" w:rsidRPr="0054609B" w:rsidRDefault="00621852" w:rsidP="0037732E">
            <w:pPr>
              <w:pStyle w:val="TableBody"/>
            </w:pPr>
            <w:r w:rsidRPr="00301C20">
              <w:t>30</w:t>
            </w:r>
          </w:p>
        </w:tc>
        <w:tc>
          <w:tcPr>
            <w:tcW w:w="590" w:type="pct"/>
            <w:noWrap/>
            <w:hideMark/>
          </w:tcPr>
          <w:p w:rsidR="00621852" w:rsidRPr="0054609B" w:rsidRDefault="00621852" w:rsidP="0037732E">
            <w:pPr>
              <w:pStyle w:val="TableBody"/>
            </w:pPr>
            <w:r w:rsidRPr="00301C20">
              <w:t>String</w:t>
            </w:r>
          </w:p>
        </w:tc>
        <w:tc>
          <w:tcPr>
            <w:tcW w:w="714" w:type="pct"/>
            <w:noWrap/>
            <w:hideMark/>
          </w:tcPr>
          <w:p w:rsidR="00621852" w:rsidRPr="0054609B" w:rsidRDefault="00E86ED1" w:rsidP="0037732E">
            <w:pPr>
              <w:pStyle w:val="TableBody"/>
            </w:pPr>
            <w:r>
              <w:t>Conditionally</w:t>
            </w:r>
            <w:r w:rsidRPr="00301C20">
              <w:t xml:space="preserve"> </w:t>
            </w:r>
            <w:r w:rsidR="00621852" w:rsidRPr="00301C20">
              <w:t>Required</w:t>
            </w:r>
          </w:p>
        </w:tc>
        <w:tc>
          <w:tcPr>
            <w:tcW w:w="2118" w:type="pct"/>
            <w:hideMark/>
          </w:tcPr>
          <w:p w:rsidR="00621852" w:rsidRPr="0054609B" w:rsidRDefault="00621852" w:rsidP="0037732E">
            <w:pPr>
              <w:pStyle w:val="TableBody"/>
            </w:pPr>
            <w:r w:rsidRPr="00301C20">
              <w:t>Required if Payment Type is 'Check'</w:t>
            </w:r>
          </w:p>
        </w:tc>
      </w:tr>
      <w:tr w:rsidR="00621852" w:rsidRPr="0054609B" w:rsidTr="0037732E">
        <w:trPr>
          <w:cantSplit/>
          <w:trHeight w:val="300"/>
        </w:trPr>
        <w:tc>
          <w:tcPr>
            <w:tcW w:w="227" w:type="pct"/>
            <w:noWrap/>
          </w:tcPr>
          <w:p w:rsidR="00621852" w:rsidRPr="00485AED" w:rsidRDefault="00900FA7" w:rsidP="0037732E">
            <w:pPr>
              <w:pStyle w:val="TableBody"/>
            </w:pPr>
            <w:r>
              <w:t>8</w:t>
            </w:r>
          </w:p>
        </w:tc>
        <w:tc>
          <w:tcPr>
            <w:tcW w:w="902" w:type="pct"/>
          </w:tcPr>
          <w:p w:rsidR="00621852" w:rsidRPr="0054609B" w:rsidRDefault="00621852" w:rsidP="0037732E">
            <w:pPr>
              <w:pStyle w:val="TableBody"/>
            </w:pPr>
            <w:r w:rsidRPr="00301C20">
              <w:t>Payee State Code</w:t>
            </w:r>
          </w:p>
        </w:tc>
        <w:tc>
          <w:tcPr>
            <w:tcW w:w="449" w:type="pct"/>
            <w:noWrap/>
          </w:tcPr>
          <w:p w:rsidR="00621852" w:rsidRPr="0054609B" w:rsidRDefault="00621852" w:rsidP="0037732E">
            <w:pPr>
              <w:pStyle w:val="TableBody"/>
            </w:pPr>
            <w:r w:rsidRPr="00301C20">
              <w:t>2</w:t>
            </w:r>
          </w:p>
        </w:tc>
        <w:tc>
          <w:tcPr>
            <w:tcW w:w="590" w:type="pct"/>
            <w:noWrap/>
          </w:tcPr>
          <w:p w:rsidR="00621852" w:rsidRPr="0054609B" w:rsidRDefault="00621852" w:rsidP="0037732E">
            <w:pPr>
              <w:pStyle w:val="TableBody"/>
            </w:pPr>
            <w:r w:rsidRPr="00301C20">
              <w:t>String</w:t>
            </w:r>
          </w:p>
        </w:tc>
        <w:tc>
          <w:tcPr>
            <w:tcW w:w="714" w:type="pct"/>
            <w:noWrap/>
          </w:tcPr>
          <w:p w:rsidR="00621852" w:rsidRPr="0054609B" w:rsidRDefault="00E86ED1" w:rsidP="0037732E">
            <w:pPr>
              <w:pStyle w:val="TableBody"/>
            </w:pPr>
            <w:r>
              <w:t>Conditionally</w:t>
            </w:r>
            <w:r w:rsidRPr="00301C20">
              <w:t xml:space="preserve"> </w:t>
            </w:r>
            <w:r w:rsidR="00621852" w:rsidRPr="00301C20">
              <w:t>Required</w:t>
            </w:r>
          </w:p>
        </w:tc>
        <w:tc>
          <w:tcPr>
            <w:tcW w:w="2118" w:type="pct"/>
          </w:tcPr>
          <w:p w:rsidR="00621852" w:rsidRPr="0054609B" w:rsidRDefault="00621852" w:rsidP="0037732E">
            <w:pPr>
              <w:pStyle w:val="TableBody"/>
            </w:pPr>
            <w:r w:rsidRPr="00301C20">
              <w:t>Required if Payment Type is 'Check'</w:t>
            </w:r>
          </w:p>
        </w:tc>
      </w:tr>
      <w:tr w:rsidR="00621852" w:rsidRPr="005411B3" w:rsidTr="0037732E">
        <w:trPr>
          <w:cantSplit/>
          <w:trHeight w:val="300"/>
        </w:trPr>
        <w:tc>
          <w:tcPr>
            <w:tcW w:w="227" w:type="pct"/>
            <w:noWrap/>
          </w:tcPr>
          <w:p w:rsidR="00621852" w:rsidRPr="00485AED" w:rsidRDefault="00900FA7" w:rsidP="0037732E">
            <w:pPr>
              <w:pStyle w:val="TableBody"/>
            </w:pPr>
            <w:r>
              <w:t>9</w:t>
            </w:r>
          </w:p>
        </w:tc>
        <w:tc>
          <w:tcPr>
            <w:tcW w:w="902" w:type="pct"/>
            <w:hideMark/>
          </w:tcPr>
          <w:p w:rsidR="00621852" w:rsidRPr="005411B3" w:rsidRDefault="00621852" w:rsidP="0037732E">
            <w:pPr>
              <w:pStyle w:val="TableBody"/>
            </w:pPr>
            <w:r w:rsidRPr="00301C20">
              <w:t>Payee/Postal Code</w:t>
            </w:r>
          </w:p>
        </w:tc>
        <w:tc>
          <w:tcPr>
            <w:tcW w:w="449" w:type="pct"/>
            <w:noWrap/>
            <w:hideMark/>
          </w:tcPr>
          <w:p w:rsidR="00621852" w:rsidRPr="005411B3" w:rsidRDefault="00621852" w:rsidP="0037732E">
            <w:pPr>
              <w:pStyle w:val="TableBody"/>
            </w:pPr>
            <w:r w:rsidRPr="00301C20">
              <w:t>10</w:t>
            </w:r>
          </w:p>
        </w:tc>
        <w:tc>
          <w:tcPr>
            <w:tcW w:w="590" w:type="pct"/>
            <w:noWrap/>
            <w:hideMark/>
          </w:tcPr>
          <w:p w:rsidR="00621852" w:rsidRPr="005411B3" w:rsidRDefault="00621852" w:rsidP="0037732E">
            <w:pPr>
              <w:pStyle w:val="TableBody"/>
            </w:pPr>
            <w:r w:rsidRPr="00301C20">
              <w:t>String</w:t>
            </w:r>
          </w:p>
        </w:tc>
        <w:tc>
          <w:tcPr>
            <w:tcW w:w="714" w:type="pct"/>
            <w:noWrap/>
            <w:hideMark/>
          </w:tcPr>
          <w:p w:rsidR="00621852" w:rsidRPr="005411B3" w:rsidRDefault="00E86ED1" w:rsidP="0037732E">
            <w:pPr>
              <w:pStyle w:val="TableBody"/>
            </w:pPr>
            <w:r>
              <w:t>Conditionally</w:t>
            </w:r>
            <w:r w:rsidRPr="00301C20">
              <w:t xml:space="preserve"> </w:t>
            </w:r>
            <w:r w:rsidR="00621852" w:rsidRPr="00301C20">
              <w:t>Required</w:t>
            </w:r>
          </w:p>
        </w:tc>
        <w:tc>
          <w:tcPr>
            <w:tcW w:w="2118" w:type="pct"/>
            <w:hideMark/>
          </w:tcPr>
          <w:p w:rsidR="00621852" w:rsidRPr="005411B3" w:rsidRDefault="00621852" w:rsidP="0037732E">
            <w:pPr>
              <w:pStyle w:val="TableBody"/>
            </w:pPr>
            <w:r w:rsidRPr="00301C20">
              <w:t>Required if Payment Type is 'Check'</w:t>
            </w:r>
          </w:p>
        </w:tc>
      </w:tr>
      <w:tr w:rsidR="00621852" w:rsidRPr="005411B3" w:rsidTr="0037732E">
        <w:trPr>
          <w:cantSplit/>
          <w:trHeight w:val="300"/>
        </w:trPr>
        <w:tc>
          <w:tcPr>
            <w:tcW w:w="227" w:type="pct"/>
            <w:noWrap/>
          </w:tcPr>
          <w:p w:rsidR="00621852" w:rsidRPr="00485AED" w:rsidRDefault="00621852" w:rsidP="0037732E">
            <w:pPr>
              <w:pStyle w:val="TableBody"/>
            </w:pPr>
            <w:r>
              <w:t>1</w:t>
            </w:r>
            <w:r w:rsidR="00900FA7">
              <w:t>0</w:t>
            </w:r>
          </w:p>
        </w:tc>
        <w:tc>
          <w:tcPr>
            <w:tcW w:w="902" w:type="pct"/>
          </w:tcPr>
          <w:p w:rsidR="00621852" w:rsidRPr="005411B3" w:rsidRDefault="00621852" w:rsidP="0037732E">
            <w:pPr>
              <w:pStyle w:val="TableBody"/>
            </w:pPr>
            <w:r w:rsidRPr="00301C20">
              <w:t>Payee Country Name</w:t>
            </w:r>
          </w:p>
        </w:tc>
        <w:tc>
          <w:tcPr>
            <w:tcW w:w="449" w:type="pct"/>
            <w:noWrap/>
          </w:tcPr>
          <w:p w:rsidR="00621852" w:rsidRPr="005411B3" w:rsidRDefault="00621852" w:rsidP="0037732E">
            <w:pPr>
              <w:pStyle w:val="TableBody"/>
            </w:pPr>
            <w:r w:rsidRPr="00301C20">
              <w:t>2</w:t>
            </w:r>
          </w:p>
        </w:tc>
        <w:tc>
          <w:tcPr>
            <w:tcW w:w="590" w:type="pct"/>
            <w:noWrap/>
          </w:tcPr>
          <w:p w:rsidR="00621852" w:rsidRPr="005411B3" w:rsidRDefault="00621852" w:rsidP="0037732E">
            <w:pPr>
              <w:pStyle w:val="TableBody"/>
            </w:pPr>
            <w:r w:rsidRPr="00301C20">
              <w:t>String</w:t>
            </w:r>
          </w:p>
        </w:tc>
        <w:tc>
          <w:tcPr>
            <w:tcW w:w="714" w:type="pct"/>
            <w:noWrap/>
          </w:tcPr>
          <w:p w:rsidR="00621852" w:rsidRPr="005411B3" w:rsidRDefault="00621852" w:rsidP="0037732E">
            <w:pPr>
              <w:pStyle w:val="TableBody"/>
            </w:pPr>
            <w:r w:rsidRPr="00301C20">
              <w:t>Optional</w:t>
            </w:r>
          </w:p>
        </w:tc>
        <w:tc>
          <w:tcPr>
            <w:tcW w:w="2118" w:type="pct"/>
          </w:tcPr>
          <w:p w:rsidR="00621852" w:rsidRPr="005411B3" w:rsidRDefault="006850C4" w:rsidP="0037732E">
            <w:pPr>
              <w:pStyle w:val="TableBody"/>
            </w:pPr>
            <w:r w:rsidRPr="006850C4">
              <w:t>Required value 'US' if Payment Type is 'Check'</w:t>
            </w:r>
          </w:p>
        </w:tc>
      </w:tr>
      <w:tr w:rsidR="00621852" w:rsidRPr="005411B3" w:rsidTr="0037732E">
        <w:trPr>
          <w:cantSplit/>
          <w:trHeight w:val="300"/>
        </w:trPr>
        <w:tc>
          <w:tcPr>
            <w:tcW w:w="227" w:type="pct"/>
            <w:noWrap/>
          </w:tcPr>
          <w:p w:rsidR="00621852" w:rsidRPr="00485AED" w:rsidRDefault="00621852" w:rsidP="0037732E">
            <w:pPr>
              <w:pStyle w:val="TableBody"/>
            </w:pPr>
            <w:r w:rsidRPr="005411B3">
              <w:t>1</w:t>
            </w:r>
            <w:r w:rsidR="00900FA7">
              <w:t>1</w:t>
            </w:r>
          </w:p>
        </w:tc>
        <w:tc>
          <w:tcPr>
            <w:tcW w:w="902" w:type="pct"/>
            <w:hideMark/>
          </w:tcPr>
          <w:p w:rsidR="00621852" w:rsidRPr="005411B3" w:rsidRDefault="00621852" w:rsidP="0037732E">
            <w:pPr>
              <w:pStyle w:val="TableBody"/>
            </w:pPr>
            <w:r w:rsidRPr="00301C20">
              <w:t>Payment Type</w:t>
            </w:r>
          </w:p>
        </w:tc>
        <w:tc>
          <w:tcPr>
            <w:tcW w:w="449" w:type="pct"/>
            <w:noWrap/>
            <w:hideMark/>
          </w:tcPr>
          <w:p w:rsidR="00621852" w:rsidRPr="005411B3" w:rsidRDefault="00621852" w:rsidP="0037732E">
            <w:pPr>
              <w:pStyle w:val="TableBody"/>
            </w:pPr>
            <w:r w:rsidRPr="00301C20">
              <w:t>5</w:t>
            </w:r>
          </w:p>
        </w:tc>
        <w:tc>
          <w:tcPr>
            <w:tcW w:w="590" w:type="pct"/>
            <w:noWrap/>
            <w:hideMark/>
          </w:tcPr>
          <w:p w:rsidR="00621852" w:rsidRPr="005411B3" w:rsidRDefault="00621852" w:rsidP="0037732E">
            <w:pPr>
              <w:pStyle w:val="TableBody"/>
            </w:pPr>
            <w:r w:rsidRPr="00301C20">
              <w:t>String</w:t>
            </w:r>
          </w:p>
        </w:tc>
        <w:tc>
          <w:tcPr>
            <w:tcW w:w="714" w:type="pct"/>
            <w:noWrap/>
            <w:hideMark/>
          </w:tcPr>
          <w:p w:rsidR="00621852" w:rsidRPr="005411B3" w:rsidRDefault="00621852" w:rsidP="0037732E">
            <w:pPr>
              <w:pStyle w:val="TableBody"/>
            </w:pPr>
            <w:r w:rsidRPr="00301C20">
              <w:t>Optional</w:t>
            </w:r>
          </w:p>
        </w:tc>
        <w:tc>
          <w:tcPr>
            <w:tcW w:w="2118" w:type="pct"/>
            <w:hideMark/>
          </w:tcPr>
          <w:p w:rsidR="00621852" w:rsidRPr="005411B3" w:rsidRDefault="00621852" w:rsidP="0037732E">
            <w:pPr>
              <w:pStyle w:val="TableBody"/>
            </w:pPr>
            <w:r w:rsidRPr="00621852">
              <w:t>ACH,Zelle,Check(If this field is blank and the</w:t>
            </w:r>
            <w:r w:rsidR="00ED0487">
              <w:t xml:space="preserve"> consumer does not exist in </w:t>
            </w:r>
            <w:r w:rsidRPr="00621852">
              <w:t>Incedopay database launch a campaign to get payment preference.</w:t>
            </w:r>
          </w:p>
        </w:tc>
      </w:tr>
      <w:tr w:rsidR="00621852" w:rsidRPr="005411B3" w:rsidTr="0037732E">
        <w:trPr>
          <w:cantSplit/>
          <w:trHeight w:val="300"/>
        </w:trPr>
        <w:tc>
          <w:tcPr>
            <w:tcW w:w="227" w:type="pct"/>
            <w:noWrap/>
          </w:tcPr>
          <w:p w:rsidR="00621852" w:rsidRPr="00485AED" w:rsidRDefault="00621852" w:rsidP="0037732E">
            <w:pPr>
              <w:pStyle w:val="TableBody"/>
            </w:pPr>
            <w:r w:rsidRPr="005411B3">
              <w:t>1</w:t>
            </w:r>
            <w:r w:rsidR="00900FA7">
              <w:t>2</w:t>
            </w:r>
          </w:p>
        </w:tc>
        <w:tc>
          <w:tcPr>
            <w:tcW w:w="902" w:type="pct"/>
            <w:hideMark/>
          </w:tcPr>
          <w:p w:rsidR="00621852" w:rsidRPr="005411B3" w:rsidRDefault="00621852" w:rsidP="0037732E">
            <w:pPr>
              <w:pStyle w:val="TableBody"/>
            </w:pPr>
            <w:r w:rsidRPr="00301C20">
              <w:t>Payment Amount</w:t>
            </w:r>
          </w:p>
        </w:tc>
        <w:tc>
          <w:tcPr>
            <w:tcW w:w="449" w:type="pct"/>
            <w:noWrap/>
            <w:hideMark/>
          </w:tcPr>
          <w:p w:rsidR="00621852" w:rsidRPr="005411B3" w:rsidRDefault="00621852" w:rsidP="0037732E">
            <w:pPr>
              <w:pStyle w:val="TableBody"/>
            </w:pPr>
            <w:r w:rsidRPr="00301C20">
              <w:t>1</w:t>
            </w:r>
            <w:ins w:id="38" w:author="Shivani Singh" w:date="2018-12-04T11:37:00Z">
              <w:r w:rsidR="00F8708A">
                <w:t>0</w:t>
              </w:r>
            </w:ins>
            <w:del w:id="39" w:author="Shivani Singh" w:date="2018-12-04T11:37:00Z">
              <w:r w:rsidRPr="00301C20" w:rsidDel="00F8708A">
                <w:delText>4</w:delText>
              </w:r>
            </w:del>
          </w:p>
        </w:tc>
        <w:tc>
          <w:tcPr>
            <w:tcW w:w="590" w:type="pct"/>
            <w:noWrap/>
            <w:hideMark/>
          </w:tcPr>
          <w:p w:rsidR="00621852" w:rsidRPr="005411B3" w:rsidRDefault="00621852" w:rsidP="0037732E">
            <w:pPr>
              <w:pStyle w:val="TableBody"/>
            </w:pPr>
            <w:r w:rsidRPr="00301C20">
              <w:t>Numeric (8.2)</w:t>
            </w:r>
          </w:p>
        </w:tc>
        <w:tc>
          <w:tcPr>
            <w:tcW w:w="714" w:type="pct"/>
            <w:noWrap/>
            <w:hideMark/>
          </w:tcPr>
          <w:p w:rsidR="00621852" w:rsidRPr="005411B3" w:rsidRDefault="00621852" w:rsidP="0037732E">
            <w:pPr>
              <w:pStyle w:val="TableBody"/>
            </w:pPr>
            <w:r w:rsidRPr="00301C20">
              <w:t>Required</w:t>
            </w:r>
          </w:p>
        </w:tc>
        <w:tc>
          <w:tcPr>
            <w:tcW w:w="2118" w:type="pct"/>
            <w:hideMark/>
          </w:tcPr>
          <w:p w:rsidR="00621852" w:rsidRPr="005411B3" w:rsidRDefault="00621852" w:rsidP="0037732E">
            <w:pPr>
              <w:pStyle w:val="TableBody"/>
            </w:pPr>
          </w:p>
        </w:tc>
      </w:tr>
      <w:tr w:rsidR="00621852" w:rsidRPr="005411B3" w:rsidTr="0037732E">
        <w:trPr>
          <w:cantSplit/>
          <w:trHeight w:val="300"/>
        </w:trPr>
        <w:tc>
          <w:tcPr>
            <w:tcW w:w="227" w:type="pct"/>
            <w:noWrap/>
          </w:tcPr>
          <w:p w:rsidR="00621852" w:rsidRPr="00485AED" w:rsidRDefault="00621852" w:rsidP="0037732E">
            <w:pPr>
              <w:pStyle w:val="TableBody"/>
            </w:pPr>
            <w:r>
              <w:t>1</w:t>
            </w:r>
            <w:r w:rsidR="00900FA7">
              <w:t>3</w:t>
            </w:r>
          </w:p>
        </w:tc>
        <w:tc>
          <w:tcPr>
            <w:tcW w:w="902" w:type="pct"/>
            <w:hideMark/>
          </w:tcPr>
          <w:p w:rsidR="00621852" w:rsidRPr="005411B3" w:rsidRDefault="00621852" w:rsidP="0037732E">
            <w:pPr>
              <w:pStyle w:val="TableBody"/>
            </w:pPr>
            <w:r w:rsidRPr="00301C20">
              <w:t>Value Date</w:t>
            </w:r>
          </w:p>
        </w:tc>
        <w:tc>
          <w:tcPr>
            <w:tcW w:w="449" w:type="pct"/>
            <w:noWrap/>
            <w:hideMark/>
          </w:tcPr>
          <w:p w:rsidR="00621852" w:rsidRPr="005411B3" w:rsidRDefault="00621852" w:rsidP="0037732E">
            <w:pPr>
              <w:pStyle w:val="TableBody"/>
            </w:pPr>
            <w:r w:rsidRPr="00301C20">
              <w:t>8</w:t>
            </w:r>
          </w:p>
        </w:tc>
        <w:tc>
          <w:tcPr>
            <w:tcW w:w="590" w:type="pct"/>
            <w:noWrap/>
            <w:hideMark/>
          </w:tcPr>
          <w:p w:rsidR="00621852" w:rsidRPr="005411B3" w:rsidRDefault="00621852" w:rsidP="0037732E">
            <w:pPr>
              <w:pStyle w:val="TableBody"/>
            </w:pPr>
            <w:r w:rsidRPr="00301C20">
              <w:t>Date</w:t>
            </w:r>
          </w:p>
        </w:tc>
        <w:tc>
          <w:tcPr>
            <w:tcW w:w="714" w:type="pct"/>
            <w:noWrap/>
            <w:hideMark/>
          </w:tcPr>
          <w:p w:rsidR="00621852" w:rsidRPr="005411B3" w:rsidRDefault="00621852" w:rsidP="0037732E">
            <w:pPr>
              <w:pStyle w:val="TableBody"/>
            </w:pPr>
            <w:r w:rsidRPr="00301C20">
              <w:t>Optional</w:t>
            </w:r>
          </w:p>
        </w:tc>
        <w:tc>
          <w:tcPr>
            <w:tcW w:w="2118" w:type="pct"/>
            <w:hideMark/>
          </w:tcPr>
          <w:p w:rsidR="00621852" w:rsidRPr="005411B3" w:rsidRDefault="00621852" w:rsidP="0037732E">
            <w:pPr>
              <w:pStyle w:val="TableBody"/>
            </w:pPr>
            <w:r w:rsidRPr="00301C20">
              <w:t>(Only for ACH)If blank calculate the date based on the time payment is sent to Product processor</w:t>
            </w:r>
          </w:p>
        </w:tc>
      </w:tr>
      <w:tr w:rsidR="00621852" w:rsidRPr="005411B3" w:rsidTr="0037732E">
        <w:trPr>
          <w:cantSplit/>
          <w:trHeight w:val="300"/>
        </w:trPr>
        <w:tc>
          <w:tcPr>
            <w:tcW w:w="227" w:type="pct"/>
            <w:noWrap/>
          </w:tcPr>
          <w:p w:rsidR="00621852" w:rsidRPr="00485AED" w:rsidRDefault="00621852" w:rsidP="0037732E">
            <w:pPr>
              <w:pStyle w:val="TableBody"/>
            </w:pPr>
            <w:r w:rsidRPr="0054609B">
              <w:t>1</w:t>
            </w:r>
            <w:r w:rsidR="00900FA7">
              <w:t>4</w:t>
            </w:r>
          </w:p>
        </w:tc>
        <w:tc>
          <w:tcPr>
            <w:tcW w:w="902" w:type="pct"/>
            <w:hideMark/>
          </w:tcPr>
          <w:p w:rsidR="00621852" w:rsidRPr="005411B3" w:rsidRDefault="00621852" w:rsidP="0037732E">
            <w:pPr>
              <w:pStyle w:val="TableBody"/>
            </w:pPr>
            <w:r w:rsidRPr="00301C20">
              <w:t>Payer Account Number</w:t>
            </w:r>
          </w:p>
        </w:tc>
        <w:tc>
          <w:tcPr>
            <w:tcW w:w="449" w:type="pct"/>
            <w:noWrap/>
            <w:hideMark/>
          </w:tcPr>
          <w:p w:rsidR="00621852" w:rsidRPr="005411B3" w:rsidRDefault="00621852" w:rsidP="0037732E">
            <w:pPr>
              <w:pStyle w:val="TableBody"/>
            </w:pPr>
            <w:r w:rsidRPr="00301C20">
              <w:t>17</w:t>
            </w:r>
          </w:p>
        </w:tc>
        <w:tc>
          <w:tcPr>
            <w:tcW w:w="590" w:type="pct"/>
            <w:noWrap/>
            <w:hideMark/>
          </w:tcPr>
          <w:p w:rsidR="00621852" w:rsidRPr="005411B3" w:rsidRDefault="00621852" w:rsidP="0037732E">
            <w:pPr>
              <w:pStyle w:val="TableBody"/>
            </w:pPr>
            <w:r w:rsidRPr="00301C20">
              <w:t>String</w:t>
            </w:r>
          </w:p>
        </w:tc>
        <w:tc>
          <w:tcPr>
            <w:tcW w:w="714" w:type="pct"/>
            <w:noWrap/>
            <w:hideMark/>
          </w:tcPr>
          <w:p w:rsidR="00621852" w:rsidRPr="005411B3" w:rsidRDefault="00621852" w:rsidP="0037732E">
            <w:pPr>
              <w:pStyle w:val="TableBody"/>
            </w:pPr>
            <w:r w:rsidRPr="00301C20">
              <w:t>Required</w:t>
            </w:r>
          </w:p>
        </w:tc>
        <w:tc>
          <w:tcPr>
            <w:tcW w:w="2118" w:type="pct"/>
            <w:hideMark/>
          </w:tcPr>
          <w:p w:rsidR="00621852" w:rsidRPr="005411B3" w:rsidRDefault="00621852" w:rsidP="0037732E">
            <w:pPr>
              <w:pStyle w:val="TableBody"/>
            </w:pPr>
            <w:r w:rsidRPr="00301C20">
              <w:t>Required if Payment Type is ACH or blank</w:t>
            </w:r>
          </w:p>
        </w:tc>
      </w:tr>
      <w:tr w:rsidR="00621852" w:rsidRPr="0054609B" w:rsidTr="0037732E">
        <w:trPr>
          <w:cantSplit/>
          <w:trHeight w:val="300"/>
        </w:trPr>
        <w:tc>
          <w:tcPr>
            <w:tcW w:w="227" w:type="pct"/>
            <w:noWrap/>
          </w:tcPr>
          <w:p w:rsidR="00621852" w:rsidRPr="00485AED" w:rsidRDefault="00621852" w:rsidP="0037732E">
            <w:pPr>
              <w:pStyle w:val="TableBody"/>
            </w:pPr>
            <w:r>
              <w:t>1</w:t>
            </w:r>
            <w:r w:rsidR="00900FA7">
              <w:t>5</w:t>
            </w:r>
          </w:p>
        </w:tc>
        <w:tc>
          <w:tcPr>
            <w:tcW w:w="902" w:type="pct"/>
            <w:hideMark/>
          </w:tcPr>
          <w:p w:rsidR="00621852" w:rsidRPr="0054609B" w:rsidRDefault="00621852" w:rsidP="0037732E">
            <w:pPr>
              <w:pStyle w:val="TableBody"/>
            </w:pPr>
            <w:r w:rsidRPr="00301C20">
              <w:t>Payment Reference</w:t>
            </w:r>
          </w:p>
        </w:tc>
        <w:tc>
          <w:tcPr>
            <w:tcW w:w="449" w:type="pct"/>
            <w:noWrap/>
            <w:hideMark/>
          </w:tcPr>
          <w:p w:rsidR="00621852" w:rsidRPr="0054609B" w:rsidRDefault="00621852" w:rsidP="0037732E">
            <w:pPr>
              <w:pStyle w:val="TableBody"/>
            </w:pPr>
            <w:r w:rsidRPr="00301C20">
              <w:t>35</w:t>
            </w:r>
          </w:p>
        </w:tc>
        <w:tc>
          <w:tcPr>
            <w:tcW w:w="590" w:type="pct"/>
            <w:noWrap/>
            <w:hideMark/>
          </w:tcPr>
          <w:p w:rsidR="00621852" w:rsidRPr="0054609B" w:rsidRDefault="00621852" w:rsidP="0037732E">
            <w:pPr>
              <w:pStyle w:val="TableBody"/>
            </w:pPr>
            <w:r w:rsidRPr="00301C20">
              <w:t>String</w:t>
            </w:r>
          </w:p>
        </w:tc>
        <w:tc>
          <w:tcPr>
            <w:tcW w:w="714" w:type="pct"/>
            <w:noWrap/>
            <w:hideMark/>
          </w:tcPr>
          <w:p w:rsidR="00621852" w:rsidRPr="0054609B" w:rsidRDefault="00621852" w:rsidP="0037732E">
            <w:pPr>
              <w:pStyle w:val="TableBody"/>
            </w:pPr>
            <w:r w:rsidRPr="00301C20">
              <w:t>Required</w:t>
            </w:r>
          </w:p>
        </w:tc>
        <w:tc>
          <w:tcPr>
            <w:tcW w:w="2118" w:type="pct"/>
            <w:hideMark/>
          </w:tcPr>
          <w:p w:rsidR="00621852" w:rsidRPr="00485AED" w:rsidRDefault="00621852" w:rsidP="0037732E">
            <w:pPr>
              <w:pStyle w:val="TableBody"/>
            </w:pPr>
            <w:r w:rsidRPr="00301C20">
              <w:t>Unique Identifier of a transaction</w:t>
            </w:r>
          </w:p>
        </w:tc>
      </w:tr>
      <w:tr w:rsidR="00621852" w:rsidRPr="0054609B" w:rsidTr="0037732E">
        <w:trPr>
          <w:cantSplit/>
          <w:trHeight w:val="495"/>
        </w:trPr>
        <w:tc>
          <w:tcPr>
            <w:tcW w:w="227" w:type="pct"/>
            <w:noWrap/>
          </w:tcPr>
          <w:p w:rsidR="00621852" w:rsidRPr="00485AED" w:rsidRDefault="00621852" w:rsidP="0037732E">
            <w:pPr>
              <w:pStyle w:val="TableBody"/>
            </w:pPr>
            <w:r>
              <w:t>1</w:t>
            </w:r>
            <w:r w:rsidR="00900FA7">
              <w:t>6</w:t>
            </w:r>
          </w:p>
        </w:tc>
        <w:tc>
          <w:tcPr>
            <w:tcW w:w="902" w:type="pct"/>
            <w:hideMark/>
          </w:tcPr>
          <w:p w:rsidR="00621852" w:rsidRPr="0054609B" w:rsidRDefault="00621852" w:rsidP="0037732E">
            <w:pPr>
              <w:pStyle w:val="TableBody"/>
            </w:pPr>
            <w:r w:rsidRPr="00301C20">
              <w:t>Phone Number</w:t>
            </w:r>
          </w:p>
        </w:tc>
        <w:tc>
          <w:tcPr>
            <w:tcW w:w="449" w:type="pct"/>
            <w:noWrap/>
            <w:hideMark/>
          </w:tcPr>
          <w:p w:rsidR="00621852" w:rsidRPr="0054609B" w:rsidRDefault="00621852" w:rsidP="0037732E">
            <w:pPr>
              <w:pStyle w:val="TableBody"/>
            </w:pPr>
            <w:r w:rsidRPr="00301C20">
              <w:t>20</w:t>
            </w:r>
          </w:p>
        </w:tc>
        <w:tc>
          <w:tcPr>
            <w:tcW w:w="590" w:type="pct"/>
            <w:noWrap/>
            <w:hideMark/>
          </w:tcPr>
          <w:p w:rsidR="00621852" w:rsidRPr="0054609B" w:rsidRDefault="00621852" w:rsidP="0037732E">
            <w:pPr>
              <w:pStyle w:val="TableBody"/>
            </w:pPr>
            <w:r w:rsidRPr="00301C20">
              <w:t>String</w:t>
            </w:r>
          </w:p>
        </w:tc>
        <w:tc>
          <w:tcPr>
            <w:tcW w:w="714" w:type="pct"/>
            <w:noWrap/>
            <w:hideMark/>
          </w:tcPr>
          <w:p w:rsidR="00621852" w:rsidRPr="0054609B" w:rsidRDefault="00900FA7" w:rsidP="0037732E">
            <w:pPr>
              <w:pStyle w:val="TableBody"/>
            </w:pPr>
            <w:r w:rsidRPr="00301C20">
              <w:t>Conditionally Required</w:t>
            </w:r>
            <w:r w:rsidRPr="00301C20" w:rsidDel="00900FA7">
              <w:t xml:space="preserve"> </w:t>
            </w:r>
          </w:p>
        </w:tc>
        <w:tc>
          <w:tcPr>
            <w:tcW w:w="2118" w:type="pct"/>
            <w:hideMark/>
          </w:tcPr>
          <w:p w:rsidR="00621852" w:rsidRPr="0054609B" w:rsidRDefault="00621852" w:rsidP="0037732E">
            <w:pPr>
              <w:pStyle w:val="TableBody"/>
            </w:pPr>
            <w:r w:rsidRPr="00301C20">
              <w:t>Used for Zell Token</w:t>
            </w:r>
            <w:r w:rsidR="00900FA7">
              <w:t xml:space="preserve"> &amp; Campaign Launch</w:t>
            </w:r>
          </w:p>
        </w:tc>
      </w:tr>
      <w:tr w:rsidR="00621852" w:rsidRPr="0054609B" w:rsidTr="0037732E">
        <w:trPr>
          <w:cantSplit/>
          <w:trHeight w:val="495"/>
        </w:trPr>
        <w:tc>
          <w:tcPr>
            <w:tcW w:w="227" w:type="pct"/>
            <w:noWrap/>
          </w:tcPr>
          <w:p w:rsidR="00621852" w:rsidRPr="00772E90" w:rsidRDefault="00621852" w:rsidP="0037732E">
            <w:pPr>
              <w:pStyle w:val="TableBody"/>
            </w:pPr>
            <w:r>
              <w:t>1</w:t>
            </w:r>
            <w:r w:rsidR="00900FA7">
              <w:t>7</w:t>
            </w:r>
          </w:p>
        </w:tc>
        <w:tc>
          <w:tcPr>
            <w:tcW w:w="902" w:type="pct"/>
          </w:tcPr>
          <w:p w:rsidR="00621852" w:rsidRPr="00772E90" w:rsidRDefault="00621852" w:rsidP="0037732E">
            <w:pPr>
              <w:pStyle w:val="TableBody"/>
            </w:pPr>
            <w:r w:rsidRPr="00301C20">
              <w:t>Receiver Account Number</w:t>
            </w:r>
          </w:p>
        </w:tc>
        <w:tc>
          <w:tcPr>
            <w:tcW w:w="449" w:type="pct"/>
            <w:noWrap/>
          </w:tcPr>
          <w:p w:rsidR="00621852" w:rsidRPr="00772E90" w:rsidRDefault="00621852" w:rsidP="0037732E">
            <w:pPr>
              <w:pStyle w:val="TableBody"/>
            </w:pPr>
            <w:r w:rsidRPr="00301C20">
              <w:t>17</w:t>
            </w:r>
          </w:p>
        </w:tc>
        <w:tc>
          <w:tcPr>
            <w:tcW w:w="590" w:type="pct"/>
            <w:noWrap/>
          </w:tcPr>
          <w:p w:rsidR="00621852" w:rsidRPr="00772E90" w:rsidRDefault="00621852" w:rsidP="0037732E">
            <w:pPr>
              <w:pStyle w:val="TableBody"/>
            </w:pPr>
            <w:r w:rsidRPr="00301C20">
              <w:t>String</w:t>
            </w:r>
          </w:p>
        </w:tc>
        <w:tc>
          <w:tcPr>
            <w:tcW w:w="714" w:type="pct"/>
            <w:noWrap/>
          </w:tcPr>
          <w:p w:rsidR="00621852" w:rsidRPr="00772E90" w:rsidRDefault="00621852" w:rsidP="0037732E">
            <w:pPr>
              <w:pStyle w:val="TableBody"/>
            </w:pPr>
            <w:r w:rsidRPr="00301C20">
              <w:t>Conditionally Required</w:t>
            </w:r>
          </w:p>
        </w:tc>
        <w:tc>
          <w:tcPr>
            <w:tcW w:w="2118" w:type="pct"/>
          </w:tcPr>
          <w:p w:rsidR="00621852" w:rsidRPr="00772E90" w:rsidRDefault="0081455C" w:rsidP="0037732E">
            <w:pPr>
              <w:pStyle w:val="TableBody"/>
            </w:pPr>
            <w:r>
              <w:t xml:space="preserve">Required if Payment type is ACH </w:t>
            </w:r>
            <w:del w:id="40" w:author="Shivani Singh" w:date="2018-12-04T11:42:00Z">
              <w:r w:rsidDel="00F8708A">
                <w:delText xml:space="preserve">or </w:delText>
              </w:r>
              <w:r w:rsidR="00621852" w:rsidRPr="00301C20" w:rsidDel="00F8708A">
                <w:delText>blank</w:delText>
              </w:r>
            </w:del>
          </w:p>
        </w:tc>
      </w:tr>
      <w:tr w:rsidR="00621852" w:rsidRPr="0054609B" w:rsidTr="0037732E">
        <w:trPr>
          <w:cantSplit/>
          <w:trHeight w:val="495"/>
        </w:trPr>
        <w:tc>
          <w:tcPr>
            <w:tcW w:w="227" w:type="pct"/>
            <w:noWrap/>
          </w:tcPr>
          <w:p w:rsidR="00621852" w:rsidRPr="00772E90" w:rsidRDefault="00900FA7" w:rsidP="0037732E">
            <w:pPr>
              <w:pStyle w:val="TableBody"/>
            </w:pPr>
            <w:r>
              <w:t>18</w:t>
            </w:r>
          </w:p>
        </w:tc>
        <w:tc>
          <w:tcPr>
            <w:tcW w:w="902" w:type="pct"/>
          </w:tcPr>
          <w:p w:rsidR="00621852" w:rsidRPr="00772E90" w:rsidRDefault="00621852" w:rsidP="0037732E">
            <w:pPr>
              <w:pStyle w:val="TableBody"/>
            </w:pPr>
            <w:r w:rsidRPr="00301C20">
              <w:t>Receiver Routing Number</w:t>
            </w:r>
          </w:p>
        </w:tc>
        <w:tc>
          <w:tcPr>
            <w:tcW w:w="449" w:type="pct"/>
            <w:noWrap/>
          </w:tcPr>
          <w:p w:rsidR="00621852" w:rsidRPr="00772E90" w:rsidRDefault="00621852" w:rsidP="0037732E">
            <w:pPr>
              <w:pStyle w:val="TableBody"/>
            </w:pPr>
            <w:r w:rsidRPr="00301C20">
              <w:t>9</w:t>
            </w:r>
          </w:p>
        </w:tc>
        <w:tc>
          <w:tcPr>
            <w:tcW w:w="590" w:type="pct"/>
            <w:noWrap/>
          </w:tcPr>
          <w:p w:rsidR="00621852" w:rsidRPr="00772E90" w:rsidRDefault="00621852" w:rsidP="0037732E">
            <w:pPr>
              <w:pStyle w:val="TableBody"/>
            </w:pPr>
            <w:r w:rsidRPr="00301C20">
              <w:t>String</w:t>
            </w:r>
          </w:p>
        </w:tc>
        <w:tc>
          <w:tcPr>
            <w:tcW w:w="714" w:type="pct"/>
            <w:noWrap/>
          </w:tcPr>
          <w:p w:rsidR="00621852" w:rsidRPr="00772E90" w:rsidRDefault="00621852" w:rsidP="0037732E">
            <w:pPr>
              <w:pStyle w:val="TableBody"/>
            </w:pPr>
            <w:r w:rsidRPr="00301C20">
              <w:t>Conditionally Required</w:t>
            </w:r>
          </w:p>
        </w:tc>
        <w:tc>
          <w:tcPr>
            <w:tcW w:w="2118" w:type="pct"/>
          </w:tcPr>
          <w:p w:rsidR="00621852" w:rsidRPr="00772E90" w:rsidRDefault="00621852" w:rsidP="0037732E">
            <w:pPr>
              <w:pStyle w:val="TableBody"/>
            </w:pPr>
            <w:r w:rsidRPr="00301C20">
              <w:t xml:space="preserve">Required if Payment type is ACH </w:t>
            </w:r>
            <w:del w:id="41" w:author="Shivani Singh" w:date="2018-12-04T11:43:00Z">
              <w:r w:rsidRPr="00301C20" w:rsidDel="00F8708A">
                <w:delText>or bla</w:delText>
              </w:r>
            </w:del>
            <w:del w:id="42" w:author="Shivani Singh" w:date="2018-12-04T11:42:00Z">
              <w:r w:rsidRPr="00301C20" w:rsidDel="00F8708A">
                <w:delText>nk</w:delText>
              </w:r>
            </w:del>
          </w:p>
        </w:tc>
      </w:tr>
      <w:tr w:rsidR="00A02CE6" w:rsidRPr="0054609B" w:rsidTr="0037732E">
        <w:trPr>
          <w:cantSplit/>
          <w:trHeight w:val="495"/>
        </w:trPr>
        <w:tc>
          <w:tcPr>
            <w:tcW w:w="227" w:type="pct"/>
            <w:noWrap/>
          </w:tcPr>
          <w:p w:rsidR="00A02CE6" w:rsidRDefault="00900FA7" w:rsidP="00A02CE6">
            <w:pPr>
              <w:pStyle w:val="TableBody"/>
            </w:pPr>
            <w:r>
              <w:t>19</w:t>
            </w:r>
          </w:p>
        </w:tc>
        <w:tc>
          <w:tcPr>
            <w:tcW w:w="902" w:type="pct"/>
          </w:tcPr>
          <w:p w:rsidR="00A02CE6" w:rsidRPr="00485AED" w:rsidRDefault="00A02CE6" w:rsidP="00A02CE6">
            <w:pPr>
              <w:pStyle w:val="TableBody"/>
            </w:pPr>
            <w:r w:rsidRPr="002F0E24">
              <w:t>Memo</w:t>
            </w:r>
          </w:p>
        </w:tc>
        <w:tc>
          <w:tcPr>
            <w:tcW w:w="449" w:type="pct"/>
            <w:noWrap/>
          </w:tcPr>
          <w:p w:rsidR="00A02CE6" w:rsidRPr="00485AED" w:rsidRDefault="00A02CE6" w:rsidP="00A02CE6">
            <w:pPr>
              <w:pStyle w:val="TableBody"/>
            </w:pPr>
            <w:r w:rsidRPr="002F0E24">
              <w:t>200</w:t>
            </w:r>
          </w:p>
        </w:tc>
        <w:tc>
          <w:tcPr>
            <w:tcW w:w="590" w:type="pct"/>
            <w:noWrap/>
          </w:tcPr>
          <w:p w:rsidR="00A02CE6" w:rsidRPr="00485AED" w:rsidRDefault="00A02CE6" w:rsidP="00A02CE6">
            <w:pPr>
              <w:pStyle w:val="TableBody"/>
            </w:pPr>
            <w:r w:rsidRPr="002F0E24">
              <w:t>String</w:t>
            </w:r>
          </w:p>
        </w:tc>
        <w:tc>
          <w:tcPr>
            <w:tcW w:w="714" w:type="pct"/>
            <w:noWrap/>
          </w:tcPr>
          <w:p w:rsidR="00A02CE6" w:rsidRPr="00485AED" w:rsidRDefault="00A02CE6" w:rsidP="00A02CE6">
            <w:pPr>
              <w:pStyle w:val="TableBody"/>
            </w:pPr>
            <w:r w:rsidRPr="002F0E24">
              <w:t xml:space="preserve">Optional </w:t>
            </w:r>
          </w:p>
        </w:tc>
        <w:tc>
          <w:tcPr>
            <w:tcW w:w="2118" w:type="pct"/>
          </w:tcPr>
          <w:p w:rsidR="00A02CE6" w:rsidRPr="00485AED" w:rsidRDefault="00A02CE6" w:rsidP="00A02CE6">
            <w:pPr>
              <w:pStyle w:val="TableBody"/>
            </w:pPr>
          </w:p>
        </w:tc>
      </w:tr>
      <w:tr w:rsidR="006850C4" w:rsidRPr="0054609B" w:rsidTr="0037732E">
        <w:trPr>
          <w:cantSplit/>
          <w:trHeight w:val="495"/>
        </w:trPr>
        <w:tc>
          <w:tcPr>
            <w:tcW w:w="227" w:type="pct"/>
            <w:noWrap/>
          </w:tcPr>
          <w:p w:rsidR="006850C4" w:rsidRPr="00485AED" w:rsidRDefault="006850C4" w:rsidP="00A02CE6">
            <w:pPr>
              <w:pStyle w:val="TableBody"/>
            </w:pPr>
            <w:r>
              <w:t>2</w:t>
            </w:r>
            <w:r w:rsidR="00900FA7">
              <w:t>0</w:t>
            </w:r>
          </w:p>
        </w:tc>
        <w:tc>
          <w:tcPr>
            <w:tcW w:w="902" w:type="pct"/>
          </w:tcPr>
          <w:p w:rsidR="006850C4" w:rsidRPr="002F0E24" w:rsidRDefault="006850C4" w:rsidP="00A02CE6">
            <w:pPr>
              <w:pStyle w:val="TableBody"/>
            </w:pPr>
            <w:r>
              <w:t>Payment Priority Type</w:t>
            </w:r>
          </w:p>
        </w:tc>
        <w:tc>
          <w:tcPr>
            <w:tcW w:w="449" w:type="pct"/>
            <w:noWrap/>
          </w:tcPr>
          <w:p w:rsidR="006850C4" w:rsidRPr="002F0E24" w:rsidRDefault="003B50A0" w:rsidP="00A02CE6">
            <w:pPr>
              <w:pStyle w:val="TableBody"/>
            </w:pPr>
            <w:r>
              <w:t>10</w:t>
            </w:r>
          </w:p>
        </w:tc>
        <w:tc>
          <w:tcPr>
            <w:tcW w:w="590" w:type="pct"/>
            <w:noWrap/>
          </w:tcPr>
          <w:p w:rsidR="006850C4" w:rsidRPr="002F0E24" w:rsidRDefault="006850C4" w:rsidP="00A02CE6">
            <w:pPr>
              <w:pStyle w:val="TableBody"/>
            </w:pPr>
            <w:r>
              <w:t>Number</w:t>
            </w:r>
          </w:p>
        </w:tc>
        <w:tc>
          <w:tcPr>
            <w:tcW w:w="714" w:type="pct"/>
            <w:noWrap/>
          </w:tcPr>
          <w:p w:rsidR="006850C4" w:rsidRPr="002F0E24" w:rsidRDefault="006850C4" w:rsidP="00A02CE6">
            <w:pPr>
              <w:pStyle w:val="TableBody"/>
            </w:pPr>
            <w:r>
              <w:t>Optional</w:t>
            </w:r>
          </w:p>
        </w:tc>
        <w:tc>
          <w:tcPr>
            <w:tcW w:w="2118" w:type="pct"/>
          </w:tcPr>
          <w:p w:rsidR="006850C4" w:rsidRPr="00485AED" w:rsidRDefault="005E3E26" w:rsidP="00A02CE6">
            <w:pPr>
              <w:pStyle w:val="TableBody"/>
            </w:pPr>
            <w:r>
              <w:rPr>
                <w:rFonts w:asciiTheme="minorHAnsi" w:hAnsiTheme="minorHAnsi" w:cstheme="minorBidi"/>
                <w:sz w:val="22"/>
                <w:szCs w:val="22"/>
              </w:rPr>
              <w:t>If blank, client default timing configured via client portal will apply</w:t>
            </w:r>
          </w:p>
        </w:tc>
      </w:tr>
      <w:tr w:rsidR="00A02CE6" w:rsidRPr="005411B3" w:rsidTr="00A02CE6">
        <w:trPr>
          <w:cantSplit/>
          <w:trHeight w:val="525"/>
        </w:trPr>
        <w:tc>
          <w:tcPr>
            <w:tcW w:w="227" w:type="pct"/>
            <w:noWrap/>
          </w:tcPr>
          <w:p w:rsidR="00A02CE6" w:rsidRPr="00485AED" w:rsidRDefault="00A02CE6" w:rsidP="00A02CE6">
            <w:pPr>
              <w:pStyle w:val="TableBody"/>
            </w:pPr>
            <w:r>
              <w:t>2</w:t>
            </w:r>
            <w:r w:rsidR="00900FA7">
              <w:t>1</w:t>
            </w:r>
          </w:p>
        </w:tc>
        <w:tc>
          <w:tcPr>
            <w:tcW w:w="902" w:type="pct"/>
          </w:tcPr>
          <w:p w:rsidR="00A02CE6" w:rsidRPr="005411B3" w:rsidRDefault="00A02CE6" w:rsidP="00A02CE6">
            <w:pPr>
              <w:pStyle w:val="TableBody"/>
            </w:pPr>
            <w:r w:rsidRPr="002F0E24">
              <w:t>Custom field 1 Parameter Name</w:t>
            </w:r>
          </w:p>
        </w:tc>
        <w:tc>
          <w:tcPr>
            <w:tcW w:w="449" w:type="pct"/>
            <w:noWrap/>
          </w:tcPr>
          <w:p w:rsidR="00A02CE6" w:rsidRPr="005411B3" w:rsidRDefault="00A02CE6" w:rsidP="00A02CE6">
            <w:pPr>
              <w:pStyle w:val="TableBody"/>
            </w:pPr>
            <w:r w:rsidRPr="002F0E24">
              <w:t>64</w:t>
            </w:r>
          </w:p>
        </w:tc>
        <w:tc>
          <w:tcPr>
            <w:tcW w:w="590" w:type="pct"/>
            <w:noWrap/>
          </w:tcPr>
          <w:p w:rsidR="00A02CE6" w:rsidRPr="005411B3" w:rsidRDefault="00A02CE6" w:rsidP="00A02CE6">
            <w:pPr>
              <w:pStyle w:val="TableBody"/>
            </w:pPr>
            <w:r w:rsidRPr="002F0E24">
              <w:t>String</w:t>
            </w:r>
          </w:p>
        </w:tc>
        <w:tc>
          <w:tcPr>
            <w:tcW w:w="714" w:type="pct"/>
            <w:noWrap/>
          </w:tcPr>
          <w:p w:rsidR="00A02CE6" w:rsidRPr="005411B3" w:rsidRDefault="00A02CE6" w:rsidP="00A02CE6">
            <w:pPr>
              <w:pStyle w:val="TableBody"/>
            </w:pPr>
            <w:r w:rsidRPr="002F0E24">
              <w:t>Optional</w:t>
            </w:r>
          </w:p>
        </w:tc>
        <w:tc>
          <w:tcPr>
            <w:tcW w:w="2118" w:type="pct"/>
          </w:tcPr>
          <w:p w:rsidR="00A02CE6" w:rsidRPr="005411B3" w:rsidRDefault="00A02CE6" w:rsidP="00A02CE6">
            <w:pPr>
              <w:pStyle w:val="TableBody"/>
            </w:pPr>
          </w:p>
        </w:tc>
      </w:tr>
      <w:tr w:rsidR="00A02CE6" w:rsidRPr="005411B3" w:rsidTr="00A02CE6">
        <w:trPr>
          <w:cantSplit/>
          <w:trHeight w:val="534"/>
        </w:trPr>
        <w:tc>
          <w:tcPr>
            <w:tcW w:w="227" w:type="pct"/>
            <w:noWrap/>
          </w:tcPr>
          <w:p w:rsidR="00A02CE6" w:rsidRDefault="00A02CE6" w:rsidP="00A02CE6">
            <w:pPr>
              <w:pStyle w:val="TableBody"/>
            </w:pPr>
            <w:r>
              <w:t>2</w:t>
            </w:r>
            <w:r w:rsidR="000269DD">
              <w:t>2</w:t>
            </w:r>
          </w:p>
        </w:tc>
        <w:tc>
          <w:tcPr>
            <w:tcW w:w="902" w:type="pct"/>
          </w:tcPr>
          <w:p w:rsidR="00A02CE6" w:rsidRPr="00301C20" w:rsidRDefault="00A02CE6" w:rsidP="00E86ED1">
            <w:pPr>
              <w:pStyle w:val="TableBody"/>
            </w:pPr>
            <w:r w:rsidRPr="002F0E24">
              <w:t xml:space="preserve">Custom field 1 </w:t>
            </w:r>
            <w:r w:rsidR="00E86ED1">
              <w:t xml:space="preserve">Parameter </w:t>
            </w:r>
            <w:r w:rsidRPr="002F0E24">
              <w:t>value</w:t>
            </w:r>
          </w:p>
        </w:tc>
        <w:tc>
          <w:tcPr>
            <w:tcW w:w="449" w:type="pct"/>
            <w:noWrap/>
          </w:tcPr>
          <w:p w:rsidR="00A02CE6" w:rsidRPr="00301C20" w:rsidRDefault="00A02CE6" w:rsidP="00A02CE6">
            <w:pPr>
              <w:pStyle w:val="TableBody"/>
            </w:pPr>
            <w:r w:rsidRPr="002F0E24">
              <w:t>256</w:t>
            </w:r>
          </w:p>
        </w:tc>
        <w:tc>
          <w:tcPr>
            <w:tcW w:w="590" w:type="pct"/>
            <w:noWrap/>
          </w:tcPr>
          <w:p w:rsidR="00A02CE6" w:rsidRPr="00301C20" w:rsidRDefault="00A02CE6" w:rsidP="00A02CE6">
            <w:pPr>
              <w:pStyle w:val="TableBody"/>
            </w:pPr>
            <w:r w:rsidRPr="002F0E24">
              <w:t>String</w:t>
            </w:r>
          </w:p>
        </w:tc>
        <w:tc>
          <w:tcPr>
            <w:tcW w:w="714" w:type="pct"/>
            <w:noWrap/>
          </w:tcPr>
          <w:p w:rsidR="00A02CE6" w:rsidRPr="00301C20" w:rsidRDefault="00A02CE6" w:rsidP="00A02CE6">
            <w:pPr>
              <w:pStyle w:val="TableBody"/>
            </w:pPr>
            <w:r w:rsidRPr="002F0E24">
              <w:t>Optional</w:t>
            </w:r>
          </w:p>
        </w:tc>
        <w:tc>
          <w:tcPr>
            <w:tcW w:w="2118" w:type="pct"/>
          </w:tcPr>
          <w:p w:rsidR="00A02CE6" w:rsidRPr="005411B3" w:rsidRDefault="00A02CE6" w:rsidP="00A02CE6">
            <w:pPr>
              <w:pStyle w:val="TableBody"/>
            </w:pPr>
          </w:p>
        </w:tc>
      </w:tr>
      <w:tr w:rsidR="00A02CE6" w:rsidRPr="005411B3" w:rsidTr="00A02CE6">
        <w:trPr>
          <w:cantSplit/>
          <w:trHeight w:val="525"/>
        </w:trPr>
        <w:tc>
          <w:tcPr>
            <w:tcW w:w="227" w:type="pct"/>
            <w:noWrap/>
          </w:tcPr>
          <w:p w:rsidR="00A02CE6" w:rsidRDefault="00A02CE6" w:rsidP="00A02CE6">
            <w:pPr>
              <w:pStyle w:val="TableBody"/>
            </w:pPr>
            <w:r>
              <w:t>2</w:t>
            </w:r>
            <w:r w:rsidR="000269DD">
              <w:t>3</w:t>
            </w:r>
          </w:p>
        </w:tc>
        <w:tc>
          <w:tcPr>
            <w:tcW w:w="902" w:type="pct"/>
          </w:tcPr>
          <w:p w:rsidR="00A02CE6" w:rsidRPr="00301C20" w:rsidRDefault="00A02CE6" w:rsidP="00A02CE6">
            <w:pPr>
              <w:pStyle w:val="TableBody"/>
            </w:pPr>
            <w:r w:rsidRPr="002F0E24">
              <w:t>Custom field 2 Parameter Name</w:t>
            </w:r>
          </w:p>
        </w:tc>
        <w:tc>
          <w:tcPr>
            <w:tcW w:w="449" w:type="pct"/>
            <w:noWrap/>
          </w:tcPr>
          <w:p w:rsidR="00A02CE6" w:rsidRPr="00301C20" w:rsidRDefault="00A02CE6" w:rsidP="00A02CE6">
            <w:pPr>
              <w:pStyle w:val="TableBody"/>
            </w:pPr>
            <w:r w:rsidRPr="002F0E24">
              <w:t>64</w:t>
            </w:r>
          </w:p>
        </w:tc>
        <w:tc>
          <w:tcPr>
            <w:tcW w:w="590" w:type="pct"/>
            <w:noWrap/>
          </w:tcPr>
          <w:p w:rsidR="00A02CE6" w:rsidRPr="00301C20" w:rsidRDefault="00A02CE6" w:rsidP="00A02CE6">
            <w:pPr>
              <w:pStyle w:val="TableBody"/>
            </w:pPr>
            <w:r w:rsidRPr="002F0E24">
              <w:t>String</w:t>
            </w:r>
          </w:p>
        </w:tc>
        <w:tc>
          <w:tcPr>
            <w:tcW w:w="714" w:type="pct"/>
            <w:noWrap/>
          </w:tcPr>
          <w:p w:rsidR="00A02CE6" w:rsidRPr="00301C20" w:rsidRDefault="00A02CE6" w:rsidP="00A02CE6">
            <w:pPr>
              <w:pStyle w:val="TableBody"/>
            </w:pPr>
            <w:r w:rsidRPr="002F0E24">
              <w:t>Optional</w:t>
            </w:r>
          </w:p>
        </w:tc>
        <w:tc>
          <w:tcPr>
            <w:tcW w:w="2118" w:type="pct"/>
          </w:tcPr>
          <w:p w:rsidR="00A02CE6" w:rsidRPr="005411B3" w:rsidRDefault="00A02CE6" w:rsidP="00A02CE6">
            <w:pPr>
              <w:pStyle w:val="TableBody"/>
            </w:pPr>
          </w:p>
        </w:tc>
      </w:tr>
      <w:tr w:rsidR="00A02CE6" w:rsidRPr="005411B3" w:rsidTr="00A02CE6">
        <w:trPr>
          <w:cantSplit/>
          <w:trHeight w:val="525"/>
        </w:trPr>
        <w:tc>
          <w:tcPr>
            <w:tcW w:w="227" w:type="pct"/>
            <w:noWrap/>
          </w:tcPr>
          <w:p w:rsidR="00A02CE6" w:rsidRDefault="00A02CE6" w:rsidP="00A02CE6">
            <w:pPr>
              <w:pStyle w:val="TableBody"/>
            </w:pPr>
            <w:r>
              <w:t>2</w:t>
            </w:r>
            <w:r w:rsidR="000269DD">
              <w:t>4</w:t>
            </w:r>
          </w:p>
        </w:tc>
        <w:tc>
          <w:tcPr>
            <w:tcW w:w="902" w:type="pct"/>
          </w:tcPr>
          <w:p w:rsidR="00A02CE6" w:rsidRPr="00301C20" w:rsidRDefault="00A02CE6" w:rsidP="00E86ED1">
            <w:pPr>
              <w:pStyle w:val="TableBody"/>
            </w:pPr>
            <w:r w:rsidRPr="002F0E24">
              <w:t>Custom field 2</w:t>
            </w:r>
            <w:r w:rsidR="005B61C2">
              <w:t xml:space="preserve"> </w:t>
            </w:r>
            <w:r w:rsidR="00E86ED1">
              <w:t xml:space="preserve">Parameter </w:t>
            </w:r>
            <w:r w:rsidRPr="002F0E24">
              <w:t>value</w:t>
            </w:r>
          </w:p>
        </w:tc>
        <w:tc>
          <w:tcPr>
            <w:tcW w:w="449" w:type="pct"/>
            <w:noWrap/>
          </w:tcPr>
          <w:p w:rsidR="00A02CE6" w:rsidRPr="00301C20" w:rsidRDefault="00A02CE6" w:rsidP="00A02CE6">
            <w:pPr>
              <w:pStyle w:val="TableBody"/>
            </w:pPr>
            <w:r w:rsidRPr="002F0E24">
              <w:t>256</w:t>
            </w:r>
          </w:p>
        </w:tc>
        <w:tc>
          <w:tcPr>
            <w:tcW w:w="590" w:type="pct"/>
            <w:noWrap/>
          </w:tcPr>
          <w:p w:rsidR="00A02CE6" w:rsidRPr="00301C20" w:rsidRDefault="00A02CE6" w:rsidP="00A02CE6">
            <w:pPr>
              <w:pStyle w:val="TableBody"/>
            </w:pPr>
            <w:r w:rsidRPr="002F0E24">
              <w:t>String</w:t>
            </w:r>
          </w:p>
        </w:tc>
        <w:tc>
          <w:tcPr>
            <w:tcW w:w="714" w:type="pct"/>
            <w:noWrap/>
          </w:tcPr>
          <w:p w:rsidR="00A02CE6" w:rsidRPr="00301C20" w:rsidRDefault="00A02CE6" w:rsidP="00A02CE6">
            <w:pPr>
              <w:pStyle w:val="TableBody"/>
            </w:pPr>
            <w:r w:rsidRPr="002F0E24">
              <w:t>Optional</w:t>
            </w:r>
          </w:p>
        </w:tc>
        <w:tc>
          <w:tcPr>
            <w:tcW w:w="2118" w:type="pct"/>
          </w:tcPr>
          <w:p w:rsidR="00A02CE6" w:rsidRPr="005411B3" w:rsidRDefault="00A02CE6" w:rsidP="00A02CE6">
            <w:pPr>
              <w:pStyle w:val="TableBody"/>
            </w:pPr>
          </w:p>
        </w:tc>
      </w:tr>
      <w:tr w:rsidR="00A02CE6" w:rsidRPr="005411B3" w:rsidTr="00A02CE6">
        <w:trPr>
          <w:cantSplit/>
          <w:trHeight w:val="525"/>
        </w:trPr>
        <w:tc>
          <w:tcPr>
            <w:tcW w:w="227" w:type="pct"/>
            <w:noWrap/>
          </w:tcPr>
          <w:p w:rsidR="00A02CE6" w:rsidRDefault="00A02CE6" w:rsidP="00A02CE6">
            <w:pPr>
              <w:pStyle w:val="TableBody"/>
            </w:pPr>
            <w:r>
              <w:lastRenderedPageBreak/>
              <w:t>2</w:t>
            </w:r>
            <w:r w:rsidR="000269DD">
              <w:t>5</w:t>
            </w:r>
          </w:p>
        </w:tc>
        <w:tc>
          <w:tcPr>
            <w:tcW w:w="902" w:type="pct"/>
          </w:tcPr>
          <w:p w:rsidR="00A02CE6" w:rsidRPr="00301C20" w:rsidRDefault="00A02CE6" w:rsidP="00A02CE6">
            <w:pPr>
              <w:pStyle w:val="TableBody"/>
            </w:pPr>
            <w:r w:rsidRPr="002F0E24">
              <w:t>Custom field 3 Parameter Name</w:t>
            </w:r>
          </w:p>
        </w:tc>
        <w:tc>
          <w:tcPr>
            <w:tcW w:w="449" w:type="pct"/>
            <w:noWrap/>
          </w:tcPr>
          <w:p w:rsidR="00A02CE6" w:rsidRPr="00301C20" w:rsidRDefault="00A02CE6" w:rsidP="00A02CE6">
            <w:pPr>
              <w:pStyle w:val="TableBody"/>
            </w:pPr>
            <w:r w:rsidRPr="002F0E24">
              <w:t>64</w:t>
            </w:r>
          </w:p>
        </w:tc>
        <w:tc>
          <w:tcPr>
            <w:tcW w:w="590" w:type="pct"/>
            <w:noWrap/>
          </w:tcPr>
          <w:p w:rsidR="00A02CE6" w:rsidRPr="00301C20" w:rsidRDefault="00A02CE6" w:rsidP="00A02CE6">
            <w:pPr>
              <w:pStyle w:val="TableBody"/>
            </w:pPr>
            <w:r w:rsidRPr="002F0E24">
              <w:t>String</w:t>
            </w:r>
          </w:p>
        </w:tc>
        <w:tc>
          <w:tcPr>
            <w:tcW w:w="714" w:type="pct"/>
            <w:noWrap/>
          </w:tcPr>
          <w:p w:rsidR="00A02CE6" w:rsidRPr="00301C20" w:rsidRDefault="00A02CE6" w:rsidP="00A02CE6">
            <w:pPr>
              <w:pStyle w:val="TableBody"/>
            </w:pPr>
            <w:r w:rsidRPr="002F0E24">
              <w:t>Optional</w:t>
            </w:r>
          </w:p>
        </w:tc>
        <w:tc>
          <w:tcPr>
            <w:tcW w:w="2118" w:type="pct"/>
          </w:tcPr>
          <w:p w:rsidR="00A02CE6" w:rsidRPr="005411B3" w:rsidRDefault="00A02CE6" w:rsidP="00A02CE6">
            <w:pPr>
              <w:pStyle w:val="TableBody"/>
            </w:pPr>
          </w:p>
        </w:tc>
      </w:tr>
      <w:tr w:rsidR="00A02CE6" w:rsidRPr="005411B3" w:rsidTr="00A02CE6">
        <w:trPr>
          <w:cantSplit/>
          <w:trHeight w:val="435"/>
        </w:trPr>
        <w:tc>
          <w:tcPr>
            <w:tcW w:w="227" w:type="pct"/>
            <w:noWrap/>
          </w:tcPr>
          <w:p w:rsidR="00A02CE6" w:rsidRDefault="00A02CE6" w:rsidP="00A02CE6">
            <w:pPr>
              <w:pStyle w:val="TableBody"/>
            </w:pPr>
            <w:r>
              <w:t>2</w:t>
            </w:r>
            <w:r w:rsidR="000269DD">
              <w:t>6</w:t>
            </w:r>
          </w:p>
        </w:tc>
        <w:tc>
          <w:tcPr>
            <w:tcW w:w="902" w:type="pct"/>
          </w:tcPr>
          <w:p w:rsidR="00A02CE6" w:rsidRPr="00301C20" w:rsidRDefault="00A02CE6" w:rsidP="00E86ED1">
            <w:pPr>
              <w:pStyle w:val="TableBody"/>
            </w:pPr>
            <w:r w:rsidRPr="002F0E24">
              <w:t>Custom field 3</w:t>
            </w:r>
            <w:r w:rsidR="005B61C2">
              <w:t xml:space="preserve"> </w:t>
            </w:r>
            <w:r w:rsidR="00E86ED1">
              <w:t xml:space="preserve">Parameter </w:t>
            </w:r>
            <w:r w:rsidRPr="002F0E24">
              <w:t>Value</w:t>
            </w:r>
          </w:p>
        </w:tc>
        <w:tc>
          <w:tcPr>
            <w:tcW w:w="449" w:type="pct"/>
            <w:noWrap/>
          </w:tcPr>
          <w:p w:rsidR="00A02CE6" w:rsidRPr="00301C20" w:rsidRDefault="00A02CE6" w:rsidP="00A02CE6">
            <w:pPr>
              <w:pStyle w:val="TableBody"/>
            </w:pPr>
            <w:r w:rsidRPr="002F0E24">
              <w:t>256</w:t>
            </w:r>
          </w:p>
        </w:tc>
        <w:tc>
          <w:tcPr>
            <w:tcW w:w="590" w:type="pct"/>
            <w:noWrap/>
          </w:tcPr>
          <w:p w:rsidR="00A02CE6" w:rsidRPr="00301C20" w:rsidRDefault="00A02CE6" w:rsidP="00A02CE6">
            <w:pPr>
              <w:pStyle w:val="TableBody"/>
            </w:pPr>
            <w:r w:rsidRPr="002F0E24">
              <w:t>String</w:t>
            </w:r>
          </w:p>
        </w:tc>
        <w:tc>
          <w:tcPr>
            <w:tcW w:w="714" w:type="pct"/>
            <w:noWrap/>
          </w:tcPr>
          <w:p w:rsidR="00A02CE6" w:rsidRPr="00301C20" w:rsidRDefault="00A02CE6" w:rsidP="00A02CE6">
            <w:pPr>
              <w:pStyle w:val="TableBody"/>
            </w:pPr>
            <w:r w:rsidRPr="002F0E24">
              <w:t>Optional</w:t>
            </w:r>
          </w:p>
        </w:tc>
        <w:tc>
          <w:tcPr>
            <w:tcW w:w="2118" w:type="pct"/>
          </w:tcPr>
          <w:p w:rsidR="00A02CE6" w:rsidRPr="005411B3" w:rsidRDefault="00A02CE6" w:rsidP="00A02CE6">
            <w:pPr>
              <w:pStyle w:val="TableBody"/>
            </w:pPr>
          </w:p>
        </w:tc>
      </w:tr>
      <w:tr w:rsidR="00A02CE6" w:rsidRPr="005411B3" w:rsidTr="00A02CE6">
        <w:trPr>
          <w:cantSplit/>
          <w:trHeight w:val="543"/>
        </w:trPr>
        <w:tc>
          <w:tcPr>
            <w:tcW w:w="227" w:type="pct"/>
            <w:noWrap/>
          </w:tcPr>
          <w:p w:rsidR="00A02CE6" w:rsidRDefault="00A02CE6" w:rsidP="00A02CE6">
            <w:pPr>
              <w:pStyle w:val="TableBody"/>
            </w:pPr>
            <w:r>
              <w:t>2</w:t>
            </w:r>
            <w:r w:rsidR="000269DD">
              <w:t>7</w:t>
            </w:r>
          </w:p>
        </w:tc>
        <w:tc>
          <w:tcPr>
            <w:tcW w:w="902" w:type="pct"/>
          </w:tcPr>
          <w:p w:rsidR="00A02CE6" w:rsidRPr="00301C20" w:rsidRDefault="00A02CE6" w:rsidP="00A02CE6">
            <w:pPr>
              <w:pStyle w:val="TableBody"/>
            </w:pPr>
            <w:r w:rsidRPr="002F0E24">
              <w:t>Custom field 4 Parameter Name</w:t>
            </w:r>
          </w:p>
        </w:tc>
        <w:tc>
          <w:tcPr>
            <w:tcW w:w="449" w:type="pct"/>
            <w:noWrap/>
          </w:tcPr>
          <w:p w:rsidR="00A02CE6" w:rsidRPr="00301C20" w:rsidRDefault="00A02CE6" w:rsidP="00A02CE6">
            <w:pPr>
              <w:pStyle w:val="TableBody"/>
            </w:pPr>
            <w:r w:rsidRPr="002F0E24">
              <w:t>64</w:t>
            </w:r>
          </w:p>
        </w:tc>
        <w:tc>
          <w:tcPr>
            <w:tcW w:w="590" w:type="pct"/>
            <w:noWrap/>
          </w:tcPr>
          <w:p w:rsidR="00A02CE6" w:rsidRPr="00301C20" w:rsidRDefault="00A02CE6" w:rsidP="00A02CE6">
            <w:pPr>
              <w:pStyle w:val="TableBody"/>
            </w:pPr>
            <w:r w:rsidRPr="002F0E24">
              <w:t>String</w:t>
            </w:r>
          </w:p>
        </w:tc>
        <w:tc>
          <w:tcPr>
            <w:tcW w:w="714" w:type="pct"/>
            <w:noWrap/>
          </w:tcPr>
          <w:p w:rsidR="00A02CE6" w:rsidRPr="00301C20" w:rsidRDefault="00A02CE6" w:rsidP="00A02CE6">
            <w:pPr>
              <w:pStyle w:val="TableBody"/>
            </w:pPr>
            <w:r w:rsidRPr="002F0E24">
              <w:t>Optional</w:t>
            </w:r>
          </w:p>
        </w:tc>
        <w:tc>
          <w:tcPr>
            <w:tcW w:w="2118" w:type="pct"/>
          </w:tcPr>
          <w:p w:rsidR="00A02CE6" w:rsidRPr="005411B3" w:rsidRDefault="00A02CE6" w:rsidP="00A02CE6">
            <w:pPr>
              <w:pStyle w:val="TableBody"/>
            </w:pPr>
          </w:p>
        </w:tc>
      </w:tr>
      <w:tr w:rsidR="00A02CE6" w:rsidRPr="005411B3" w:rsidTr="00A02CE6">
        <w:trPr>
          <w:cantSplit/>
          <w:trHeight w:val="534"/>
        </w:trPr>
        <w:tc>
          <w:tcPr>
            <w:tcW w:w="227" w:type="pct"/>
            <w:noWrap/>
          </w:tcPr>
          <w:p w:rsidR="00A02CE6" w:rsidRDefault="000269DD" w:rsidP="00A02CE6">
            <w:pPr>
              <w:pStyle w:val="TableBody"/>
            </w:pPr>
            <w:r>
              <w:t>28</w:t>
            </w:r>
          </w:p>
        </w:tc>
        <w:tc>
          <w:tcPr>
            <w:tcW w:w="902" w:type="pct"/>
          </w:tcPr>
          <w:p w:rsidR="00A02CE6" w:rsidRPr="00301C20" w:rsidRDefault="00A02CE6" w:rsidP="00E86ED1">
            <w:pPr>
              <w:pStyle w:val="TableBody"/>
            </w:pPr>
            <w:r w:rsidRPr="002F0E24">
              <w:t>Custom field 4</w:t>
            </w:r>
            <w:r w:rsidR="005B61C2">
              <w:t xml:space="preserve"> </w:t>
            </w:r>
            <w:r w:rsidR="00E86ED1">
              <w:t xml:space="preserve">Parameter </w:t>
            </w:r>
            <w:r w:rsidRPr="002F0E24">
              <w:t>value</w:t>
            </w:r>
          </w:p>
        </w:tc>
        <w:tc>
          <w:tcPr>
            <w:tcW w:w="449" w:type="pct"/>
            <w:noWrap/>
          </w:tcPr>
          <w:p w:rsidR="00A02CE6" w:rsidRPr="00301C20" w:rsidRDefault="00A02CE6" w:rsidP="00A02CE6">
            <w:pPr>
              <w:pStyle w:val="TableBody"/>
            </w:pPr>
            <w:r w:rsidRPr="002F0E24">
              <w:t>254</w:t>
            </w:r>
          </w:p>
        </w:tc>
        <w:tc>
          <w:tcPr>
            <w:tcW w:w="590" w:type="pct"/>
            <w:noWrap/>
          </w:tcPr>
          <w:p w:rsidR="00A02CE6" w:rsidRPr="00301C20" w:rsidRDefault="00A02CE6" w:rsidP="00A02CE6">
            <w:pPr>
              <w:pStyle w:val="TableBody"/>
            </w:pPr>
            <w:r w:rsidRPr="002F0E24">
              <w:t>String</w:t>
            </w:r>
          </w:p>
        </w:tc>
        <w:tc>
          <w:tcPr>
            <w:tcW w:w="714" w:type="pct"/>
            <w:noWrap/>
          </w:tcPr>
          <w:p w:rsidR="00A02CE6" w:rsidRPr="00301C20" w:rsidRDefault="00A02CE6" w:rsidP="00A02CE6">
            <w:pPr>
              <w:pStyle w:val="TableBody"/>
            </w:pPr>
            <w:r w:rsidRPr="002F0E24">
              <w:t>Optional</w:t>
            </w:r>
          </w:p>
        </w:tc>
        <w:tc>
          <w:tcPr>
            <w:tcW w:w="2118" w:type="pct"/>
          </w:tcPr>
          <w:p w:rsidR="00A02CE6" w:rsidRPr="005411B3" w:rsidRDefault="00A02CE6" w:rsidP="00A02CE6">
            <w:pPr>
              <w:pStyle w:val="TableBody"/>
            </w:pPr>
          </w:p>
        </w:tc>
      </w:tr>
      <w:tr w:rsidR="00A02CE6" w:rsidRPr="005411B3" w:rsidTr="0037732E">
        <w:trPr>
          <w:cantSplit/>
          <w:trHeight w:val="735"/>
        </w:trPr>
        <w:tc>
          <w:tcPr>
            <w:tcW w:w="227" w:type="pct"/>
            <w:noWrap/>
          </w:tcPr>
          <w:p w:rsidR="00A02CE6" w:rsidRDefault="000269DD" w:rsidP="00A02CE6">
            <w:pPr>
              <w:pStyle w:val="TableBody"/>
            </w:pPr>
            <w:r>
              <w:t>29</w:t>
            </w:r>
          </w:p>
        </w:tc>
        <w:tc>
          <w:tcPr>
            <w:tcW w:w="902" w:type="pct"/>
          </w:tcPr>
          <w:p w:rsidR="00A02CE6" w:rsidRPr="00301C20" w:rsidRDefault="00A02CE6" w:rsidP="00A02CE6">
            <w:pPr>
              <w:pStyle w:val="TableBody"/>
            </w:pPr>
            <w:r w:rsidRPr="002F0E24">
              <w:t>Custom field 5 Parameter Name</w:t>
            </w:r>
          </w:p>
        </w:tc>
        <w:tc>
          <w:tcPr>
            <w:tcW w:w="449" w:type="pct"/>
            <w:noWrap/>
          </w:tcPr>
          <w:p w:rsidR="00A02CE6" w:rsidRPr="00301C20" w:rsidRDefault="00A02CE6" w:rsidP="00A02CE6">
            <w:pPr>
              <w:pStyle w:val="TableBody"/>
            </w:pPr>
            <w:r w:rsidRPr="002F0E24">
              <w:t>64</w:t>
            </w:r>
          </w:p>
        </w:tc>
        <w:tc>
          <w:tcPr>
            <w:tcW w:w="590" w:type="pct"/>
            <w:noWrap/>
          </w:tcPr>
          <w:p w:rsidR="00A02CE6" w:rsidRPr="00301C20" w:rsidRDefault="00A02CE6" w:rsidP="00A02CE6">
            <w:pPr>
              <w:pStyle w:val="TableBody"/>
            </w:pPr>
            <w:r w:rsidRPr="002F0E24">
              <w:t>String</w:t>
            </w:r>
          </w:p>
        </w:tc>
        <w:tc>
          <w:tcPr>
            <w:tcW w:w="714" w:type="pct"/>
            <w:noWrap/>
          </w:tcPr>
          <w:p w:rsidR="00A02CE6" w:rsidRPr="00301C20" w:rsidRDefault="00A02CE6" w:rsidP="00A02CE6">
            <w:pPr>
              <w:pStyle w:val="TableBody"/>
            </w:pPr>
            <w:r w:rsidRPr="002F0E24">
              <w:t>Optional</w:t>
            </w:r>
          </w:p>
        </w:tc>
        <w:tc>
          <w:tcPr>
            <w:tcW w:w="2118" w:type="pct"/>
          </w:tcPr>
          <w:p w:rsidR="00A02CE6" w:rsidRPr="005411B3" w:rsidRDefault="00A02CE6" w:rsidP="00A02CE6">
            <w:pPr>
              <w:pStyle w:val="TableBody"/>
            </w:pPr>
          </w:p>
        </w:tc>
      </w:tr>
      <w:tr w:rsidR="00A02CE6" w:rsidRPr="005411B3" w:rsidTr="00A02CE6">
        <w:trPr>
          <w:cantSplit/>
          <w:trHeight w:val="498"/>
        </w:trPr>
        <w:tc>
          <w:tcPr>
            <w:tcW w:w="227" w:type="pct"/>
            <w:noWrap/>
          </w:tcPr>
          <w:p w:rsidR="00A02CE6" w:rsidRDefault="00A02CE6" w:rsidP="00A02CE6">
            <w:pPr>
              <w:pStyle w:val="TableBody"/>
            </w:pPr>
            <w:r>
              <w:t>3</w:t>
            </w:r>
            <w:r w:rsidR="000269DD">
              <w:t>0</w:t>
            </w:r>
          </w:p>
        </w:tc>
        <w:tc>
          <w:tcPr>
            <w:tcW w:w="902" w:type="pct"/>
          </w:tcPr>
          <w:p w:rsidR="00A02CE6" w:rsidRPr="00301C20" w:rsidRDefault="00A02CE6" w:rsidP="00E86ED1">
            <w:pPr>
              <w:pStyle w:val="TableBody"/>
            </w:pPr>
            <w:r w:rsidRPr="002F0E24">
              <w:t>Custom field 5</w:t>
            </w:r>
            <w:r w:rsidR="005B61C2">
              <w:t xml:space="preserve"> </w:t>
            </w:r>
            <w:r w:rsidR="00E86ED1">
              <w:t xml:space="preserve">Parameter </w:t>
            </w:r>
            <w:r w:rsidRPr="002F0E24">
              <w:t>value</w:t>
            </w:r>
          </w:p>
        </w:tc>
        <w:tc>
          <w:tcPr>
            <w:tcW w:w="449" w:type="pct"/>
            <w:noWrap/>
          </w:tcPr>
          <w:p w:rsidR="00A02CE6" w:rsidRPr="00301C20" w:rsidRDefault="00A02CE6" w:rsidP="00A02CE6">
            <w:pPr>
              <w:pStyle w:val="TableBody"/>
            </w:pPr>
            <w:r w:rsidRPr="002F0E24">
              <w:t>256</w:t>
            </w:r>
          </w:p>
        </w:tc>
        <w:tc>
          <w:tcPr>
            <w:tcW w:w="590" w:type="pct"/>
            <w:noWrap/>
          </w:tcPr>
          <w:p w:rsidR="00A02CE6" w:rsidRPr="00301C20" w:rsidRDefault="00A02CE6" w:rsidP="00A02CE6">
            <w:pPr>
              <w:pStyle w:val="TableBody"/>
            </w:pPr>
            <w:r w:rsidRPr="002F0E24">
              <w:t>String</w:t>
            </w:r>
          </w:p>
        </w:tc>
        <w:tc>
          <w:tcPr>
            <w:tcW w:w="714" w:type="pct"/>
            <w:noWrap/>
          </w:tcPr>
          <w:p w:rsidR="00A02CE6" w:rsidRPr="00301C20" w:rsidRDefault="00A02CE6" w:rsidP="00A02CE6">
            <w:pPr>
              <w:pStyle w:val="TableBody"/>
            </w:pPr>
            <w:r w:rsidRPr="002F0E24">
              <w:t>Optional</w:t>
            </w:r>
          </w:p>
        </w:tc>
        <w:tc>
          <w:tcPr>
            <w:tcW w:w="2118" w:type="pct"/>
          </w:tcPr>
          <w:p w:rsidR="00A02CE6" w:rsidRPr="005411B3" w:rsidRDefault="00A02CE6" w:rsidP="00A02CE6">
            <w:pPr>
              <w:pStyle w:val="TableBody"/>
            </w:pPr>
          </w:p>
        </w:tc>
      </w:tr>
    </w:tbl>
    <w:p w:rsidR="00A2431F" w:rsidRPr="00591098" w:rsidRDefault="00A2431F" w:rsidP="00133B22">
      <w:pPr>
        <w:pStyle w:val="Heading4"/>
        <w:rPr>
          <w:highlight w:val="darkGray"/>
        </w:rPr>
      </w:pPr>
      <w:bookmarkStart w:id="43" w:name="_Toc528055845"/>
      <w:r w:rsidRPr="00591098">
        <w:rPr>
          <w:highlight w:val="darkGray"/>
        </w:rPr>
        <w:t>File Naming Convention</w:t>
      </w:r>
      <w:bookmarkEnd w:id="43"/>
    </w:p>
    <w:p w:rsidR="00D429D0" w:rsidRPr="003E7BAB" w:rsidRDefault="003E7BAB" w:rsidP="0020205F">
      <w:pPr>
        <w:rPr>
          <w:rFonts w:ascii="Tahoma" w:hAnsi="Tahoma" w:cs="Tahoma"/>
          <w:color w:val="FF0000"/>
        </w:rPr>
      </w:pPr>
      <w:r w:rsidRPr="003E7BAB">
        <w:rPr>
          <w:rFonts w:ascii="Tahoma" w:hAnsi="Tahoma" w:cs="Tahoma"/>
          <w:color w:val="FF0000"/>
        </w:rPr>
        <w:t>TBD</w:t>
      </w:r>
    </w:p>
    <w:p w:rsidR="00D429D0" w:rsidRPr="00EC0B45" w:rsidRDefault="00D429D0" w:rsidP="00D429D0"/>
    <w:p w:rsidR="00D429D0" w:rsidRPr="00EC0B45" w:rsidRDefault="00ED0487" w:rsidP="00D549B5">
      <w:pPr>
        <w:pStyle w:val="Heading3"/>
        <w:tabs>
          <w:tab w:val="clear" w:pos="5850"/>
          <w:tab w:val="num" w:pos="720"/>
        </w:tabs>
        <w:ind w:left="720"/>
      </w:pPr>
      <w:bookmarkStart w:id="44" w:name="_Toc508985219"/>
      <w:bookmarkStart w:id="45" w:name="_Toc511383616"/>
      <w:bookmarkStart w:id="46" w:name="_Toc508985240"/>
      <w:bookmarkStart w:id="47" w:name="_Toc511383637"/>
      <w:bookmarkStart w:id="48" w:name="_Toc508985241"/>
      <w:bookmarkStart w:id="49" w:name="_Toc511383638"/>
      <w:bookmarkStart w:id="50" w:name="_Toc508985270"/>
      <w:bookmarkStart w:id="51" w:name="_Toc511383667"/>
      <w:bookmarkStart w:id="52" w:name="_Toc508985273"/>
      <w:bookmarkStart w:id="53" w:name="_Toc511383670"/>
      <w:bookmarkStart w:id="54" w:name="_Toc508985276"/>
      <w:bookmarkStart w:id="55" w:name="_Toc511383673"/>
      <w:bookmarkStart w:id="56" w:name="_Toc508985278"/>
      <w:bookmarkStart w:id="57" w:name="_Toc511383675"/>
      <w:bookmarkStart w:id="58" w:name="_Ref467652408"/>
      <w:bookmarkStart w:id="59" w:name="_Toc528055846"/>
      <w:bookmarkEnd w:id="44"/>
      <w:bookmarkEnd w:id="45"/>
      <w:bookmarkEnd w:id="46"/>
      <w:bookmarkEnd w:id="47"/>
      <w:bookmarkEnd w:id="48"/>
      <w:bookmarkEnd w:id="49"/>
      <w:bookmarkEnd w:id="50"/>
      <w:bookmarkEnd w:id="51"/>
      <w:bookmarkEnd w:id="52"/>
      <w:bookmarkEnd w:id="53"/>
      <w:bookmarkEnd w:id="54"/>
      <w:bookmarkEnd w:id="55"/>
      <w:bookmarkEnd w:id="56"/>
      <w:bookmarkEnd w:id="57"/>
      <w:r w:rsidRPr="00591098">
        <w:rPr>
          <w:highlight w:val="darkGray"/>
        </w:rPr>
        <w:t>INPAY</w:t>
      </w:r>
      <w:r w:rsidR="00D429D0" w:rsidRPr="00591098">
        <w:rPr>
          <w:highlight w:val="darkGray"/>
        </w:rPr>
        <w:t>-</w:t>
      </w:r>
      <w:r w:rsidR="008F2C1C" w:rsidRPr="00591098">
        <w:rPr>
          <w:highlight w:val="darkGray"/>
        </w:rPr>
        <w:t>ACHOUT</w:t>
      </w:r>
      <w:r w:rsidR="00D429D0" w:rsidRPr="00591098">
        <w:rPr>
          <w:highlight w:val="darkGray"/>
        </w:rPr>
        <w:t>-IN-FL:</w:t>
      </w:r>
      <w:r w:rsidR="00D429D0" w:rsidRPr="00EC0B45">
        <w:t xml:space="preserve"> </w:t>
      </w:r>
      <w:bookmarkEnd w:id="58"/>
      <w:r w:rsidR="00591098">
        <w:t>Payment Response NACHA</w:t>
      </w:r>
      <w:r w:rsidR="00D429D0">
        <w:t xml:space="preserve"> File</w:t>
      </w:r>
      <w:bookmarkEnd w:id="59"/>
      <w:r w:rsidR="00D429D0">
        <w:t xml:space="preserve"> </w:t>
      </w:r>
    </w:p>
    <w:p w:rsidR="00D429D0" w:rsidRPr="00EC0B45" w:rsidRDefault="00D429D0" w:rsidP="00D429D0">
      <w:pPr>
        <w:pStyle w:val="Heading4"/>
      </w:pPr>
      <w:bookmarkStart w:id="60" w:name="_Toc528055847"/>
      <w:r w:rsidRPr="00EC0B45">
        <w:t>Service Overview</w:t>
      </w:r>
      <w:bookmarkEnd w:id="60"/>
    </w:p>
    <w:tbl>
      <w:tblPr>
        <w:tblStyle w:val="TableProfessional"/>
        <w:tblW w:w="5000" w:type="pct"/>
        <w:tblLook w:val="00A0" w:firstRow="1" w:lastRow="0" w:firstColumn="1" w:lastColumn="0" w:noHBand="0" w:noVBand="0"/>
      </w:tblPr>
      <w:tblGrid>
        <w:gridCol w:w="442"/>
        <w:gridCol w:w="1799"/>
        <w:gridCol w:w="2795"/>
        <w:gridCol w:w="667"/>
        <w:gridCol w:w="1094"/>
        <w:gridCol w:w="958"/>
        <w:gridCol w:w="1127"/>
        <w:gridCol w:w="1182"/>
      </w:tblGrid>
      <w:tr w:rsidR="00D429D0" w:rsidRPr="00EC0B45" w:rsidTr="00302DF9">
        <w:trPr>
          <w:cnfStyle w:val="100000000000" w:firstRow="1" w:lastRow="0" w:firstColumn="0" w:lastColumn="0" w:oddVBand="0" w:evenVBand="0" w:oddHBand="0" w:evenHBand="0" w:firstRowFirstColumn="0" w:firstRowLastColumn="0" w:lastRowFirstColumn="0" w:lastRowLastColumn="0"/>
          <w:cantSplit/>
        </w:trPr>
        <w:tc>
          <w:tcPr>
            <w:tcW w:w="234" w:type="pct"/>
          </w:tcPr>
          <w:p w:rsidR="00D429D0" w:rsidRPr="00823D18" w:rsidRDefault="00D429D0" w:rsidP="00EB0D30">
            <w:pPr>
              <w:pStyle w:val="ListParagraph"/>
              <w:spacing w:after="0" w:line="240" w:lineRule="auto"/>
              <w:ind w:left="0"/>
              <w:jc w:val="left"/>
              <w:rPr>
                <w:rFonts w:asciiTheme="minorHAnsi" w:hAnsiTheme="minorHAnsi" w:cstheme="minorHAnsi"/>
                <w:b w:val="0"/>
                <w:bCs w:val="0"/>
                <w:color w:val="FFFFFF"/>
                <w:sz w:val="18"/>
                <w:lang w:val="en-IE"/>
              </w:rPr>
            </w:pPr>
            <w:r w:rsidRPr="00823D18">
              <w:rPr>
                <w:rFonts w:asciiTheme="minorHAnsi" w:hAnsiTheme="minorHAnsi" w:cstheme="minorHAnsi"/>
                <w:color w:val="FFFFFF"/>
                <w:sz w:val="18"/>
                <w:lang w:val="en-IE"/>
              </w:rPr>
              <w:t>#</w:t>
            </w:r>
          </w:p>
        </w:tc>
        <w:tc>
          <w:tcPr>
            <w:tcW w:w="908" w:type="pct"/>
          </w:tcPr>
          <w:p w:rsidR="00D429D0" w:rsidRPr="00823D18" w:rsidRDefault="00D429D0" w:rsidP="00EB0D30">
            <w:pPr>
              <w:pStyle w:val="ListParagraph"/>
              <w:spacing w:after="0" w:line="240" w:lineRule="auto"/>
              <w:ind w:left="0"/>
              <w:jc w:val="left"/>
              <w:rPr>
                <w:rFonts w:asciiTheme="minorHAnsi" w:hAnsiTheme="minorHAnsi" w:cstheme="minorHAnsi"/>
                <w:b w:val="0"/>
                <w:bCs w:val="0"/>
                <w:color w:val="FFFFFF"/>
                <w:sz w:val="16"/>
                <w:lang w:val="en-IE"/>
              </w:rPr>
            </w:pPr>
            <w:r w:rsidRPr="00823D18">
              <w:rPr>
                <w:rFonts w:asciiTheme="minorHAnsi" w:hAnsiTheme="minorHAnsi" w:cstheme="minorHAnsi"/>
                <w:color w:val="FFFFFF"/>
                <w:sz w:val="18"/>
                <w:lang w:val="en-IE"/>
              </w:rPr>
              <w:t>Service ID</w:t>
            </w:r>
          </w:p>
        </w:tc>
        <w:tc>
          <w:tcPr>
            <w:tcW w:w="1403" w:type="pct"/>
          </w:tcPr>
          <w:p w:rsidR="00D429D0" w:rsidRPr="00823D18" w:rsidRDefault="00D429D0" w:rsidP="00EB0D30">
            <w:pPr>
              <w:pStyle w:val="ListParagraph"/>
              <w:spacing w:after="0" w:line="240" w:lineRule="auto"/>
              <w:ind w:left="0"/>
              <w:jc w:val="left"/>
              <w:rPr>
                <w:rFonts w:asciiTheme="minorHAnsi" w:hAnsiTheme="minorHAnsi" w:cstheme="minorHAnsi"/>
                <w:b w:val="0"/>
                <w:bCs w:val="0"/>
                <w:color w:val="FFFFFF"/>
                <w:sz w:val="18"/>
                <w:lang w:val="en-IE"/>
              </w:rPr>
            </w:pPr>
            <w:r w:rsidRPr="00823D18">
              <w:rPr>
                <w:rFonts w:asciiTheme="minorHAnsi" w:hAnsiTheme="minorHAnsi" w:cstheme="minorHAnsi"/>
                <w:color w:val="FFFFFF"/>
                <w:sz w:val="18"/>
                <w:lang w:val="en-IE"/>
              </w:rPr>
              <w:t>Description</w:t>
            </w:r>
          </w:p>
        </w:tc>
        <w:tc>
          <w:tcPr>
            <w:tcW w:w="342" w:type="pct"/>
          </w:tcPr>
          <w:p w:rsidR="00D429D0" w:rsidRPr="00823D18" w:rsidRDefault="00D429D0" w:rsidP="00EB0D30">
            <w:pPr>
              <w:pStyle w:val="ListParagraph"/>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Use Cases</w:t>
            </w:r>
          </w:p>
        </w:tc>
        <w:tc>
          <w:tcPr>
            <w:tcW w:w="561" w:type="pct"/>
          </w:tcPr>
          <w:p w:rsidR="00D429D0" w:rsidRPr="00823D18" w:rsidRDefault="00D429D0" w:rsidP="00EB0D30">
            <w:pPr>
              <w:pStyle w:val="ListParagraph"/>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Origin</w:t>
            </w:r>
          </w:p>
        </w:tc>
        <w:tc>
          <w:tcPr>
            <w:tcW w:w="490" w:type="pct"/>
          </w:tcPr>
          <w:p w:rsidR="00D429D0" w:rsidRPr="00823D18" w:rsidRDefault="00D429D0" w:rsidP="00EB0D30">
            <w:pPr>
              <w:pStyle w:val="ListParagraph"/>
              <w:spacing w:after="0" w:line="240" w:lineRule="auto"/>
              <w:ind w:left="0"/>
              <w:jc w:val="left"/>
              <w:rPr>
                <w:rFonts w:asciiTheme="minorHAnsi" w:hAnsiTheme="minorHAnsi" w:cstheme="minorHAnsi"/>
                <w:b w:val="0"/>
                <w:bCs w:val="0"/>
                <w:color w:val="FFFFFF"/>
                <w:sz w:val="18"/>
                <w:lang w:val="en-IE"/>
              </w:rPr>
            </w:pPr>
            <w:r w:rsidRPr="00823D18">
              <w:rPr>
                <w:rFonts w:asciiTheme="minorHAnsi" w:hAnsiTheme="minorHAnsi" w:cstheme="minorHAnsi"/>
                <w:color w:val="FFFFFF"/>
                <w:sz w:val="18"/>
                <w:lang w:val="en-IE"/>
              </w:rPr>
              <w:t>Input Format</w:t>
            </w:r>
          </w:p>
        </w:tc>
        <w:tc>
          <w:tcPr>
            <w:tcW w:w="574" w:type="pct"/>
          </w:tcPr>
          <w:p w:rsidR="00D429D0" w:rsidRPr="00823D18" w:rsidRDefault="00D429D0" w:rsidP="00EB0D30">
            <w:pPr>
              <w:pStyle w:val="ListParagraph"/>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Destination</w:t>
            </w:r>
          </w:p>
        </w:tc>
        <w:tc>
          <w:tcPr>
            <w:tcW w:w="489" w:type="pct"/>
          </w:tcPr>
          <w:p w:rsidR="00D429D0" w:rsidRPr="00823D18" w:rsidRDefault="00302DF9" w:rsidP="00EB0D30">
            <w:pPr>
              <w:pStyle w:val="ListParagraph"/>
              <w:spacing w:after="0" w:line="240" w:lineRule="auto"/>
              <w:ind w:left="0"/>
              <w:jc w:val="left"/>
              <w:rPr>
                <w:rFonts w:asciiTheme="minorHAnsi" w:hAnsiTheme="minorHAnsi" w:cstheme="minorHAnsi"/>
                <w:color w:val="FFFFFF"/>
                <w:sz w:val="18"/>
                <w:lang w:val="en-IE"/>
              </w:rPr>
            </w:pPr>
            <w:r>
              <w:rPr>
                <w:rFonts w:asciiTheme="minorHAnsi" w:hAnsiTheme="minorHAnsi" w:cstheme="minorHAnsi"/>
                <w:color w:val="FFFFFF"/>
                <w:sz w:val="18"/>
                <w:lang w:val="en-IE"/>
              </w:rPr>
              <w:t xml:space="preserve">Output </w:t>
            </w:r>
          </w:p>
        </w:tc>
      </w:tr>
      <w:tr w:rsidR="00302DF9" w:rsidRPr="00EC0B45" w:rsidTr="00302DF9">
        <w:trPr>
          <w:cantSplit/>
        </w:trPr>
        <w:tc>
          <w:tcPr>
            <w:tcW w:w="234" w:type="pct"/>
          </w:tcPr>
          <w:p w:rsidR="00302DF9" w:rsidRPr="00823D18" w:rsidRDefault="00302DF9" w:rsidP="00302DF9">
            <w:pPr>
              <w:pStyle w:val="ListParagraph"/>
              <w:spacing w:after="0" w:line="240" w:lineRule="auto"/>
              <w:ind w:left="0"/>
              <w:jc w:val="left"/>
              <w:rPr>
                <w:rFonts w:asciiTheme="minorHAnsi" w:hAnsiTheme="minorHAnsi" w:cstheme="minorHAnsi"/>
                <w:color w:val="000000"/>
                <w:sz w:val="18"/>
                <w:szCs w:val="18"/>
                <w:lang w:val="en-IE"/>
              </w:rPr>
            </w:pPr>
            <w:r w:rsidRPr="00823D18">
              <w:rPr>
                <w:rFonts w:asciiTheme="minorHAnsi" w:hAnsiTheme="minorHAnsi" w:cstheme="minorHAnsi"/>
                <w:color w:val="000000"/>
                <w:sz w:val="18"/>
                <w:szCs w:val="18"/>
                <w:lang w:val="en-IE"/>
              </w:rPr>
              <w:t>0</w:t>
            </w:r>
            <w:r w:rsidR="00113BCE">
              <w:rPr>
                <w:rFonts w:asciiTheme="minorHAnsi" w:hAnsiTheme="minorHAnsi" w:cstheme="minorHAnsi"/>
                <w:color w:val="000000"/>
                <w:sz w:val="18"/>
                <w:szCs w:val="18"/>
                <w:lang w:val="en-IE"/>
              </w:rPr>
              <w:t>2</w:t>
            </w:r>
          </w:p>
        </w:tc>
        <w:tc>
          <w:tcPr>
            <w:tcW w:w="908" w:type="pct"/>
          </w:tcPr>
          <w:p w:rsidR="00302DF9" w:rsidRPr="00823D18" w:rsidRDefault="00302DF9" w:rsidP="00302DF9">
            <w:pPr>
              <w:pStyle w:val="ListParagraph"/>
              <w:spacing w:after="0" w:line="240" w:lineRule="auto"/>
              <w:ind w:left="0"/>
              <w:jc w:val="left"/>
              <w:rPr>
                <w:rFonts w:asciiTheme="minorHAnsi" w:hAnsiTheme="minorHAnsi" w:cstheme="minorHAnsi"/>
                <w:bCs/>
                <w:sz w:val="18"/>
                <w:szCs w:val="18"/>
                <w:lang w:val="en-IE"/>
              </w:rPr>
            </w:pPr>
          </w:p>
        </w:tc>
        <w:tc>
          <w:tcPr>
            <w:tcW w:w="1403" w:type="pct"/>
          </w:tcPr>
          <w:p w:rsidR="00302DF9" w:rsidRPr="00823D18" w:rsidRDefault="00302DF9" w:rsidP="00302DF9">
            <w:pPr>
              <w:pStyle w:val="ListParagraph"/>
              <w:spacing w:after="0" w:line="240" w:lineRule="auto"/>
              <w:ind w:left="0"/>
              <w:jc w:val="left"/>
              <w:rPr>
                <w:rFonts w:asciiTheme="minorHAnsi" w:hAnsiTheme="minorHAnsi" w:cstheme="minorHAnsi"/>
                <w:bCs/>
                <w:sz w:val="18"/>
                <w:szCs w:val="18"/>
                <w:lang w:val="en-IE"/>
              </w:rPr>
            </w:pPr>
            <w:r>
              <w:rPr>
                <w:rFonts w:asciiTheme="minorHAnsi" w:hAnsiTheme="minorHAnsi"/>
                <w:bCs/>
                <w:sz w:val="18"/>
                <w:szCs w:val="18"/>
                <w:lang w:val="en-IE"/>
              </w:rPr>
              <w:t>NACHA file to send payment instructions to ACH Product processor</w:t>
            </w:r>
          </w:p>
        </w:tc>
        <w:tc>
          <w:tcPr>
            <w:tcW w:w="342" w:type="pct"/>
          </w:tcPr>
          <w:p w:rsidR="00302DF9" w:rsidRPr="00E13CA2" w:rsidRDefault="00302DF9" w:rsidP="00302DF9">
            <w:pPr>
              <w:pStyle w:val="ListParagraph"/>
              <w:spacing w:after="0" w:line="240" w:lineRule="auto"/>
              <w:ind w:left="0"/>
              <w:jc w:val="left"/>
              <w:rPr>
                <w:rFonts w:asciiTheme="minorHAnsi" w:hAnsiTheme="minorHAnsi" w:cstheme="minorHAnsi"/>
                <w:bCs/>
                <w:sz w:val="18"/>
                <w:highlight w:val="yellow"/>
                <w:lang w:val="en-IE"/>
              </w:rPr>
            </w:pPr>
            <w:r w:rsidRPr="00413B56">
              <w:rPr>
                <w:rFonts w:asciiTheme="minorHAnsi" w:hAnsiTheme="minorHAnsi" w:cstheme="minorHAnsi"/>
                <w:bCs/>
                <w:sz w:val="18"/>
                <w:lang w:val="en-IE"/>
              </w:rPr>
              <w:t>1.13a, 8.4</w:t>
            </w:r>
          </w:p>
        </w:tc>
        <w:tc>
          <w:tcPr>
            <w:tcW w:w="561" w:type="pct"/>
          </w:tcPr>
          <w:p w:rsidR="00302DF9" w:rsidRPr="00823D18" w:rsidRDefault="00302DF9" w:rsidP="00302DF9">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IncedoPay</w:t>
            </w:r>
          </w:p>
        </w:tc>
        <w:tc>
          <w:tcPr>
            <w:tcW w:w="490" w:type="pct"/>
          </w:tcPr>
          <w:p w:rsidR="00302DF9" w:rsidRPr="00823D18" w:rsidRDefault="00302DF9" w:rsidP="00302DF9">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NACHA</w:t>
            </w:r>
          </w:p>
        </w:tc>
        <w:tc>
          <w:tcPr>
            <w:tcW w:w="574" w:type="pct"/>
          </w:tcPr>
          <w:p w:rsidR="00302DF9" w:rsidRPr="00823D18" w:rsidRDefault="00302DF9" w:rsidP="00302DF9">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US Bank NACHA</w:t>
            </w:r>
          </w:p>
        </w:tc>
        <w:tc>
          <w:tcPr>
            <w:tcW w:w="489" w:type="pct"/>
          </w:tcPr>
          <w:p w:rsidR="00302DF9" w:rsidRPr="00823D18" w:rsidRDefault="00302DF9" w:rsidP="00302DF9">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ACH Confirmation File</w:t>
            </w:r>
          </w:p>
        </w:tc>
      </w:tr>
    </w:tbl>
    <w:p w:rsidR="00D429D0" w:rsidRDefault="00D429D0" w:rsidP="00D429D0">
      <w:pPr>
        <w:jc w:val="center"/>
      </w:pPr>
    </w:p>
    <w:p w:rsidR="00D429D0" w:rsidRPr="00EC0B45" w:rsidRDefault="00D429D0" w:rsidP="00D429D0">
      <w:pPr>
        <w:jc w:val="center"/>
      </w:pPr>
      <w:r w:rsidRPr="00823D18">
        <w:rPr>
          <w:noProof/>
          <w:lang w:val="en-US"/>
        </w:rPr>
        <w:drawing>
          <wp:inline distT="0" distB="0" distL="0" distR="0" wp14:anchorId="750D2FB3" wp14:editId="15EBCA23">
            <wp:extent cx="3858959" cy="1790700"/>
            <wp:effectExtent l="0" t="0" r="825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3863624" cy="1792865"/>
                    </a:xfrm>
                    <a:prstGeom prst="rect">
                      <a:avLst/>
                    </a:prstGeom>
                    <a:noFill/>
                  </pic:spPr>
                </pic:pic>
              </a:graphicData>
            </a:graphic>
          </wp:inline>
        </w:drawing>
      </w:r>
    </w:p>
    <w:tbl>
      <w:tblPr>
        <w:tblStyle w:val="TableElegan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27"/>
        <w:gridCol w:w="6443"/>
      </w:tblGrid>
      <w:tr w:rsidR="00D429D0" w:rsidRPr="00EC0B45" w:rsidTr="00EB0D30">
        <w:trPr>
          <w:cnfStyle w:val="100000000000" w:firstRow="1" w:lastRow="0" w:firstColumn="0" w:lastColumn="0" w:oddVBand="0" w:evenVBand="0" w:oddHBand="0" w:evenHBand="0" w:firstRowFirstColumn="0" w:firstRowLastColumn="0" w:lastRowFirstColumn="0" w:lastRowLastColumn="0"/>
          <w:trHeight w:val="260"/>
        </w:trPr>
        <w:tc>
          <w:tcPr>
            <w:tcW w:w="1801" w:type="pct"/>
          </w:tcPr>
          <w:p w:rsidR="00D429D0" w:rsidRPr="00823D18" w:rsidRDefault="00D429D0" w:rsidP="00EB0D30">
            <w:pPr>
              <w:pStyle w:val="CellHeading"/>
              <w:keepNext/>
              <w:rPr>
                <w:rFonts w:asciiTheme="minorHAnsi" w:hAnsiTheme="minorHAnsi" w:cstheme="minorHAnsi"/>
                <w:color w:val="auto"/>
                <w:lang w:val="en-IE"/>
              </w:rPr>
            </w:pPr>
            <w:r w:rsidRPr="00823D18">
              <w:rPr>
                <w:rFonts w:asciiTheme="minorHAnsi" w:hAnsiTheme="minorHAnsi" w:cstheme="minorHAnsi"/>
                <w:color w:val="auto"/>
                <w:lang w:val="en-IE"/>
              </w:rPr>
              <w:t>Service Type</w:t>
            </w:r>
          </w:p>
        </w:tc>
        <w:tc>
          <w:tcPr>
            <w:tcW w:w="3199" w:type="pct"/>
          </w:tcPr>
          <w:p w:rsidR="00D429D0" w:rsidRPr="004A1108" w:rsidRDefault="004A1108" w:rsidP="00EB0D30">
            <w:pPr>
              <w:pStyle w:val="CellHeading"/>
              <w:keepNext/>
              <w:rPr>
                <w:rFonts w:asciiTheme="minorHAnsi" w:hAnsiTheme="minorHAnsi" w:cstheme="minorHAnsi"/>
                <w:b w:val="0"/>
                <w:color w:val="auto"/>
                <w:lang w:val="en-IE"/>
              </w:rPr>
            </w:pPr>
            <w:r w:rsidRPr="004A1108">
              <w:rPr>
                <w:rFonts w:asciiTheme="minorHAnsi" w:hAnsiTheme="minorHAnsi" w:cstheme="minorHAnsi"/>
                <w:b w:val="0"/>
                <w:color w:val="auto"/>
                <w:lang w:val="en-IE"/>
              </w:rPr>
              <w:t>outbound</w:t>
            </w:r>
          </w:p>
        </w:tc>
      </w:tr>
      <w:tr w:rsidR="00D429D0" w:rsidRPr="00EC0B45" w:rsidTr="00EB0D30">
        <w:trPr>
          <w:trHeight w:val="260"/>
        </w:trPr>
        <w:tc>
          <w:tcPr>
            <w:tcW w:w="1801" w:type="pct"/>
          </w:tcPr>
          <w:p w:rsidR="00D429D0" w:rsidRPr="00823D18" w:rsidRDefault="00D429D0" w:rsidP="00EB0D30">
            <w:pPr>
              <w:pStyle w:val="CellHeading"/>
              <w:rPr>
                <w:rFonts w:asciiTheme="minorHAnsi" w:hAnsiTheme="minorHAnsi" w:cstheme="minorHAnsi"/>
                <w:color w:val="auto"/>
                <w:lang w:val="en-IE"/>
              </w:rPr>
            </w:pPr>
            <w:r w:rsidRPr="00823D18">
              <w:rPr>
                <w:rFonts w:asciiTheme="minorHAnsi" w:hAnsiTheme="minorHAnsi" w:cstheme="minorHAnsi"/>
                <w:color w:val="auto"/>
                <w:lang w:val="en-IE"/>
              </w:rPr>
              <w:t>Data Exchange Format</w:t>
            </w:r>
          </w:p>
        </w:tc>
        <w:tc>
          <w:tcPr>
            <w:tcW w:w="3199" w:type="pct"/>
          </w:tcPr>
          <w:p w:rsidR="00D429D0" w:rsidRPr="004A1108" w:rsidRDefault="004A1108" w:rsidP="00EB0D30">
            <w:pPr>
              <w:pStyle w:val="CellHeading"/>
              <w:rPr>
                <w:rFonts w:asciiTheme="minorHAnsi" w:hAnsiTheme="minorHAnsi" w:cstheme="minorHAnsi"/>
                <w:b w:val="0"/>
                <w:color w:val="auto"/>
                <w:lang w:val="en-IE"/>
              </w:rPr>
            </w:pPr>
            <w:r w:rsidRPr="004A1108">
              <w:rPr>
                <w:rFonts w:asciiTheme="minorHAnsi" w:hAnsiTheme="minorHAnsi" w:cstheme="minorHAnsi"/>
                <w:b w:val="0"/>
                <w:color w:val="auto"/>
                <w:lang w:val="en-IE"/>
              </w:rPr>
              <w:t>NACHA File</w:t>
            </w:r>
          </w:p>
        </w:tc>
      </w:tr>
      <w:tr w:rsidR="00D429D0" w:rsidRPr="00EC0B45" w:rsidTr="00EB0D30">
        <w:trPr>
          <w:trHeight w:val="260"/>
        </w:trPr>
        <w:tc>
          <w:tcPr>
            <w:tcW w:w="1801" w:type="pct"/>
          </w:tcPr>
          <w:p w:rsidR="00D429D0" w:rsidRPr="00823D18" w:rsidRDefault="00D429D0" w:rsidP="00EB0D30">
            <w:pPr>
              <w:pStyle w:val="CellHeading"/>
              <w:rPr>
                <w:rFonts w:asciiTheme="minorHAnsi" w:hAnsiTheme="minorHAnsi" w:cstheme="minorHAnsi"/>
                <w:color w:val="auto"/>
                <w:lang w:val="en-IE"/>
              </w:rPr>
            </w:pPr>
            <w:r w:rsidRPr="00823D18">
              <w:rPr>
                <w:rFonts w:asciiTheme="minorHAnsi" w:hAnsiTheme="minorHAnsi" w:cstheme="minorHAnsi"/>
                <w:color w:val="auto"/>
                <w:lang w:val="en-IE"/>
              </w:rPr>
              <w:t>Communication protocol</w:t>
            </w:r>
          </w:p>
        </w:tc>
        <w:tc>
          <w:tcPr>
            <w:tcW w:w="3199" w:type="pct"/>
          </w:tcPr>
          <w:p w:rsidR="00D429D0" w:rsidRPr="00C06F3E" w:rsidRDefault="000269DD" w:rsidP="00EB0D30">
            <w:pPr>
              <w:pStyle w:val="CellHeading"/>
              <w:rPr>
                <w:rFonts w:asciiTheme="minorHAnsi" w:hAnsiTheme="minorHAnsi" w:cstheme="minorHAnsi"/>
                <w:b w:val="0"/>
                <w:color w:val="000000" w:themeColor="text1"/>
                <w:lang w:val="en-IE"/>
              </w:rPr>
            </w:pPr>
            <w:r w:rsidRPr="00C06F3E">
              <w:rPr>
                <w:rFonts w:asciiTheme="minorHAnsi" w:hAnsiTheme="minorHAnsi" w:cstheme="minorHAnsi"/>
                <w:b w:val="0"/>
                <w:color w:val="000000" w:themeColor="text1"/>
                <w:lang w:val="en-IE"/>
              </w:rPr>
              <w:t>SFTP</w:t>
            </w:r>
          </w:p>
        </w:tc>
      </w:tr>
      <w:tr w:rsidR="00D429D0" w:rsidRPr="00EC0B45" w:rsidTr="00EB0D30">
        <w:trPr>
          <w:trHeight w:val="260"/>
        </w:trPr>
        <w:tc>
          <w:tcPr>
            <w:tcW w:w="1801" w:type="pct"/>
          </w:tcPr>
          <w:p w:rsidR="00D429D0" w:rsidRPr="00823D18" w:rsidRDefault="00D429D0" w:rsidP="00EB0D30">
            <w:pPr>
              <w:pStyle w:val="CellHeading"/>
              <w:rPr>
                <w:rFonts w:asciiTheme="minorHAnsi" w:hAnsiTheme="minorHAnsi" w:cstheme="minorHAnsi"/>
                <w:color w:val="auto"/>
                <w:lang w:val="en-IE"/>
              </w:rPr>
            </w:pPr>
            <w:r w:rsidRPr="00823D18">
              <w:rPr>
                <w:rFonts w:asciiTheme="minorHAnsi" w:hAnsiTheme="minorHAnsi" w:cstheme="minorHAnsi"/>
                <w:color w:val="auto"/>
                <w:lang w:val="en-IE"/>
              </w:rPr>
              <w:t>Service Triggering Mode</w:t>
            </w:r>
          </w:p>
        </w:tc>
        <w:tc>
          <w:tcPr>
            <w:tcW w:w="3199" w:type="pct"/>
          </w:tcPr>
          <w:p w:rsidR="00D429D0" w:rsidRPr="004A1108" w:rsidRDefault="00D429D0" w:rsidP="00EB0D30">
            <w:pPr>
              <w:pStyle w:val="CellHeading"/>
              <w:rPr>
                <w:rFonts w:asciiTheme="minorHAnsi" w:hAnsiTheme="minorHAnsi" w:cstheme="minorHAnsi"/>
                <w:b w:val="0"/>
                <w:color w:val="auto"/>
                <w:lang w:val="en-IE"/>
              </w:rPr>
            </w:pPr>
            <w:r w:rsidRPr="004A1108">
              <w:rPr>
                <w:rFonts w:asciiTheme="minorHAnsi" w:hAnsiTheme="minorHAnsi" w:cstheme="minorHAnsi"/>
                <w:b w:val="0"/>
                <w:color w:val="auto"/>
                <w:lang w:val="en-IE"/>
              </w:rPr>
              <w:t>On Request</w:t>
            </w:r>
          </w:p>
        </w:tc>
      </w:tr>
      <w:tr w:rsidR="00D429D0" w:rsidRPr="00EC0B45" w:rsidTr="00EB0D30">
        <w:trPr>
          <w:trHeight w:val="260"/>
        </w:trPr>
        <w:tc>
          <w:tcPr>
            <w:tcW w:w="1801" w:type="pct"/>
          </w:tcPr>
          <w:p w:rsidR="00D429D0" w:rsidRPr="004A1108" w:rsidRDefault="00D429D0" w:rsidP="00EB0D30">
            <w:pPr>
              <w:pStyle w:val="CellHeading"/>
              <w:rPr>
                <w:rFonts w:asciiTheme="minorHAnsi" w:hAnsiTheme="minorHAnsi" w:cstheme="minorHAnsi"/>
                <w:color w:val="auto"/>
                <w:lang w:val="en-IE"/>
              </w:rPr>
            </w:pPr>
            <w:r w:rsidRPr="004A1108">
              <w:rPr>
                <w:rFonts w:asciiTheme="minorHAnsi" w:hAnsiTheme="minorHAnsi" w:cstheme="minorHAnsi"/>
                <w:color w:val="auto"/>
                <w:lang w:val="en-IE"/>
              </w:rPr>
              <w:t>Estimated Run Frequency</w:t>
            </w:r>
          </w:p>
        </w:tc>
        <w:tc>
          <w:tcPr>
            <w:tcW w:w="3199" w:type="pct"/>
          </w:tcPr>
          <w:p w:rsidR="00D429D0" w:rsidRPr="004A1108" w:rsidRDefault="00DE5C10" w:rsidP="00DE5C10">
            <w:pPr>
              <w:pStyle w:val="CellHeading"/>
              <w:rPr>
                <w:rFonts w:asciiTheme="minorHAnsi" w:hAnsiTheme="minorHAnsi" w:cstheme="minorHAnsi"/>
                <w:b w:val="0"/>
                <w:color w:val="auto"/>
                <w:lang w:val="en-IE"/>
              </w:rPr>
            </w:pPr>
            <w:r>
              <w:rPr>
                <w:rFonts w:asciiTheme="minorHAnsi" w:hAnsiTheme="minorHAnsi" w:cstheme="minorHAnsi"/>
                <w:b w:val="0"/>
                <w:color w:val="auto"/>
                <w:lang w:val="en-IE"/>
              </w:rPr>
              <w:t>Configurable(before cutoff window etc)</w:t>
            </w:r>
          </w:p>
        </w:tc>
      </w:tr>
      <w:tr w:rsidR="00D429D0" w:rsidRPr="00EC0B45" w:rsidTr="00EB0D30">
        <w:trPr>
          <w:trHeight w:val="260"/>
        </w:trPr>
        <w:tc>
          <w:tcPr>
            <w:tcW w:w="1801" w:type="pct"/>
          </w:tcPr>
          <w:p w:rsidR="00D429D0" w:rsidRPr="004A1108" w:rsidRDefault="00D429D0" w:rsidP="00EB0D30">
            <w:pPr>
              <w:pStyle w:val="CellHeading"/>
              <w:rPr>
                <w:rFonts w:asciiTheme="minorHAnsi" w:hAnsiTheme="minorHAnsi" w:cstheme="minorHAnsi"/>
                <w:color w:val="auto"/>
                <w:lang w:val="en-IE"/>
              </w:rPr>
            </w:pPr>
            <w:r w:rsidRPr="004A1108">
              <w:rPr>
                <w:rFonts w:asciiTheme="minorHAnsi" w:hAnsiTheme="minorHAnsi" w:cstheme="minorHAnsi"/>
                <w:color w:val="auto"/>
                <w:lang w:val="en-IE"/>
              </w:rPr>
              <w:t>Aggregation</w:t>
            </w:r>
          </w:p>
        </w:tc>
        <w:tc>
          <w:tcPr>
            <w:tcW w:w="3199" w:type="pct"/>
          </w:tcPr>
          <w:p w:rsidR="00D429D0" w:rsidRPr="004A1108" w:rsidRDefault="00D429D0" w:rsidP="00EB0D30">
            <w:pPr>
              <w:pStyle w:val="CellHeading"/>
              <w:rPr>
                <w:rFonts w:asciiTheme="minorHAnsi" w:hAnsiTheme="minorHAnsi" w:cstheme="minorHAnsi"/>
                <w:b w:val="0"/>
                <w:color w:val="auto"/>
                <w:lang w:val="en-IE"/>
              </w:rPr>
            </w:pPr>
            <w:r w:rsidRPr="004A1108">
              <w:rPr>
                <w:rFonts w:asciiTheme="minorHAnsi" w:hAnsiTheme="minorHAnsi" w:cstheme="minorHAnsi"/>
                <w:b w:val="0"/>
                <w:color w:val="auto"/>
                <w:lang w:val="en-IE"/>
              </w:rPr>
              <w:t>Bulk – Multiple records</w:t>
            </w:r>
            <w:r w:rsidR="00E8521F">
              <w:rPr>
                <w:rFonts w:asciiTheme="minorHAnsi" w:hAnsiTheme="minorHAnsi" w:cstheme="minorHAnsi"/>
                <w:b w:val="0"/>
                <w:color w:val="auto"/>
                <w:lang w:val="en-IE"/>
              </w:rPr>
              <w:t xml:space="preserve"> per client</w:t>
            </w:r>
            <w:r w:rsidRPr="004A1108">
              <w:rPr>
                <w:rFonts w:asciiTheme="minorHAnsi" w:hAnsiTheme="minorHAnsi" w:cstheme="minorHAnsi"/>
                <w:b w:val="0"/>
                <w:color w:val="auto"/>
                <w:lang w:val="en-IE"/>
              </w:rPr>
              <w:t xml:space="preserve"> in a single</w:t>
            </w:r>
            <w:r w:rsidR="00E8521F">
              <w:rPr>
                <w:rFonts w:asciiTheme="minorHAnsi" w:hAnsiTheme="minorHAnsi" w:cstheme="minorHAnsi"/>
                <w:b w:val="0"/>
                <w:color w:val="auto"/>
                <w:lang w:val="en-IE"/>
              </w:rPr>
              <w:t xml:space="preserve"> NACHA</w:t>
            </w:r>
            <w:r w:rsidRPr="004A1108">
              <w:rPr>
                <w:rFonts w:asciiTheme="minorHAnsi" w:hAnsiTheme="minorHAnsi" w:cstheme="minorHAnsi"/>
                <w:b w:val="0"/>
                <w:color w:val="auto"/>
                <w:lang w:val="en-IE"/>
              </w:rPr>
              <w:t xml:space="preserve"> file</w:t>
            </w:r>
          </w:p>
        </w:tc>
      </w:tr>
    </w:tbl>
    <w:p w:rsidR="00D429D0" w:rsidRPr="00EC0B45" w:rsidRDefault="00D429D0" w:rsidP="00D429D0"/>
    <w:p w:rsidR="00D429D0" w:rsidRDefault="00D429D0" w:rsidP="00D429D0">
      <w:pPr>
        <w:pStyle w:val="Heading4"/>
      </w:pPr>
      <w:bookmarkStart w:id="61" w:name="_Toc528055848"/>
      <w:r w:rsidRPr="00EC0B45">
        <w:lastRenderedPageBreak/>
        <w:t>File Layout Specification</w:t>
      </w:r>
      <w:bookmarkEnd w:id="61"/>
      <w:r>
        <w:t xml:space="preserve"> </w:t>
      </w:r>
    </w:p>
    <w:p w:rsidR="00D429D0" w:rsidRPr="00EC0B45" w:rsidRDefault="00D429D0" w:rsidP="00D429D0">
      <w:pPr>
        <w:pStyle w:val="Heading5"/>
      </w:pPr>
      <w:r>
        <w:t>Header Record</w:t>
      </w:r>
    </w:p>
    <w:tbl>
      <w:tblPr>
        <w:tblStyle w:val="TableProfessional"/>
        <w:tblW w:w="5000" w:type="pct"/>
        <w:tblLayout w:type="fixed"/>
        <w:tblLook w:val="04A0" w:firstRow="1" w:lastRow="0" w:firstColumn="1" w:lastColumn="0" w:noHBand="0" w:noVBand="1"/>
      </w:tblPr>
      <w:tblGrid>
        <w:gridCol w:w="713"/>
        <w:gridCol w:w="1081"/>
        <w:gridCol w:w="630"/>
        <w:gridCol w:w="1332"/>
        <w:gridCol w:w="2176"/>
        <w:gridCol w:w="4132"/>
      </w:tblGrid>
      <w:tr w:rsidR="00D429D0" w:rsidRPr="00EC0B45" w:rsidTr="00EB0D30">
        <w:trPr>
          <w:cnfStyle w:val="100000000000" w:firstRow="1" w:lastRow="0" w:firstColumn="0" w:lastColumn="0" w:oddVBand="0" w:evenVBand="0" w:oddHBand="0" w:evenHBand="0" w:firstRowFirstColumn="0" w:firstRowLastColumn="0" w:lastRowFirstColumn="0" w:lastRowLastColumn="0"/>
          <w:cantSplit/>
        </w:trPr>
        <w:tc>
          <w:tcPr>
            <w:tcW w:w="354" w:type="pct"/>
            <w:hideMark/>
          </w:tcPr>
          <w:p w:rsidR="00D429D0" w:rsidRPr="00823D18" w:rsidRDefault="00D429D0" w:rsidP="00EB0D30">
            <w:pPr>
              <w:pStyle w:val="TableHeader"/>
              <w:jc w:val="center"/>
              <w:rPr>
                <w:b/>
              </w:rPr>
            </w:pPr>
            <w:r>
              <w:rPr>
                <w:b/>
              </w:rPr>
              <w:t>Field</w:t>
            </w:r>
          </w:p>
        </w:tc>
        <w:tc>
          <w:tcPr>
            <w:tcW w:w="537" w:type="pct"/>
            <w:hideMark/>
          </w:tcPr>
          <w:p w:rsidR="00D429D0" w:rsidRPr="00823D18" w:rsidRDefault="00D429D0" w:rsidP="00EB0D30">
            <w:pPr>
              <w:pStyle w:val="TableHeader"/>
              <w:jc w:val="center"/>
              <w:rPr>
                <w:b/>
              </w:rPr>
            </w:pPr>
            <w:r>
              <w:rPr>
                <w:b/>
              </w:rPr>
              <w:t>Position</w:t>
            </w:r>
          </w:p>
        </w:tc>
        <w:tc>
          <w:tcPr>
            <w:tcW w:w="313" w:type="pct"/>
            <w:hideMark/>
          </w:tcPr>
          <w:p w:rsidR="00D429D0" w:rsidRPr="00823D18" w:rsidRDefault="00D429D0" w:rsidP="00EB0D30">
            <w:pPr>
              <w:pStyle w:val="TableHeader"/>
              <w:jc w:val="center"/>
              <w:rPr>
                <w:b/>
              </w:rPr>
            </w:pPr>
            <w:r>
              <w:rPr>
                <w:b/>
              </w:rPr>
              <w:t>Size</w:t>
            </w:r>
          </w:p>
        </w:tc>
        <w:tc>
          <w:tcPr>
            <w:tcW w:w="662" w:type="pct"/>
          </w:tcPr>
          <w:p w:rsidR="00D429D0" w:rsidRPr="00823D18" w:rsidRDefault="00D429D0" w:rsidP="00EB0D30">
            <w:pPr>
              <w:pStyle w:val="TableHeader"/>
              <w:jc w:val="center"/>
              <w:rPr>
                <w:b/>
                <w:bCs w:val="0"/>
              </w:rPr>
            </w:pPr>
            <w:r>
              <w:rPr>
                <w:b/>
                <w:bCs w:val="0"/>
              </w:rPr>
              <w:t>Contents</w:t>
            </w:r>
          </w:p>
        </w:tc>
        <w:tc>
          <w:tcPr>
            <w:tcW w:w="1081" w:type="pct"/>
          </w:tcPr>
          <w:p w:rsidR="00D429D0" w:rsidRPr="00823D18" w:rsidRDefault="00D429D0" w:rsidP="00EB0D30">
            <w:pPr>
              <w:pStyle w:val="TableHeader"/>
              <w:jc w:val="center"/>
              <w:rPr>
                <w:b/>
              </w:rPr>
            </w:pPr>
            <w:r>
              <w:rPr>
                <w:b/>
              </w:rPr>
              <w:t>Mandatory/Optional/Required</w:t>
            </w:r>
          </w:p>
        </w:tc>
        <w:tc>
          <w:tcPr>
            <w:tcW w:w="2053" w:type="pct"/>
            <w:hideMark/>
          </w:tcPr>
          <w:p w:rsidR="00D429D0" w:rsidRPr="00823D18" w:rsidRDefault="00D429D0" w:rsidP="00EB0D30">
            <w:pPr>
              <w:pStyle w:val="TableHeader"/>
              <w:jc w:val="center"/>
              <w:rPr>
                <w:b/>
              </w:rPr>
            </w:pPr>
            <w:r w:rsidRPr="00823D18">
              <w:rPr>
                <w:b/>
              </w:rPr>
              <w:t>Description</w:t>
            </w:r>
          </w:p>
        </w:tc>
      </w:tr>
      <w:tr w:rsidR="00D429D0" w:rsidRPr="00EC0B45" w:rsidTr="00EB0D30">
        <w:trPr>
          <w:cantSplit/>
        </w:trPr>
        <w:tc>
          <w:tcPr>
            <w:tcW w:w="354" w:type="pct"/>
          </w:tcPr>
          <w:p w:rsidR="00D429D0" w:rsidRPr="00D73890" w:rsidRDefault="00D429D0" w:rsidP="00EB0D30">
            <w:pPr>
              <w:pStyle w:val="TableBody"/>
              <w:jc w:val="center"/>
              <w:rPr>
                <w:color w:val="000000"/>
              </w:rPr>
            </w:pPr>
            <w:r w:rsidRPr="00D73890">
              <w:rPr>
                <w:color w:val="000000"/>
              </w:rPr>
              <w:t>1</w:t>
            </w:r>
          </w:p>
        </w:tc>
        <w:tc>
          <w:tcPr>
            <w:tcW w:w="537" w:type="pct"/>
          </w:tcPr>
          <w:p w:rsidR="00D429D0" w:rsidRPr="00D73890" w:rsidRDefault="00D429D0" w:rsidP="00EB0D30">
            <w:pPr>
              <w:pStyle w:val="TableBody"/>
              <w:jc w:val="center"/>
              <w:rPr>
                <w:color w:val="000000"/>
              </w:rPr>
            </w:pPr>
            <w:r w:rsidRPr="00D73890">
              <w:rPr>
                <w:color w:val="000000"/>
              </w:rPr>
              <w:t>01 -01</w:t>
            </w:r>
          </w:p>
        </w:tc>
        <w:tc>
          <w:tcPr>
            <w:tcW w:w="313" w:type="pct"/>
          </w:tcPr>
          <w:p w:rsidR="00D429D0" w:rsidRPr="00D73890" w:rsidRDefault="00D429D0" w:rsidP="00EB0D30">
            <w:pPr>
              <w:pStyle w:val="TableBody"/>
              <w:jc w:val="center"/>
              <w:rPr>
                <w:color w:val="000000"/>
              </w:rPr>
            </w:pPr>
            <w:r w:rsidRPr="00D73890">
              <w:rPr>
                <w:color w:val="000000"/>
              </w:rPr>
              <w:t>1</w:t>
            </w:r>
          </w:p>
        </w:tc>
        <w:tc>
          <w:tcPr>
            <w:tcW w:w="662" w:type="pct"/>
          </w:tcPr>
          <w:p w:rsidR="00D429D0" w:rsidRPr="00D73890" w:rsidRDefault="00D429D0" w:rsidP="00EB0D30">
            <w:pPr>
              <w:pStyle w:val="TableBody"/>
              <w:jc w:val="center"/>
              <w:rPr>
                <w:color w:val="000000"/>
              </w:rPr>
            </w:pPr>
            <w:r w:rsidRPr="00D73890">
              <w:rPr>
                <w:color w:val="000000"/>
              </w:rPr>
              <w:t>1</w:t>
            </w:r>
          </w:p>
        </w:tc>
        <w:tc>
          <w:tcPr>
            <w:tcW w:w="1081" w:type="pct"/>
          </w:tcPr>
          <w:p w:rsidR="00D429D0" w:rsidRPr="00D73890" w:rsidRDefault="00D429D0" w:rsidP="00EB0D30">
            <w:pPr>
              <w:pStyle w:val="TableBody"/>
              <w:jc w:val="center"/>
              <w:rPr>
                <w:color w:val="000000"/>
              </w:rPr>
            </w:pPr>
            <w:r>
              <w:rPr>
                <w:color w:val="000000"/>
              </w:rPr>
              <w:t>Mandatory</w:t>
            </w:r>
          </w:p>
        </w:tc>
        <w:tc>
          <w:tcPr>
            <w:tcW w:w="2053" w:type="pct"/>
          </w:tcPr>
          <w:p w:rsidR="00D429D0" w:rsidRPr="00D73890" w:rsidRDefault="00D429D0" w:rsidP="00EB0D30">
            <w:pPr>
              <w:pStyle w:val="TableBody"/>
              <w:rPr>
                <w:color w:val="000000"/>
              </w:rPr>
            </w:pPr>
            <w:r w:rsidRPr="00D73890">
              <w:rPr>
                <w:color w:val="000000"/>
              </w:rPr>
              <w:t>Record Type Code</w:t>
            </w:r>
            <w:r>
              <w:rPr>
                <w:color w:val="000000"/>
              </w:rPr>
              <w:t xml:space="preserve"> </w:t>
            </w:r>
          </w:p>
        </w:tc>
      </w:tr>
      <w:tr w:rsidR="00D429D0" w:rsidRPr="00EC0B45" w:rsidTr="00EB0D30">
        <w:trPr>
          <w:cantSplit/>
        </w:trPr>
        <w:tc>
          <w:tcPr>
            <w:tcW w:w="354" w:type="pct"/>
          </w:tcPr>
          <w:p w:rsidR="00D429D0" w:rsidRPr="00D73890" w:rsidRDefault="00D429D0" w:rsidP="00EB0D30">
            <w:pPr>
              <w:pStyle w:val="TableBody"/>
              <w:jc w:val="center"/>
              <w:rPr>
                <w:color w:val="000000"/>
              </w:rPr>
            </w:pPr>
            <w:r w:rsidRPr="00D73890">
              <w:rPr>
                <w:color w:val="000000"/>
              </w:rPr>
              <w:t>2</w:t>
            </w:r>
          </w:p>
        </w:tc>
        <w:tc>
          <w:tcPr>
            <w:tcW w:w="537" w:type="pct"/>
          </w:tcPr>
          <w:p w:rsidR="00D429D0" w:rsidRPr="00D73890" w:rsidRDefault="00D429D0" w:rsidP="00EB0D30">
            <w:pPr>
              <w:pStyle w:val="TableBody"/>
              <w:jc w:val="center"/>
              <w:rPr>
                <w:color w:val="000000"/>
              </w:rPr>
            </w:pPr>
            <w:r w:rsidRPr="00D73890">
              <w:rPr>
                <w:color w:val="000000"/>
              </w:rPr>
              <w:t>02-03</w:t>
            </w:r>
          </w:p>
        </w:tc>
        <w:tc>
          <w:tcPr>
            <w:tcW w:w="313" w:type="pct"/>
          </w:tcPr>
          <w:p w:rsidR="00D429D0" w:rsidRPr="00D73890" w:rsidRDefault="00D429D0" w:rsidP="00EB0D30">
            <w:pPr>
              <w:pStyle w:val="TableBody"/>
              <w:jc w:val="center"/>
              <w:rPr>
                <w:color w:val="000000"/>
              </w:rPr>
            </w:pPr>
            <w:r w:rsidRPr="00D73890">
              <w:rPr>
                <w:color w:val="000000"/>
              </w:rPr>
              <w:t>2</w:t>
            </w:r>
          </w:p>
        </w:tc>
        <w:tc>
          <w:tcPr>
            <w:tcW w:w="662" w:type="pct"/>
          </w:tcPr>
          <w:p w:rsidR="00D429D0" w:rsidRPr="00D73890" w:rsidRDefault="00D429D0" w:rsidP="00EB0D30">
            <w:pPr>
              <w:pStyle w:val="TableBody"/>
              <w:jc w:val="center"/>
              <w:rPr>
                <w:color w:val="000000"/>
              </w:rPr>
            </w:pPr>
            <w:r w:rsidRPr="00D73890">
              <w:rPr>
                <w:color w:val="000000"/>
              </w:rPr>
              <w:t>01</w:t>
            </w:r>
          </w:p>
        </w:tc>
        <w:tc>
          <w:tcPr>
            <w:tcW w:w="1081" w:type="pct"/>
          </w:tcPr>
          <w:p w:rsidR="00D429D0" w:rsidRPr="00D73890" w:rsidRDefault="00D429D0" w:rsidP="00EB0D30">
            <w:pPr>
              <w:pStyle w:val="TableBody"/>
              <w:jc w:val="center"/>
              <w:rPr>
                <w:color w:val="000000"/>
              </w:rPr>
            </w:pPr>
            <w:r>
              <w:rPr>
                <w:color w:val="000000"/>
              </w:rPr>
              <w:t>Mandatory</w:t>
            </w:r>
          </w:p>
        </w:tc>
        <w:tc>
          <w:tcPr>
            <w:tcW w:w="2053" w:type="pct"/>
          </w:tcPr>
          <w:p w:rsidR="00D429D0" w:rsidRPr="00D73890" w:rsidRDefault="00D429D0" w:rsidP="00EB0D30">
            <w:pPr>
              <w:pStyle w:val="TableBody"/>
              <w:rPr>
                <w:color w:val="000000"/>
              </w:rPr>
            </w:pPr>
            <w:r w:rsidRPr="00D73890">
              <w:rPr>
                <w:color w:val="000000"/>
              </w:rPr>
              <w:t xml:space="preserve">Priority Code </w:t>
            </w:r>
          </w:p>
        </w:tc>
      </w:tr>
      <w:tr w:rsidR="00D429D0" w:rsidRPr="00EC0B45" w:rsidTr="00EB0D30">
        <w:trPr>
          <w:cantSplit/>
        </w:trPr>
        <w:tc>
          <w:tcPr>
            <w:tcW w:w="354" w:type="pct"/>
          </w:tcPr>
          <w:p w:rsidR="00D429D0" w:rsidRPr="00D73890" w:rsidRDefault="00D429D0" w:rsidP="00EB0D30">
            <w:pPr>
              <w:pStyle w:val="TableBody"/>
              <w:jc w:val="center"/>
              <w:rPr>
                <w:color w:val="000000"/>
              </w:rPr>
            </w:pPr>
            <w:r w:rsidRPr="00D73890">
              <w:rPr>
                <w:color w:val="000000"/>
              </w:rPr>
              <w:t>3</w:t>
            </w:r>
          </w:p>
        </w:tc>
        <w:tc>
          <w:tcPr>
            <w:tcW w:w="537" w:type="pct"/>
          </w:tcPr>
          <w:p w:rsidR="00D429D0" w:rsidRPr="00D73890" w:rsidRDefault="00D429D0" w:rsidP="00EB0D30">
            <w:pPr>
              <w:pStyle w:val="TableBody"/>
              <w:jc w:val="center"/>
              <w:rPr>
                <w:color w:val="000000"/>
              </w:rPr>
            </w:pPr>
            <w:r w:rsidRPr="00D73890">
              <w:rPr>
                <w:color w:val="000000"/>
              </w:rPr>
              <w:t>04-13</w:t>
            </w:r>
          </w:p>
        </w:tc>
        <w:tc>
          <w:tcPr>
            <w:tcW w:w="313" w:type="pct"/>
          </w:tcPr>
          <w:p w:rsidR="00D429D0" w:rsidRPr="00D73890" w:rsidRDefault="00D429D0" w:rsidP="00EB0D30">
            <w:pPr>
              <w:pStyle w:val="TableBody"/>
              <w:jc w:val="center"/>
              <w:rPr>
                <w:color w:val="000000"/>
              </w:rPr>
            </w:pPr>
            <w:r w:rsidRPr="00D73890">
              <w:rPr>
                <w:color w:val="000000"/>
              </w:rPr>
              <w:t>10</w:t>
            </w:r>
          </w:p>
        </w:tc>
        <w:tc>
          <w:tcPr>
            <w:tcW w:w="662" w:type="pct"/>
          </w:tcPr>
          <w:p w:rsidR="00D429D0" w:rsidRPr="00D73890" w:rsidRDefault="00D429D0" w:rsidP="00EB0D30">
            <w:pPr>
              <w:pStyle w:val="TableBody"/>
              <w:jc w:val="center"/>
              <w:rPr>
                <w:color w:val="000000"/>
              </w:rPr>
            </w:pPr>
            <w:r w:rsidRPr="00D73890">
              <w:rPr>
                <w:color w:val="000000"/>
              </w:rPr>
              <w:t>B042000013</w:t>
            </w:r>
          </w:p>
          <w:p w:rsidR="00D429D0" w:rsidRPr="00D73890" w:rsidRDefault="00D429D0" w:rsidP="00EB0D30">
            <w:pPr>
              <w:pStyle w:val="TableBody"/>
              <w:jc w:val="center"/>
              <w:rPr>
                <w:color w:val="000000"/>
              </w:rPr>
            </w:pPr>
            <w:r w:rsidRPr="00D73890">
              <w:rPr>
                <w:color w:val="000000"/>
              </w:rPr>
              <w:t>(B=Blank space)</w:t>
            </w:r>
          </w:p>
        </w:tc>
        <w:tc>
          <w:tcPr>
            <w:tcW w:w="1081" w:type="pct"/>
          </w:tcPr>
          <w:p w:rsidR="00D429D0" w:rsidRPr="00D73890" w:rsidRDefault="00D429D0" w:rsidP="00EB0D30">
            <w:pPr>
              <w:pStyle w:val="TableBody"/>
              <w:jc w:val="center"/>
              <w:rPr>
                <w:color w:val="000000"/>
              </w:rPr>
            </w:pPr>
            <w:r>
              <w:rPr>
                <w:color w:val="000000"/>
              </w:rPr>
              <w:t>Mandatory</w:t>
            </w:r>
          </w:p>
        </w:tc>
        <w:tc>
          <w:tcPr>
            <w:tcW w:w="2053" w:type="pct"/>
          </w:tcPr>
          <w:p w:rsidR="00D429D0" w:rsidRPr="00D73890" w:rsidRDefault="00D429D0" w:rsidP="00EB0D30">
            <w:pPr>
              <w:pStyle w:val="TableBody"/>
              <w:rPr>
                <w:color w:val="000000"/>
              </w:rPr>
            </w:pPr>
            <w:r w:rsidRPr="00D73890">
              <w:rPr>
                <w:color w:val="000000"/>
              </w:rPr>
              <w:t xml:space="preserve">Immediate Destination </w:t>
            </w:r>
          </w:p>
        </w:tc>
      </w:tr>
      <w:tr w:rsidR="00D429D0" w:rsidRPr="00EC0B45" w:rsidTr="00EB0D30">
        <w:trPr>
          <w:cantSplit/>
        </w:trPr>
        <w:tc>
          <w:tcPr>
            <w:tcW w:w="354" w:type="pct"/>
          </w:tcPr>
          <w:p w:rsidR="00D429D0" w:rsidRPr="00D73890" w:rsidRDefault="00D429D0" w:rsidP="00EB0D30">
            <w:pPr>
              <w:pStyle w:val="TableBody"/>
              <w:jc w:val="center"/>
              <w:rPr>
                <w:color w:val="000000"/>
              </w:rPr>
            </w:pPr>
            <w:r w:rsidRPr="00D73890">
              <w:rPr>
                <w:color w:val="000000"/>
              </w:rPr>
              <w:t>4</w:t>
            </w:r>
          </w:p>
        </w:tc>
        <w:tc>
          <w:tcPr>
            <w:tcW w:w="537" w:type="pct"/>
          </w:tcPr>
          <w:p w:rsidR="00D429D0" w:rsidRPr="00D73890" w:rsidRDefault="00D429D0" w:rsidP="00EB0D30">
            <w:pPr>
              <w:pStyle w:val="TableBody"/>
              <w:jc w:val="center"/>
              <w:rPr>
                <w:color w:val="000000"/>
              </w:rPr>
            </w:pPr>
            <w:r w:rsidRPr="00D73890">
              <w:rPr>
                <w:color w:val="000000"/>
              </w:rPr>
              <w:t>14 - 23</w:t>
            </w:r>
          </w:p>
        </w:tc>
        <w:tc>
          <w:tcPr>
            <w:tcW w:w="313" w:type="pct"/>
          </w:tcPr>
          <w:p w:rsidR="00D429D0" w:rsidRPr="00D73890" w:rsidRDefault="00D429D0" w:rsidP="00EB0D30">
            <w:pPr>
              <w:pStyle w:val="TableBody"/>
              <w:jc w:val="center"/>
              <w:rPr>
                <w:color w:val="000000"/>
              </w:rPr>
            </w:pPr>
            <w:r w:rsidRPr="00D73890">
              <w:rPr>
                <w:color w:val="000000"/>
              </w:rPr>
              <w:t>10</w:t>
            </w:r>
          </w:p>
        </w:tc>
        <w:tc>
          <w:tcPr>
            <w:tcW w:w="662" w:type="pct"/>
          </w:tcPr>
          <w:p w:rsidR="00D429D0" w:rsidRPr="00D73890" w:rsidRDefault="00D429D0" w:rsidP="00EB0D30">
            <w:pPr>
              <w:pStyle w:val="TableBody"/>
              <w:jc w:val="center"/>
              <w:rPr>
                <w:color w:val="000000"/>
              </w:rPr>
            </w:pPr>
          </w:p>
        </w:tc>
        <w:tc>
          <w:tcPr>
            <w:tcW w:w="1081" w:type="pct"/>
          </w:tcPr>
          <w:p w:rsidR="00D429D0" w:rsidRPr="00D73890" w:rsidRDefault="00D429D0" w:rsidP="00EB0D30">
            <w:pPr>
              <w:pStyle w:val="TableBody"/>
              <w:jc w:val="center"/>
              <w:rPr>
                <w:color w:val="000000"/>
              </w:rPr>
            </w:pPr>
            <w:r>
              <w:rPr>
                <w:color w:val="000000"/>
              </w:rPr>
              <w:t>Mandatory</w:t>
            </w:r>
          </w:p>
        </w:tc>
        <w:tc>
          <w:tcPr>
            <w:tcW w:w="2053" w:type="pct"/>
          </w:tcPr>
          <w:p w:rsidR="00D429D0" w:rsidRPr="00D73890" w:rsidRDefault="00D429D0" w:rsidP="00EB0D30">
            <w:pPr>
              <w:pStyle w:val="TableBody"/>
              <w:rPr>
                <w:color w:val="000000"/>
              </w:rPr>
            </w:pPr>
            <w:r w:rsidRPr="00D73890">
              <w:rPr>
                <w:color w:val="000000"/>
              </w:rPr>
              <w:t xml:space="preserve">Immediate Origin - Nine digit Fed Tax ID with '1' inserted as first character unless notified by U.S. Bank that first character will be different </w:t>
            </w:r>
            <w:r w:rsidR="008F2C1C" w:rsidRPr="004A1108">
              <w:rPr>
                <w:color w:val="244061" w:themeColor="accent1" w:themeShade="80"/>
              </w:rPr>
              <w:t>(</w:t>
            </w:r>
            <w:r w:rsidR="008F2C1C" w:rsidRPr="007C5963">
              <w:rPr>
                <w:color w:val="F79646" w:themeColor="accent6"/>
              </w:rPr>
              <w:t>Incedo Federal Tax ID)</w:t>
            </w:r>
          </w:p>
        </w:tc>
      </w:tr>
      <w:tr w:rsidR="00D429D0" w:rsidRPr="00EC0B45" w:rsidTr="00EB0D30">
        <w:trPr>
          <w:cantSplit/>
        </w:trPr>
        <w:tc>
          <w:tcPr>
            <w:tcW w:w="354" w:type="pct"/>
          </w:tcPr>
          <w:p w:rsidR="00D429D0" w:rsidRPr="00D73890" w:rsidRDefault="00D429D0" w:rsidP="00EB0D30">
            <w:pPr>
              <w:pStyle w:val="TableBody"/>
              <w:jc w:val="center"/>
              <w:rPr>
                <w:color w:val="000000"/>
              </w:rPr>
            </w:pPr>
            <w:r w:rsidRPr="00D73890">
              <w:rPr>
                <w:color w:val="000000"/>
              </w:rPr>
              <w:t>5</w:t>
            </w:r>
          </w:p>
        </w:tc>
        <w:tc>
          <w:tcPr>
            <w:tcW w:w="537" w:type="pct"/>
          </w:tcPr>
          <w:p w:rsidR="00D429D0" w:rsidRPr="00D73890" w:rsidRDefault="00D429D0" w:rsidP="00EB0D30">
            <w:pPr>
              <w:pStyle w:val="TableBody"/>
              <w:jc w:val="center"/>
              <w:rPr>
                <w:color w:val="000000"/>
              </w:rPr>
            </w:pPr>
            <w:r w:rsidRPr="00D73890">
              <w:rPr>
                <w:color w:val="000000"/>
              </w:rPr>
              <w:t>24-29</w:t>
            </w:r>
          </w:p>
        </w:tc>
        <w:tc>
          <w:tcPr>
            <w:tcW w:w="313" w:type="pct"/>
          </w:tcPr>
          <w:p w:rsidR="00D429D0" w:rsidRPr="00D73890" w:rsidRDefault="00D429D0" w:rsidP="00EB0D30">
            <w:pPr>
              <w:pStyle w:val="TableBody"/>
              <w:jc w:val="center"/>
              <w:rPr>
                <w:color w:val="000000"/>
              </w:rPr>
            </w:pPr>
            <w:r w:rsidRPr="00D73890">
              <w:rPr>
                <w:color w:val="000000"/>
              </w:rPr>
              <w:t>6</w:t>
            </w:r>
          </w:p>
        </w:tc>
        <w:tc>
          <w:tcPr>
            <w:tcW w:w="662" w:type="pct"/>
          </w:tcPr>
          <w:p w:rsidR="00D429D0" w:rsidRPr="00D73890" w:rsidRDefault="00D429D0" w:rsidP="00EB0D30">
            <w:pPr>
              <w:pStyle w:val="TableBody"/>
              <w:jc w:val="center"/>
              <w:rPr>
                <w:color w:val="000000"/>
              </w:rPr>
            </w:pPr>
            <w:r w:rsidRPr="00D73890">
              <w:rPr>
                <w:color w:val="000000"/>
              </w:rPr>
              <w:t>YYMMDD</w:t>
            </w:r>
          </w:p>
        </w:tc>
        <w:tc>
          <w:tcPr>
            <w:tcW w:w="1081" w:type="pct"/>
          </w:tcPr>
          <w:p w:rsidR="00D429D0" w:rsidRPr="00D73890" w:rsidRDefault="00D429D0" w:rsidP="00EB0D30">
            <w:pPr>
              <w:pStyle w:val="TableBody"/>
              <w:jc w:val="center"/>
              <w:rPr>
                <w:color w:val="000000"/>
              </w:rPr>
            </w:pPr>
            <w:r>
              <w:rPr>
                <w:color w:val="000000"/>
              </w:rPr>
              <w:t>Mandatory</w:t>
            </w:r>
          </w:p>
        </w:tc>
        <w:tc>
          <w:tcPr>
            <w:tcW w:w="2053" w:type="pct"/>
          </w:tcPr>
          <w:p w:rsidR="00D429D0" w:rsidRPr="00D73890" w:rsidRDefault="00D429D0" w:rsidP="00EB0D30">
            <w:pPr>
              <w:pStyle w:val="TableBody"/>
              <w:rPr>
                <w:color w:val="000000"/>
              </w:rPr>
            </w:pPr>
            <w:r w:rsidRPr="00D73890">
              <w:rPr>
                <w:color w:val="000000"/>
              </w:rPr>
              <w:t xml:space="preserve">File Creation Date </w:t>
            </w:r>
          </w:p>
        </w:tc>
      </w:tr>
      <w:tr w:rsidR="00D429D0" w:rsidRPr="00EC0B45" w:rsidTr="00EB0D30">
        <w:trPr>
          <w:cantSplit/>
        </w:trPr>
        <w:tc>
          <w:tcPr>
            <w:tcW w:w="354" w:type="pct"/>
          </w:tcPr>
          <w:p w:rsidR="00D429D0" w:rsidRPr="00D73890" w:rsidRDefault="00D429D0" w:rsidP="00EB0D30">
            <w:pPr>
              <w:pStyle w:val="TableBody"/>
              <w:jc w:val="center"/>
              <w:rPr>
                <w:color w:val="000000"/>
              </w:rPr>
            </w:pPr>
            <w:r w:rsidRPr="00D73890">
              <w:rPr>
                <w:color w:val="000000"/>
              </w:rPr>
              <w:t>6</w:t>
            </w:r>
          </w:p>
        </w:tc>
        <w:tc>
          <w:tcPr>
            <w:tcW w:w="537" w:type="pct"/>
          </w:tcPr>
          <w:p w:rsidR="00D429D0" w:rsidRPr="00D73890" w:rsidRDefault="00D429D0" w:rsidP="00EB0D30">
            <w:pPr>
              <w:pStyle w:val="TableBody"/>
              <w:jc w:val="center"/>
              <w:rPr>
                <w:color w:val="000000"/>
              </w:rPr>
            </w:pPr>
            <w:r w:rsidRPr="00D73890">
              <w:rPr>
                <w:color w:val="000000"/>
              </w:rPr>
              <w:t>30-33</w:t>
            </w:r>
          </w:p>
        </w:tc>
        <w:tc>
          <w:tcPr>
            <w:tcW w:w="313" w:type="pct"/>
          </w:tcPr>
          <w:p w:rsidR="00D429D0" w:rsidRPr="00D73890" w:rsidRDefault="00D429D0" w:rsidP="00EB0D30">
            <w:pPr>
              <w:pStyle w:val="TableBody"/>
              <w:jc w:val="center"/>
              <w:rPr>
                <w:color w:val="000000"/>
              </w:rPr>
            </w:pPr>
            <w:r w:rsidRPr="00D73890">
              <w:rPr>
                <w:color w:val="000000"/>
              </w:rPr>
              <w:t>4</w:t>
            </w:r>
          </w:p>
        </w:tc>
        <w:tc>
          <w:tcPr>
            <w:tcW w:w="662" w:type="pct"/>
          </w:tcPr>
          <w:p w:rsidR="00D429D0" w:rsidRPr="00D73890" w:rsidRDefault="00D429D0" w:rsidP="00EB0D30">
            <w:pPr>
              <w:pStyle w:val="TableBody"/>
              <w:jc w:val="center"/>
              <w:rPr>
                <w:color w:val="000000"/>
              </w:rPr>
            </w:pPr>
            <w:r w:rsidRPr="00D73890">
              <w:rPr>
                <w:color w:val="000000"/>
              </w:rPr>
              <w:t>HHMM</w:t>
            </w:r>
          </w:p>
        </w:tc>
        <w:tc>
          <w:tcPr>
            <w:tcW w:w="1081" w:type="pct"/>
          </w:tcPr>
          <w:p w:rsidR="00D429D0" w:rsidRPr="00D73890" w:rsidRDefault="00D429D0" w:rsidP="00EB0D30">
            <w:pPr>
              <w:pStyle w:val="TableBody"/>
              <w:jc w:val="center"/>
              <w:rPr>
                <w:color w:val="000000"/>
              </w:rPr>
            </w:pPr>
            <w:r>
              <w:rPr>
                <w:color w:val="000000"/>
              </w:rPr>
              <w:t>NACHA optional , U.S. Bank Required</w:t>
            </w:r>
          </w:p>
        </w:tc>
        <w:tc>
          <w:tcPr>
            <w:tcW w:w="2053" w:type="pct"/>
          </w:tcPr>
          <w:p w:rsidR="00D429D0" w:rsidRPr="00D73890" w:rsidRDefault="00D429D0" w:rsidP="00EB0D30">
            <w:pPr>
              <w:pStyle w:val="TableBody"/>
              <w:rPr>
                <w:color w:val="000000"/>
              </w:rPr>
            </w:pPr>
            <w:r w:rsidRPr="00D73890">
              <w:rPr>
                <w:color w:val="000000"/>
              </w:rPr>
              <w:t xml:space="preserve">File Creation Time </w:t>
            </w:r>
          </w:p>
        </w:tc>
      </w:tr>
      <w:tr w:rsidR="00D429D0" w:rsidRPr="00EC0B45" w:rsidTr="00EB0D30">
        <w:trPr>
          <w:cantSplit/>
        </w:trPr>
        <w:tc>
          <w:tcPr>
            <w:tcW w:w="354" w:type="pct"/>
          </w:tcPr>
          <w:p w:rsidR="00D429D0" w:rsidRPr="00D73890" w:rsidRDefault="00D429D0" w:rsidP="00EB0D30">
            <w:pPr>
              <w:pStyle w:val="TableBody"/>
              <w:jc w:val="center"/>
              <w:rPr>
                <w:color w:val="000000"/>
              </w:rPr>
            </w:pPr>
            <w:r w:rsidRPr="00D73890">
              <w:rPr>
                <w:color w:val="000000"/>
              </w:rPr>
              <w:t>7</w:t>
            </w:r>
          </w:p>
        </w:tc>
        <w:tc>
          <w:tcPr>
            <w:tcW w:w="537" w:type="pct"/>
          </w:tcPr>
          <w:p w:rsidR="00D429D0" w:rsidRPr="00D73890" w:rsidRDefault="00D429D0" w:rsidP="00EB0D30">
            <w:pPr>
              <w:pStyle w:val="TableBody"/>
              <w:jc w:val="center"/>
              <w:rPr>
                <w:color w:val="000000"/>
              </w:rPr>
            </w:pPr>
            <w:r w:rsidRPr="00D73890">
              <w:rPr>
                <w:color w:val="000000"/>
              </w:rPr>
              <w:t>34-34</w:t>
            </w:r>
          </w:p>
        </w:tc>
        <w:tc>
          <w:tcPr>
            <w:tcW w:w="313" w:type="pct"/>
          </w:tcPr>
          <w:p w:rsidR="00D429D0" w:rsidRPr="00D73890" w:rsidRDefault="00D429D0" w:rsidP="00EB0D30">
            <w:pPr>
              <w:pStyle w:val="TableBody"/>
              <w:jc w:val="center"/>
              <w:rPr>
                <w:color w:val="000000"/>
              </w:rPr>
            </w:pPr>
            <w:r w:rsidRPr="00D73890">
              <w:rPr>
                <w:color w:val="000000"/>
              </w:rPr>
              <w:t>1</w:t>
            </w:r>
          </w:p>
        </w:tc>
        <w:tc>
          <w:tcPr>
            <w:tcW w:w="662" w:type="pct"/>
          </w:tcPr>
          <w:p w:rsidR="00D429D0" w:rsidRPr="00D73890" w:rsidRDefault="00D429D0" w:rsidP="00EB0D30">
            <w:pPr>
              <w:pStyle w:val="TableBody"/>
              <w:jc w:val="center"/>
              <w:rPr>
                <w:color w:val="000000"/>
              </w:rPr>
            </w:pPr>
            <w:r w:rsidRPr="00D73890">
              <w:rPr>
                <w:color w:val="000000"/>
              </w:rPr>
              <w:t>Alpha/Numeric</w:t>
            </w:r>
          </w:p>
        </w:tc>
        <w:tc>
          <w:tcPr>
            <w:tcW w:w="1081" w:type="pct"/>
          </w:tcPr>
          <w:p w:rsidR="00D429D0" w:rsidRPr="00D73890" w:rsidRDefault="00D429D0" w:rsidP="00EB0D30">
            <w:pPr>
              <w:pStyle w:val="TableBody"/>
              <w:jc w:val="center"/>
              <w:rPr>
                <w:color w:val="000000"/>
              </w:rPr>
            </w:pPr>
            <w:r>
              <w:rPr>
                <w:color w:val="000000"/>
              </w:rPr>
              <w:t>Mandatory</w:t>
            </w:r>
          </w:p>
        </w:tc>
        <w:tc>
          <w:tcPr>
            <w:tcW w:w="2053" w:type="pct"/>
          </w:tcPr>
          <w:p w:rsidR="00D429D0" w:rsidRPr="00D73890" w:rsidRDefault="00D429D0" w:rsidP="00EB0D30">
            <w:pPr>
              <w:pStyle w:val="TableBody"/>
              <w:rPr>
                <w:color w:val="000000"/>
              </w:rPr>
            </w:pPr>
            <w:r w:rsidRPr="00D73890">
              <w:rPr>
                <w:color w:val="000000"/>
              </w:rPr>
              <w:t xml:space="preserve">File ID Modifier - Using either numbers or letters, indicate sequentially the individual files submitted the same day </w:t>
            </w:r>
          </w:p>
        </w:tc>
      </w:tr>
      <w:tr w:rsidR="00D429D0" w:rsidRPr="00EC0B45" w:rsidTr="00EB0D30">
        <w:trPr>
          <w:cantSplit/>
        </w:trPr>
        <w:tc>
          <w:tcPr>
            <w:tcW w:w="354" w:type="pct"/>
          </w:tcPr>
          <w:p w:rsidR="00D429D0" w:rsidRPr="00D73890" w:rsidRDefault="00D429D0" w:rsidP="00EB0D30">
            <w:pPr>
              <w:pStyle w:val="TableBody"/>
              <w:jc w:val="center"/>
              <w:rPr>
                <w:color w:val="000000"/>
              </w:rPr>
            </w:pPr>
            <w:r w:rsidRPr="00D73890">
              <w:rPr>
                <w:color w:val="000000"/>
              </w:rPr>
              <w:t>8</w:t>
            </w:r>
          </w:p>
        </w:tc>
        <w:tc>
          <w:tcPr>
            <w:tcW w:w="537" w:type="pct"/>
          </w:tcPr>
          <w:p w:rsidR="00D429D0" w:rsidRPr="00D73890" w:rsidRDefault="00D429D0" w:rsidP="00EB0D30">
            <w:pPr>
              <w:pStyle w:val="TableBody"/>
              <w:jc w:val="center"/>
              <w:rPr>
                <w:color w:val="000000"/>
              </w:rPr>
            </w:pPr>
            <w:r w:rsidRPr="00D73890">
              <w:rPr>
                <w:color w:val="000000"/>
              </w:rPr>
              <w:t>35-37</w:t>
            </w:r>
          </w:p>
        </w:tc>
        <w:tc>
          <w:tcPr>
            <w:tcW w:w="313" w:type="pct"/>
          </w:tcPr>
          <w:p w:rsidR="00D429D0" w:rsidRPr="00D73890" w:rsidRDefault="00D429D0" w:rsidP="00EB0D30">
            <w:pPr>
              <w:pStyle w:val="TableBody"/>
              <w:jc w:val="center"/>
              <w:rPr>
                <w:color w:val="000000"/>
              </w:rPr>
            </w:pPr>
            <w:r w:rsidRPr="00D73890">
              <w:rPr>
                <w:color w:val="000000"/>
              </w:rPr>
              <w:t>3</w:t>
            </w:r>
          </w:p>
        </w:tc>
        <w:tc>
          <w:tcPr>
            <w:tcW w:w="662" w:type="pct"/>
          </w:tcPr>
          <w:p w:rsidR="00D429D0" w:rsidRPr="00D73890" w:rsidRDefault="00D429D0" w:rsidP="00EB0D30">
            <w:pPr>
              <w:pStyle w:val="TableBody"/>
              <w:jc w:val="center"/>
              <w:rPr>
                <w:color w:val="000000"/>
              </w:rPr>
            </w:pPr>
            <w:r w:rsidRPr="00D73890">
              <w:rPr>
                <w:color w:val="000000"/>
              </w:rPr>
              <w:t>094</w:t>
            </w:r>
          </w:p>
        </w:tc>
        <w:tc>
          <w:tcPr>
            <w:tcW w:w="1081" w:type="pct"/>
          </w:tcPr>
          <w:p w:rsidR="00D429D0" w:rsidRPr="00D73890" w:rsidRDefault="00D429D0" w:rsidP="00EB0D30">
            <w:pPr>
              <w:pStyle w:val="TableBody"/>
              <w:jc w:val="center"/>
              <w:rPr>
                <w:color w:val="000000"/>
              </w:rPr>
            </w:pPr>
            <w:r>
              <w:rPr>
                <w:color w:val="000000"/>
              </w:rPr>
              <w:t>Mandatory</w:t>
            </w:r>
          </w:p>
        </w:tc>
        <w:tc>
          <w:tcPr>
            <w:tcW w:w="2053" w:type="pct"/>
          </w:tcPr>
          <w:p w:rsidR="00D429D0" w:rsidRPr="00D73890" w:rsidRDefault="00D429D0" w:rsidP="00EB0D30">
            <w:pPr>
              <w:pStyle w:val="TableBody"/>
              <w:rPr>
                <w:color w:val="000000"/>
              </w:rPr>
            </w:pPr>
            <w:r w:rsidRPr="00D73890">
              <w:rPr>
                <w:color w:val="000000"/>
              </w:rPr>
              <w:t xml:space="preserve">Record Size </w:t>
            </w:r>
          </w:p>
        </w:tc>
      </w:tr>
      <w:tr w:rsidR="00D429D0" w:rsidRPr="00EC0B45" w:rsidTr="00EB0D30">
        <w:trPr>
          <w:cantSplit/>
        </w:trPr>
        <w:tc>
          <w:tcPr>
            <w:tcW w:w="354" w:type="pct"/>
          </w:tcPr>
          <w:p w:rsidR="00D429D0" w:rsidRPr="00D73890" w:rsidRDefault="00D429D0" w:rsidP="00EB0D30">
            <w:pPr>
              <w:pStyle w:val="TableBody"/>
              <w:jc w:val="center"/>
              <w:rPr>
                <w:color w:val="000000"/>
              </w:rPr>
            </w:pPr>
            <w:r w:rsidRPr="00D73890">
              <w:rPr>
                <w:color w:val="000000"/>
              </w:rPr>
              <w:t>9</w:t>
            </w:r>
          </w:p>
        </w:tc>
        <w:tc>
          <w:tcPr>
            <w:tcW w:w="537" w:type="pct"/>
          </w:tcPr>
          <w:p w:rsidR="00D429D0" w:rsidRPr="00D73890" w:rsidRDefault="00D429D0" w:rsidP="00EB0D30">
            <w:pPr>
              <w:pStyle w:val="TableBody"/>
              <w:jc w:val="center"/>
              <w:rPr>
                <w:color w:val="000000"/>
              </w:rPr>
            </w:pPr>
            <w:r w:rsidRPr="00D73890">
              <w:rPr>
                <w:color w:val="000000"/>
              </w:rPr>
              <w:t>38-39</w:t>
            </w:r>
          </w:p>
        </w:tc>
        <w:tc>
          <w:tcPr>
            <w:tcW w:w="313" w:type="pct"/>
          </w:tcPr>
          <w:p w:rsidR="00D429D0" w:rsidRPr="00D73890" w:rsidRDefault="00D429D0" w:rsidP="00EB0D30">
            <w:pPr>
              <w:pStyle w:val="TableBody"/>
              <w:jc w:val="center"/>
              <w:rPr>
                <w:color w:val="000000"/>
              </w:rPr>
            </w:pPr>
            <w:r w:rsidRPr="00D73890">
              <w:rPr>
                <w:color w:val="000000"/>
              </w:rPr>
              <w:t>2</w:t>
            </w:r>
          </w:p>
        </w:tc>
        <w:tc>
          <w:tcPr>
            <w:tcW w:w="662" w:type="pct"/>
          </w:tcPr>
          <w:p w:rsidR="00D429D0" w:rsidRPr="00D73890" w:rsidRDefault="00D429D0" w:rsidP="00EB0D30">
            <w:pPr>
              <w:pStyle w:val="TableBody"/>
              <w:jc w:val="center"/>
              <w:rPr>
                <w:color w:val="000000"/>
              </w:rPr>
            </w:pPr>
            <w:r w:rsidRPr="00D73890">
              <w:rPr>
                <w:color w:val="000000"/>
              </w:rPr>
              <w:t>10</w:t>
            </w:r>
          </w:p>
        </w:tc>
        <w:tc>
          <w:tcPr>
            <w:tcW w:w="1081" w:type="pct"/>
          </w:tcPr>
          <w:p w:rsidR="00D429D0" w:rsidRPr="00D73890" w:rsidRDefault="00D429D0" w:rsidP="00EB0D30">
            <w:pPr>
              <w:pStyle w:val="TableBody"/>
              <w:jc w:val="center"/>
              <w:rPr>
                <w:color w:val="000000"/>
              </w:rPr>
            </w:pPr>
            <w:r>
              <w:rPr>
                <w:color w:val="000000"/>
              </w:rPr>
              <w:t>Mandatory</w:t>
            </w:r>
          </w:p>
        </w:tc>
        <w:tc>
          <w:tcPr>
            <w:tcW w:w="2053" w:type="pct"/>
          </w:tcPr>
          <w:p w:rsidR="00D429D0" w:rsidRPr="00D73890" w:rsidRDefault="00D429D0" w:rsidP="00EB0D30">
            <w:pPr>
              <w:pStyle w:val="TableBody"/>
              <w:rPr>
                <w:color w:val="000000"/>
              </w:rPr>
            </w:pPr>
            <w:r w:rsidRPr="00D73890">
              <w:rPr>
                <w:color w:val="000000"/>
              </w:rPr>
              <w:t xml:space="preserve">Blocking Factor </w:t>
            </w:r>
          </w:p>
        </w:tc>
      </w:tr>
      <w:tr w:rsidR="00D429D0" w:rsidRPr="00EC0B45" w:rsidTr="00EB0D30">
        <w:trPr>
          <w:cantSplit/>
        </w:trPr>
        <w:tc>
          <w:tcPr>
            <w:tcW w:w="354" w:type="pct"/>
          </w:tcPr>
          <w:p w:rsidR="00D429D0" w:rsidRPr="00D73890" w:rsidRDefault="00D429D0" w:rsidP="00EB0D30">
            <w:pPr>
              <w:pStyle w:val="TableBody"/>
              <w:jc w:val="center"/>
              <w:rPr>
                <w:color w:val="000000"/>
              </w:rPr>
            </w:pPr>
            <w:r w:rsidRPr="00D73890">
              <w:rPr>
                <w:color w:val="000000"/>
              </w:rPr>
              <w:t>10</w:t>
            </w:r>
          </w:p>
        </w:tc>
        <w:tc>
          <w:tcPr>
            <w:tcW w:w="537" w:type="pct"/>
          </w:tcPr>
          <w:p w:rsidR="00D429D0" w:rsidRPr="00D73890" w:rsidRDefault="00D429D0" w:rsidP="00EB0D30">
            <w:pPr>
              <w:pStyle w:val="TableBody"/>
              <w:jc w:val="center"/>
              <w:rPr>
                <w:color w:val="000000"/>
              </w:rPr>
            </w:pPr>
            <w:r w:rsidRPr="00D73890">
              <w:rPr>
                <w:color w:val="000000"/>
              </w:rPr>
              <w:t>40-40</w:t>
            </w:r>
          </w:p>
        </w:tc>
        <w:tc>
          <w:tcPr>
            <w:tcW w:w="313" w:type="pct"/>
          </w:tcPr>
          <w:p w:rsidR="00D429D0" w:rsidRPr="00D73890" w:rsidRDefault="00D429D0" w:rsidP="00EB0D30">
            <w:pPr>
              <w:pStyle w:val="TableBody"/>
              <w:jc w:val="center"/>
              <w:rPr>
                <w:color w:val="000000"/>
              </w:rPr>
            </w:pPr>
            <w:r w:rsidRPr="00D73890">
              <w:rPr>
                <w:color w:val="000000"/>
              </w:rPr>
              <w:t>1</w:t>
            </w:r>
          </w:p>
        </w:tc>
        <w:tc>
          <w:tcPr>
            <w:tcW w:w="662" w:type="pct"/>
          </w:tcPr>
          <w:p w:rsidR="00D429D0" w:rsidRPr="00D73890" w:rsidRDefault="00D429D0" w:rsidP="00EB0D30">
            <w:pPr>
              <w:pStyle w:val="TableBody"/>
              <w:jc w:val="center"/>
              <w:rPr>
                <w:color w:val="000000"/>
              </w:rPr>
            </w:pPr>
            <w:r w:rsidRPr="00D73890">
              <w:rPr>
                <w:color w:val="000000"/>
              </w:rPr>
              <w:t>1</w:t>
            </w:r>
          </w:p>
        </w:tc>
        <w:tc>
          <w:tcPr>
            <w:tcW w:w="1081" w:type="pct"/>
          </w:tcPr>
          <w:p w:rsidR="00D429D0" w:rsidRPr="00D73890" w:rsidRDefault="00D429D0" w:rsidP="00EB0D30">
            <w:pPr>
              <w:pStyle w:val="TableBody"/>
              <w:jc w:val="center"/>
              <w:rPr>
                <w:color w:val="000000"/>
              </w:rPr>
            </w:pPr>
            <w:r>
              <w:rPr>
                <w:color w:val="000000"/>
              </w:rPr>
              <w:t>Mandatory</w:t>
            </w:r>
          </w:p>
        </w:tc>
        <w:tc>
          <w:tcPr>
            <w:tcW w:w="2053" w:type="pct"/>
          </w:tcPr>
          <w:p w:rsidR="00D429D0" w:rsidRPr="00D73890" w:rsidRDefault="00D429D0" w:rsidP="00EB0D30">
            <w:pPr>
              <w:pStyle w:val="TableBody"/>
              <w:rPr>
                <w:color w:val="000000"/>
              </w:rPr>
            </w:pPr>
            <w:r w:rsidRPr="00D73890">
              <w:rPr>
                <w:color w:val="000000"/>
              </w:rPr>
              <w:t xml:space="preserve">Format Code </w:t>
            </w:r>
          </w:p>
        </w:tc>
      </w:tr>
      <w:tr w:rsidR="00D429D0" w:rsidRPr="00EC0B45" w:rsidTr="00EB0D30">
        <w:trPr>
          <w:cantSplit/>
        </w:trPr>
        <w:tc>
          <w:tcPr>
            <w:tcW w:w="354" w:type="pct"/>
          </w:tcPr>
          <w:p w:rsidR="00D429D0" w:rsidRPr="00D73890" w:rsidRDefault="00D429D0" w:rsidP="00EB0D30">
            <w:pPr>
              <w:pStyle w:val="TableBody"/>
              <w:jc w:val="center"/>
              <w:rPr>
                <w:color w:val="000000"/>
              </w:rPr>
            </w:pPr>
            <w:r w:rsidRPr="00D73890">
              <w:rPr>
                <w:color w:val="000000"/>
              </w:rPr>
              <w:t>11</w:t>
            </w:r>
          </w:p>
        </w:tc>
        <w:tc>
          <w:tcPr>
            <w:tcW w:w="537" w:type="pct"/>
          </w:tcPr>
          <w:p w:rsidR="00D429D0" w:rsidRPr="00D73890" w:rsidRDefault="00D429D0" w:rsidP="00EB0D30">
            <w:pPr>
              <w:pStyle w:val="TableBody"/>
              <w:jc w:val="center"/>
              <w:rPr>
                <w:color w:val="000000"/>
              </w:rPr>
            </w:pPr>
            <w:r w:rsidRPr="00D73890">
              <w:rPr>
                <w:color w:val="000000"/>
              </w:rPr>
              <w:t>41-63</w:t>
            </w:r>
          </w:p>
        </w:tc>
        <w:tc>
          <w:tcPr>
            <w:tcW w:w="313" w:type="pct"/>
          </w:tcPr>
          <w:p w:rsidR="00D429D0" w:rsidRPr="00D73890" w:rsidRDefault="00D429D0" w:rsidP="00EB0D30">
            <w:pPr>
              <w:pStyle w:val="TableBody"/>
              <w:jc w:val="center"/>
              <w:rPr>
                <w:color w:val="000000"/>
              </w:rPr>
            </w:pPr>
            <w:r w:rsidRPr="00D73890">
              <w:rPr>
                <w:color w:val="000000"/>
              </w:rPr>
              <w:t>23</w:t>
            </w:r>
          </w:p>
        </w:tc>
        <w:tc>
          <w:tcPr>
            <w:tcW w:w="662" w:type="pct"/>
          </w:tcPr>
          <w:p w:rsidR="00D429D0" w:rsidRPr="00D73890" w:rsidRDefault="0050705F" w:rsidP="00F8708A">
            <w:pPr>
              <w:pStyle w:val="TableBody"/>
              <w:tabs>
                <w:tab w:val="center" w:pos="558"/>
              </w:tabs>
              <w:rPr>
                <w:color w:val="000000"/>
              </w:rPr>
            </w:pPr>
            <w:r>
              <w:rPr>
                <w:color w:val="000000"/>
              </w:rPr>
              <w:tab/>
            </w:r>
            <w:r w:rsidR="00D429D0" w:rsidRPr="00D73890">
              <w:rPr>
                <w:color w:val="000000"/>
              </w:rPr>
              <w:t>U.S. Bank</w:t>
            </w:r>
          </w:p>
        </w:tc>
        <w:tc>
          <w:tcPr>
            <w:tcW w:w="1081" w:type="pct"/>
          </w:tcPr>
          <w:p w:rsidR="00D429D0" w:rsidRPr="00D73890" w:rsidRDefault="00D429D0" w:rsidP="00EB0D30">
            <w:pPr>
              <w:pStyle w:val="TableBody"/>
              <w:jc w:val="center"/>
              <w:rPr>
                <w:color w:val="000000"/>
              </w:rPr>
            </w:pPr>
            <w:r>
              <w:rPr>
                <w:color w:val="000000"/>
              </w:rPr>
              <w:t>Required</w:t>
            </w:r>
          </w:p>
        </w:tc>
        <w:tc>
          <w:tcPr>
            <w:tcW w:w="2053" w:type="pct"/>
            <w:noWrap/>
          </w:tcPr>
          <w:p w:rsidR="00D429D0" w:rsidRPr="00D73890" w:rsidRDefault="00D429D0" w:rsidP="00EB0D30">
            <w:pPr>
              <w:pStyle w:val="TableBody"/>
              <w:rPr>
                <w:color w:val="000000"/>
              </w:rPr>
            </w:pPr>
            <w:r w:rsidRPr="00D73890">
              <w:rPr>
                <w:color w:val="000000"/>
              </w:rPr>
              <w:t xml:space="preserve">Destination Name - left justify, blank fill / </w:t>
            </w:r>
          </w:p>
        </w:tc>
      </w:tr>
      <w:tr w:rsidR="00D429D0" w:rsidRPr="00EC0B45" w:rsidTr="00EB0D30">
        <w:trPr>
          <w:cantSplit/>
        </w:trPr>
        <w:tc>
          <w:tcPr>
            <w:tcW w:w="354" w:type="pct"/>
          </w:tcPr>
          <w:p w:rsidR="00D429D0" w:rsidRPr="00D73890" w:rsidRDefault="00D429D0" w:rsidP="00EB0D30">
            <w:pPr>
              <w:pStyle w:val="TableBody"/>
              <w:jc w:val="center"/>
              <w:rPr>
                <w:color w:val="000000"/>
              </w:rPr>
            </w:pPr>
            <w:r w:rsidRPr="00D73890">
              <w:rPr>
                <w:color w:val="000000"/>
              </w:rPr>
              <w:t>12</w:t>
            </w:r>
          </w:p>
        </w:tc>
        <w:tc>
          <w:tcPr>
            <w:tcW w:w="537" w:type="pct"/>
            <w:noWrap/>
          </w:tcPr>
          <w:p w:rsidR="00D429D0" w:rsidRPr="00D73890" w:rsidRDefault="00D429D0" w:rsidP="00EB0D30">
            <w:pPr>
              <w:pStyle w:val="TableBody"/>
              <w:jc w:val="center"/>
              <w:rPr>
                <w:color w:val="000000"/>
              </w:rPr>
            </w:pPr>
            <w:r w:rsidRPr="00D73890">
              <w:rPr>
                <w:color w:val="000000"/>
              </w:rPr>
              <w:t>64-86</w:t>
            </w:r>
          </w:p>
        </w:tc>
        <w:tc>
          <w:tcPr>
            <w:tcW w:w="313" w:type="pct"/>
            <w:noWrap/>
          </w:tcPr>
          <w:p w:rsidR="00D429D0" w:rsidRPr="00D73890" w:rsidRDefault="00D429D0" w:rsidP="00EB0D30">
            <w:pPr>
              <w:pStyle w:val="TableBody"/>
              <w:jc w:val="center"/>
              <w:rPr>
                <w:color w:val="000000"/>
              </w:rPr>
            </w:pPr>
            <w:r w:rsidRPr="00D73890">
              <w:rPr>
                <w:color w:val="000000"/>
              </w:rPr>
              <w:t>23</w:t>
            </w:r>
          </w:p>
        </w:tc>
        <w:tc>
          <w:tcPr>
            <w:tcW w:w="662" w:type="pct"/>
          </w:tcPr>
          <w:p w:rsidR="00D429D0" w:rsidRPr="00D73890" w:rsidRDefault="008F2C1C" w:rsidP="00EB0D30">
            <w:pPr>
              <w:pStyle w:val="TableBody"/>
              <w:jc w:val="center"/>
              <w:rPr>
                <w:color w:val="000000"/>
              </w:rPr>
            </w:pPr>
            <w:r w:rsidRPr="007C5963">
              <w:rPr>
                <w:color w:val="F79646" w:themeColor="accent6"/>
              </w:rPr>
              <w:t>IncedoPay</w:t>
            </w:r>
          </w:p>
        </w:tc>
        <w:tc>
          <w:tcPr>
            <w:tcW w:w="1081" w:type="pct"/>
          </w:tcPr>
          <w:p w:rsidR="00D429D0" w:rsidRPr="00D73890" w:rsidRDefault="00D429D0" w:rsidP="00EB0D30">
            <w:pPr>
              <w:pStyle w:val="TableBody"/>
              <w:jc w:val="center"/>
              <w:rPr>
                <w:color w:val="000000"/>
              </w:rPr>
            </w:pPr>
            <w:r>
              <w:rPr>
                <w:color w:val="000000"/>
              </w:rPr>
              <w:t>Required</w:t>
            </w:r>
          </w:p>
        </w:tc>
        <w:tc>
          <w:tcPr>
            <w:tcW w:w="2053" w:type="pct"/>
          </w:tcPr>
          <w:p w:rsidR="00D429D0" w:rsidRPr="00D73890" w:rsidRDefault="00D429D0" w:rsidP="00EB0D30">
            <w:pPr>
              <w:pStyle w:val="TableBody"/>
              <w:rPr>
                <w:color w:val="000000"/>
              </w:rPr>
            </w:pPr>
            <w:r w:rsidRPr="00D73890">
              <w:rPr>
                <w:color w:val="000000"/>
              </w:rPr>
              <w:t xml:space="preserve">Origin Name – The name of the company or third party vendor that is sending the file, left justify, blank fill </w:t>
            </w:r>
          </w:p>
        </w:tc>
      </w:tr>
      <w:tr w:rsidR="00D429D0" w:rsidRPr="00EC0B45" w:rsidTr="00EB0D30">
        <w:trPr>
          <w:cantSplit/>
        </w:trPr>
        <w:tc>
          <w:tcPr>
            <w:tcW w:w="354" w:type="pct"/>
          </w:tcPr>
          <w:p w:rsidR="00D429D0" w:rsidRPr="00D73890" w:rsidRDefault="00D429D0" w:rsidP="00EB0D30">
            <w:pPr>
              <w:pStyle w:val="TableBody"/>
              <w:jc w:val="center"/>
              <w:rPr>
                <w:color w:val="000000"/>
              </w:rPr>
            </w:pPr>
            <w:r w:rsidRPr="00D73890">
              <w:rPr>
                <w:color w:val="000000"/>
              </w:rPr>
              <w:t>13</w:t>
            </w:r>
          </w:p>
        </w:tc>
        <w:tc>
          <w:tcPr>
            <w:tcW w:w="537" w:type="pct"/>
            <w:noWrap/>
          </w:tcPr>
          <w:p w:rsidR="00D429D0" w:rsidRPr="00D73890" w:rsidRDefault="00D429D0" w:rsidP="00EB0D30">
            <w:pPr>
              <w:pStyle w:val="TableBody"/>
              <w:jc w:val="center"/>
              <w:rPr>
                <w:color w:val="000000"/>
              </w:rPr>
            </w:pPr>
            <w:r w:rsidRPr="00D73890">
              <w:rPr>
                <w:color w:val="000000"/>
              </w:rPr>
              <w:t>87-94</w:t>
            </w:r>
          </w:p>
        </w:tc>
        <w:tc>
          <w:tcPr>
            <w:tcW w:w="313" w:type="pct"/>
            <w:noWrap/>
          </w:tcPr>
          <w:p w:rsidR="00D429D0" w:rsidRPr="00D73890" w:rsidRDefault="00D429D0" w:rsidP="00EB0D30">
            <w:pPr>
              <w:pStyle w:val="TableBody"/>
              <w:jc w:val="center"/>
              <w:rPr>
                <w:color w:val="000000"/>
              </w:rPr>
            </w:pPr>
            <w:r w:rsidRPr="00D73890">
              <w:rPr>
                <w:color w:val="000000"/>
              </w:rPr>
              <w:t>8</w:t>
            </w:r>
          </w:p>
        </w:tc>
        <w:tc>
          <w:tcPr>
            <w:tcW w:w="662" w:type="pct"/>
          </w:tcPr>
          <w:p w:rsidR="00D429D0" w:rsidRPr="00D73890" w:rsidRDefault="00D429D0" w:rsidP="00EB0D30">
            <w:pPr>
              <w:pStyle w:val="TableBody"/>
              <w:jc w:val="center"/>
              <w:rPr>
                <w:color w:val="000000"/>
              </w:rPr>
            </w:pPr>
            <w:r w:rsidRPr="00D73890">
              <w:rPr>
                <w:color w:val="000000"/>
              </w:rPr>
              <w:t>Blanks or 0's</w:t>
            </w:r>
          </w:p>
        </w:tc>
        <w:tc>
          <w:tcPr>
            <w:tcW w:w="1081" w:type="pct"/>
          </w:tcPr>
          <w:p w:rsidR="00D429D0" w:rsidRPr="00D73890" w:rsidRDefault="00D429D0" w:rsidP="00EB0D30">
            <w:pPr>
              <w:pStyle w:val="TableBody"/>
              <w:jc w:val="center"/>
              <w:rPr>
                <w:color w:val="000000"/>
              </w:rPr>
            </w:pPr>
          </w:p>
        </w:tc>
        <w:tc>
          <w:tcPr>
            <w:tcW w:w="2053" w:type="pct"/>
          </w:tcPr>
          <w:p w:rsidR="00D429D0" w:rsidRPr="00D73890" w:rsidRDefault="00D429D0" w:rsidP="00EB0D30">
            <w:pPr>
              <w:pStyle w:val="TableBody"/>
              <w:rPr>
                <w:color w:val="000000"/>
              </w:rPr>
            </w:pPr>
            <w:r w:rsidRPr="00D73890">
              <w:rPr>
                <w:color w:val="000000"/>
              </w:rPr>
              <w:t>Reference Code - Use blank spaces or zeros</w:t>
            </w:r>
          </w:p>
        </w:tc>
      </w:tr>
    </w:tbl>
    <w:p w:rsidR="00284EB7" w:rsidRDefault="00284EB7" w:rsidP="00284EB7">
      <w:pPr>
        <w:rPr>
          <w:rFonts w:ascii="Courier New" w:hAnsi="Courier New"/>
          <w:sz w:val="18"/>
        </w:rPr>
      </w:pPr>
    </w:p>
    <w:p w:rsidR="00284EB7" w:rsidRDefault="00284EB7" w:rsidP="00284EB7">
      <w:pPr>
        <w:rPr>
          <w:rFonts w:ascii="Courier New" w:hAnsi="Courier New"/>
          <w:b/>
          <w:sz w:val="18"/>
        </w:rPr>
      </w:pPr>
      <w:r>
        <w:rPr>
          <w:rFonts w:ascii="Courier New" w:hAnsi="Courier New"/>
          <w:b/>
          <w:sz w:val="18"/>
        </w:rPr>
        <w:t xml:space="preserve">SAMPLE </w:t>
      </w:r>
    </w:p>
    <w:p w:rsidR="007467DE" w:rsidRPr="00284EB7" w:rsidRDefault="007467DE" w:rsidP="00284EB7">
      <w:pPr>
        <w:rPr>
          <w:rFonts w:ascii="Courier New" w:hAnsi="Courier New"/>
          <w:b/>
          <w:sz w:val="18"/>
        </w:rPr>
      </w:pPr>
      <w:r>
        <w:rPr>
          <w:rFonts w:ascii="Courier New" w:hAnsi="Courier New"/>
          <w:b/>
          <w:noProof/>
          <w:sz w:val="18"/>
          <w:lang w:val="en-US"/>
        </w:rPr>
        <w:drawing>
          <wp:inline distT="0" distB="0" distL="0" distR="0" wp14:anchorId="11B65325" wp14:editId="1AA06F49">
            <wp:extent cx="6400800" cy="5969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ample 1.png"/>
                    <pic:cNvPicPr/>
                  </pic:nvPicPr>
                  <pic:blipFill>
                    <a:blip r:embed="rId23">
                      <a:extLst>
                        <a:ext uri="{28A0092B-C50C-407E-A947-70E740481C1C}">
                          <a14:useLocalDpi xmlns:a14="http://schemas.microsoft.com/office/drawing/2010/main" val="0"/>
                        </a:ext>
                      </a:extLst>
                    </a:blip>
                    <a:stretch>
                      <a:fillRect/>
                    </a:stretch>
                  </pic:blipFill>
                  <pic:spPr>
                    <a:xfrm>
                      <a:off x="0" y="0"/>
                      <a:ext cx="6400800" cy="596900"/>
                    </a:xfrm>
                    <a:prstGeom prst="rect">
                      <a:avLst/>
                    </a:prstGeom>
                  </pic:spPr>
                </pic:pic>
              </a:graphicData>
            </a:graphic>
          </wp:inline>
        </w:drawing>
      </w:r>
    </w:p>
    <w:p w:rsidR="00D429D0" w:rsidRDefault="00D429D0" w:rsidP="00D429D0">
      <w:pPr>
        <w:pStyle w:val="Heading5"/>
      </w:pPr>
      <w:r>
        <w:t>Company/Batch Header Record</w:t>
      </w:r>
    </w:p>
    <w:p w:rsidR="00D429D0" w:rsidRDefault="00D429D0" w:rsidP="00D429D0"/>
    <w:tbl>
      <w:tblPr>
        <w:tblStyle w:val="TableProfessional"/>
        <w:tblW w:w="5000" w:type="pct"/>
        <w:tblLayout w:type="fixed"/>
        <w:tblLook w:val="04A0" w:firstRow="1" w:lastRow="0" w:firstColumn="1" w:lastColumn="0" w:noHBand="0" w:noVBand="1"/>
      </w:tblPr>
      <w:tblGrid>
        <w:gridCol w:w="712"/>
        <w:gridCol w:w="1081"/>
        <w:gridCol w:w="630"/>
        <w:gridCol w:w="1258"/>
        <w:gridCol w:w="2160"/>
        <w:gridCol w:w="4223"/>
      </w:tblGrid>
      <w:tr w:rsidR="00D429D0" w:rsidRPr="00EC0B45" w:rsidTr="00EB0D30">
        <w:trPr>
          <w:cnfStyle w:val="100000000000" w:firstRow="1" w:lastRow="0" w:firstColumn="0" w:lastColumn="0" w:oddVBand="0" w:evenVBand="0" w:oddHBand="0" w:evenHBand="0" w:firstRowFirstColumn="0" w:firstRowLastColumn="0" w:lastRowFirstColumn="0" w:lastRowLastColumn="0"/>
          <w:cantSplit/>
        </w:trPr>
        <w:tc>
          <w:tcPr>
            <w:tcW w:w="354" w:type="pct"/>
            <w:hideMark/>
          </w:tcPr>
          <w:p w:rsidR="00D429D0" w:rsidRPr="00823D18" w:rsidRDefault="00D429D0" w:rsidP="00EB0D30">
            <w:pPr>
              <w:pStyle w:val="TableHeader"/>
              <w:jc w:val="center"/>
              <w:rPr>
                <w:b/>
              </w:rPr>
            </w:pPr>
            <w:r>
              <w:rPr>
                <w:b/>
              </w:rPr>
              <w:t>Field</w:t>
            </w:r>
          </w:p>
        </w:tc>
        <w:tc>
          <w:tcPr>
            <w:tcW w:w="537" w:type="pct"/>
            <w:hideMark/>
          </w:tcPr>
          <w:p w:rsidR="00D429D0" w:rsidRPr="00823D18" w:rsidRDefault="00D429D0" w:rsidP="00EB0D30">
            <w:pPr>
              <w:pStyle w:val="TableHeader"/>
              <w:jc w:val="center"/>
              <w:rPr>
                <w:b/>
              </w:rPr>
            </w:pPr>
            <w:r>
              <w:rPr>
                <w:b/>
              </w:rPr>
              <w:t>Position</w:t>
            </w:r>
          </w:p>
        </w:tc>
        <w:tc>
          <w:tcPr>
            <w:tcW w:w="313" w:type="pct"/>
            <w:hideMark/>
          </w:tcPr>
          <w:p w:rsidR="00D429D0" w:rsidRPr="00823D18" w:rsidRDefault="00D429D0" w:rsidP="00EB0D30">
            <w:pPr>
              <w:pStyle w:val="TableHeader"/>
              <w:jc w:val="center"/>
              <w:rPr>
                <w:b/>
              </w:rPr>
            </w:pPr>
            <w:r>
              <w:rPr>
                <w:b/>
              </w:rPr>
              <w:t>Size</w:t>
            </w:r>
          </w:p>
        </w:tc>
        <w:tc>
          <w:tcPr>
            <w:tcW w:w="625" w:type="pct"/>
          </w:tcPr>
          <w:p w:rsidR="00D429D0" w:rsidRPr="00823D18" w:rsidRDefault="00D429D0" w:rsidP="00EB0D30">
            <w:pPr>
              <w:pStyle w:val="TableHeader"/>
              <w:jc w:val="center"/>
              <w:rPr>
                <w:b/>
                <w:bCs w:val="0"/>
              </w:rPr>
            </w:pPr>
            <w:r>
              <w:rPr>
                <w:b/>
                <w:bCs w:val="0"/>
              </w:rPr>
              <w:t>Contents</w:t>
            </w:r>
          </w:p>
        </w:tc>
        <w:tc>
          <w:tcPr>
            <w:tcW w:w="1073" w:type="pct"/>
          </w:tcPr>
          <w:p w:rsidR="00D429D0" w:rsidRPr="00823D18" w:rsidRDefault="00D429D0" w:rsidP="00EB0D30">
            <w:pPr>
              <w:pStyle w:val="TableHeader"/>
              <w:jc w:val="center"/>
              <w:rPr>
                <w:b/>
              </w:rPr>
            </w:pPr>
            <w:r>
              <w:rPr>
                <w:b/>
              </w:rPr>
              <w:t>Mandatory/Optional/Required</w:t>
            </w:r>
          </w:p>
        </w:tc>
        <w:tc>
          <w:tcPr>
            <w:tcW w:w="2098" w:type="pct"/>
            <w:hideMark/>
          </w:tcPr>
          <w:p w:rsidR="00D429D0" w:rsidRPr="00823D18" w:rsidRDefault="00D429D0" w:rsidP="00EB0D30">
            <w:pPr>
              <w:pStyle w:val="TableHeader"/>
              <w:jc w:val="center"/>
              <w:rPr>
                <w:b/>
              </w:rPr>
            </w:pPr>
            <w:r w:rsidRPr="00823D18">
              <w:rPr>
                <w:b/>
              </w:rPr>
              <w:t>Description</w:t>
            </w:r>
          </w:p>
        </w:tc>
      </w:tr>
      <w:tr w:rsidR="00D429D0" w:rsidRPr="00EC0B45" w:rsidTr="00EB0D30">
        <w:trPr>
          <w:cantSplit/>
        </w:trPr>
        <w:tc>
          <w:tcPr>
            <w:tcW w:w="354" w:type="pct"/>
          </w:tcPr>
          <w:p w:rsidR="00D429D0" w:rsidRPr="00D73890" w:rsidRDefault="00D429D0" w:rsidP="00EB0D30">
            <w:pPr>
              <w:pStyle w:val="TableBody"/>
              <w:jc w:val="center"/>
              <w:rPr>
                <w:color w:val="000000"/>
              </w:rPr>
            </w:pPr>
            <w:r w:rsidRPr="00D73890">
              <w:rPr>
                <w:color w:val="000000"/>
              </w:rPr>
              <w:t>1</w:t>
            </w:r>
          </w:p>
        </w:tc>
        <w:tc>
          <w:tcPr>
            <w:tcW w:w="537"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01-01</w:t>
            </w:r>
          </w:p>
        </w:tc>
        <w:tc>
          <w:tcPr>
            <w:tcW w:w="313"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1</w:t>
            </w:r>
          </w:p>
        </w:tc>
        <w:tc>
          <w:tcPr>
            <w:tcW w:w="625"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5</w:t>
            </w:r>
          </w:p>
        </w:tc>
        <w:tc>
          <w:tcPr>
            <w:tcW w:w="1073" w:type="pct"/>
          </w:tcPr>
          <w:p w:rsidR="00D429D0" w:rsidRPr="00D73890" w:rsidRDefault="00D429D0" w:rsidP="00EB0D30">
            <w:pPr>
              <w:pStyle w:val="TableBody"/>
              <w:jc w:val="center"/>
              <w:rPr>
                <w:color w:val="000000"/>
              </w:rPr>
            </w:pPr>
            <w:r>
              <w:rPr>
                <w:color w:val="000000"/>
              </w:rPr>
              <w:t>Mandatory</w:t>
            </w:r>
          </w:p>
        </w:tc>
        <w:tc>
          <w:tcPr>
            <w:tcW w:w="2098" w:type="pct"/>
          </w:tcPr>
          <w:p w:rsidR="00D429D0" w:rsidRPr="00D73890" w:rsidRDefault="00D429D0" w:rsidP="00EB0D30">
            <w:pPr>
              <w:pStyle w:val="TableBody"/>
              <w:rPr>
                <w:color w:val="000000"/>
              </w:rPr>
            </w:pPr>
            <w:r w:rsidRPr="00D73890">
              <w:rPr>
                <w:color w:val="000000"/>
              </w:rPr>
              <w:t xml:space="preserve">Record Type Code </w:t>
            </w:r>
          </w:p>
        </w:tc>
      </w:tr>
      <w:tr w:rsidR="00D429D0" w:rsidRPr="00EC0B45" w:rsidTr="00EB0D30">
        <w:trPr>
          <w:cantSplit/>
        </w:trPr>
        <w:tc>
          <w:tcPr>
            <w:tcW w:w="354" w:type="pct"/>
          </w:tcPr>
          <w:p w:rsidR="00D429D0" w:rsidRPr="00D73890" w:rsidRDefault="00D429D0" w:rsidP="00EB0D30">
            <w:pPr>
              <w:pStyle w:val="TableBody"/>
              <w:jc w:val="center"/>
              <w:rPr>
                <w:color w:val="000000"/>
              </w:rPr>
            </w:pPr>
            <w:r w:rsidRPr="00D73890">
              <w:rPr>
                <w:color w:val="000000"/>
              </w:rPr>
              <w:t>2</w:t>
            </w:r>
          </w:p>
        </w:tc>
        <w:tc>
          <w:tcPr>
            <w:tcW w:w="537"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02-04</w:t>
            </w:r>
          </w:p>
        </w:tc>
        <w:tc>
          <w:tcPr>
            <w:tcW w:w="313"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3</w:t>
            </w:r>
          </w:p>
        </w:tc>
        <w:tc>
          <w:tcPr>
            <w:tcW w:w="625" w:type="pct"/>
            <w:vAlign w:val="center"/>
          </w:tcPr>
          <w:p w:rsidR="00D429D0" w:rsidRPr="00D73890" w:rsidRDefault="008F2C1C" w:rsidP="00EB0D30">
            <w:pPr>
              <w:pStyle w:val="TableBody"/>
              <w:jc w:val="center"/>
              <w:rPr>
                <w:color w:val="000000"/>
              </w:rPr>
            </w:pPr>
            <w:r w:rsidRPr="007C5963">
              <w:rPr>
                <w:color w:val="F79646" w:themeColor="accent6"/>
              </w:rPr>
              <w:t>220</w:t>
            </w:r>
          </w:p>
        </w:tc>
        <w:tc>
          <w:tcPr>
            <w:tcW w:w="1073" w:type="pct"/>
          </w:tcPr>
          <w:p w:rsidR="00D429D0" w:rsidRPr="00D73890" w:rsidRDefault="00D429D0" w:rsidP="00EB0D30">
            <w:pPr>
              <w:pStyle w:val="TableBody"/>
              <w:jc w:val="center"/>
              <w:rPr>
                <w:color w:val="000000"/>
              </w:rPr>
            </w:pPr>
            <w:r>
              <w:rPr>
                <w:color w:val="000000"/>
              </w:rPr>
              <w:t>Mandatory</w:t>
            </w:r>
          </w:p>
        </w:tc>
        <w:tc>
          <w:tcPr>
            <w:tcW w:w="2098" w:type="pct"/>
          </w:tcPr>
          <w:p w:rsidR="00D429D0" w:rsidRDefault="00D429D0" w:rsidP="00EB0D30">
            <w:pPr>
              <w:pStyle w:val="TableBody"/>
              <w:rPr>
                <w:color w:val="000000"/>
              </w:rPr>
            </w:pPr>
            <w:r w:rsidRPr="00D73890">
              <w:rPr>
                <w:color w:val="000000"/>
              </w:rPr>
              <w:t>Service Class Code</w:t>
            </w:r>
          </w:p>
          <w:p w:rsidR="00D429D0" w:rsidRPr="00D73890" w:rsidRDefault="00D429D0" w:rsidP="00EB0D30">
            <w:pPr>
              <w:pStyle w:val="TableBody"/>
              <w:rPr>
                <w:color w:val="000000"/>
              </w:rPr>
            </w:pPr>
            <w:r w:rsidRPr="00D73890">
              <w:rPr>
                <w:color w:val="000000"/>
              </w:rPr>
              <w:t>200 - Mixed Debits and Credits                        220 - Credits Only                                        225 - Debits Only</w:t>
            </w:r>
          </w:p>
        </w:tc>
      </w:tr>
      <w:tr w:rsidR="00D429D0" w:rsidRPr="00EC0B45" w:rsidTr="00EB0D30">
        <w:trPr>
          <w:cantSplit/>
        </w:trPr>
        <w:tc>
          <w:tcPr>
            <w:tcW w:w="354" w:type="pct"/>
          </w:tcPr>
          <w:p w:rsidR="00D429D0" w:rsidRPr="00D73890" w:rsidRDefault="00D429D0" w:rsidP="00EB0D30">
            <w:pPr>
              <w:pStyle w:val="TableBody"/>
              <w:jc w:val="center"/>
              <w:rPr>
                <w:color w:val="000000"/>
              </w:rPr>
            </w:pPr>
            <w:r w:rsidRPr="00D73890">
              <w:rPr>
                <w:color w:val="000000"/>
              </w:rPr>
              <w:lastRenderedPageBreak/>
              <w:t>3</w:t>
            </w:r>
          </w:p>
        </w:tc>
        <w:tc>
          <w:tcPr>
            <w:tcW w:w="537"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05-20</w:t>
            </w:r>
          </w:p>
        </w:tc>
        <w:tc>
          <w:tcPr>
            <w:tcW w:w="313"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16</w:t>
            </w:r>
          </w:p>
        </w:tc>
        <w:tc>
          <w:tcPr>
            <w:tcW w:w="625" w:type="pct"/>
            <w:vAlign w:val="center"/>
          </w:tcPr>
          <w:p w:rsidR="00D429D0" w:rsidRPr="00D73890" w:rsidRDefault="00D429D0" w:rsidP="00EB0D30">
            <w:pPr>
              <w:pStyle w:val="TableBody"/>
              <w:jc w:val="center"/>
              <w:rPr>
                <w:color w:val="000000"/>
              </w:rPr>
            </w:pPr>
          </w:p>
        </w:tc>
        <w:tc>
          <w:tcPr>
            <w:tcW w:w="1073" w:type="pct"/>
          </w:tcPr>
          <w:p w:rsidR="00D429D0" w:rsidRPr="00D73890" w:rsidRDefault="00D429D0" w:rsidP="00EB0D30">
            <w:pPr>
              <w:pStyle w:val="TableBody"/>
              <w:jc w:val="center"/>
              <w:rPr>
                <w:color w:val="000000"/>
              </w:rPr>
            </w:pPr>
            <w:r>
              <w:rPr>
                <w:color w:val="000000"/>
              </w:rPr>
              <w:t>Mandatory</w:t>
            </w:r>
          </w:p>
        </w:tc>
        <w:tc>
          <w:tcPr>
            <w:tcW w:w="2098" w:type="pct"/>
          </w:tcPr>
          <w:p w:rsidR="00D429D0" w:rsidRPr="00D73890" w:rsidRDefault="00D429D0" w:rsidP="00EB0D30">
            <w:pPr>
              <w:pStyle w:val="TableBody"/>
              <w:rPr>
                <w:color w:val="000000"/>
              </w:rPr>
            </w:pPr>
            <w:r w:rsidRPr="00D73890">
              <w:rPr>
                <w:color w:val="000000"/>
              </w:rPr>
              <w:t>Company Name – Name of the company by which it is known to &amp; readily recognized by the Receiver of the entry, left justify, blank fill</w:t>
            </w:r>
            <w:r w:rsidR="008F2C1C">
              <w:rPr>
                <w:color w:val="000000"/>
              </w:rPr>
              <w:t>(</w:t>
            </w:r>
            <w:r w:rsidR="008F2C1C" w:rsidRPr="007C5963">
              <w:rPr>
                <w:color w:val="F79646" w:themeColor="accent6"/>
              </w:rPr>
              <w:t>Client Name)</w:t>
            </w:r>
            <w:r w:rsidRPr="004A1108">
              <w:rPr>
                <w:color w:val="244061" w:themeColor="accent1" w:themeShade="80"/>
              </w:rPr>
              <w:t xml:space="preserve"> </w:t>
            </w:r>
          </w:p>
        </w:tc>
      </w:tr>
      <w:tr w:rsidR="00D429D0" w:rsidRPr="00EC0B45" w:rsidTr="00EB0D30">
        <w:trPr>
          <w:cantSplit/>
        </w:trPr>
        <w:tc>
          <w:tcPr>
            <w:tcW w:w="354" w:type="pct"/>
          </w:tcPr>
          <w:p w:rsidR="00D429D0" w:rsidRPr="00D73890" w:rsidRDefault="00D429D0" w:rsidP="00EB0D30">
            <w:pPr>
              <w:pStyle w:val="TableBody"/>
              <w:jc w:val="center"/>
              <w:rPr>
                <w:color w:val="000000"/>
              </w:rPr>
            </w:pPr>
            <w:r w:rsidRPr="00D73890">
              <w:rPr>
                <w:color w:val="000000"/>
              </w:rPr>
              <w:t>4</w:t>
            </w:r>
          </w:p>
        </w:tc>
        <w:tc>
          <w:tcPr>
            <w:tcW w:w="537"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21-40</w:t>
            </w:r>
          </w:p>
        </w:tc>
        <w:tc>
          <w:tcPr>
            <w:tcW w:w="313"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20</w:t>
            </w:r>
          </w:p>
        </w:tc>
        <w:tc>
          <w:tcPr>
            <w:tcW w:w="625" w:type="pct"/>
            <w:vAlign w:val="center"/>
          </w:tcPr>
          <w:p w:rsidR="00D429D0" w:rsidRPr="00D73890" w:rsidRDefault="00D429D0" w:rsidP="00EB0D30">
            <w:pPr>
              <w:pStyle w:val="TableBody"/>
              <w:jc w:val="center"/>
              <w:rPr>
                <w:color w:val="000000"/>
              </w:rPr>
            </w:pPr>
          </w:p>
        </w:tc>
        <w:tc>
          <w:tcPr>
            <w:tcW w:w="1073" w:type="pct"/>
          </w:tcPr>
          <w:p w:rsidR="00D429D0" w:rsidRPr="00D73890" w:rsidRDefault="00D429D0" w:rsidP="00EB0D30">
            <w:pPr>
              <w:pStyle w:val="TableBody"/>
              <w:jc w:val="center"/>
              <w:rPr>
                <w:color w:val="000000"/>
              </w:rPr>
            </w:pPr>
            <w:r>
              <w:rPr>
                <w:color w:val="000000"/>
              </w:rPr>
              <w:t>Optional</w:t>
            </w:r>
          </w:p>
        </w:tc>
        <w:tc>
          <w:tcPr>
            <w:tcW w:w="2098" w:type="pct"/>
          </w:tcPr>
          <w:p w:rsidR="00D429D0" w:rsidRPr="00D73890" w:rsidRDefault="00D429D0" w:rsidP="00EB0D30">
            <w:pPr>
              <w:pStyle w:val="TableBody"/>
              <w:rPr>
                <w:color w:val="000000"/>
              </w:rPr>
            </w:pPr>
            <w:r w:rsidRPr="00D73890">
              <w:rPr>
                <w:color w:val="000000"/>
              </w:rPr>
              <w:t xml:space="preserve">Company Discretionary Data - Company Information significant only to your company, left justify, blank fill </w:t>
            </w:r>
          </w:p>
        </w:tc>
      </w:tr>
      <w:tr w:rsidR="00D429D0" w:rsidRPr="00EC0B45" w:rsidTr="00EB0D30">
        <w:trPr>
          <w:cantSplit/>
        </w:trPr>
        <w:tc>
          <w:tcPr>
            <w:tcW w:w="354" w:type="pct"/>
          </w:tcPr>
          <w:p w:rsidR="00D429D0" w:rsidRPr="00D73890" w:rsidRDefault="00D429D0" w:rsidP="00EB0D30">
            <w:pPr>
              <w:pStyle w:val="TableBody"/>
              <w:jc w:val="center"/>
              <w:rPr>
                <w:color w:val="000000"/>
              </w:rPr>
            </w:pPr>
            <w:r w:rsidRPr="00D73890">
              <w:rPr>
                <w:color w:val="000000"/>
              </w:rPr>
              <w:t>5</w:t>
            </w:r>
          </w:p>
        </w:tc>
        <w:tc>
          <w:tcPr>
            <w:tcW w:w="537"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41-50</w:t>
            </w:r>
          </w:p>
        </w:tc>
        <w:tc>
          <w:tcPr>
            <w:tcW w:w="313"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10</w:t>
            </w:r>
          </w:p>
        </w:tc>
        <w:tc>
          <w:tcPr>
            <w:tcW w:w="625" w:type="pct"/>
            <w:vAlign w:val="center"/>
          </w:tcPr>
          <w:p w:rsidR="00D429D0" w:rsidRPr="00D73890" w:rsidRDefault="00D429D0" w:rsidP="00EB0D30">
            <w:pPr>
              <w:pStyle w:val="TableBody"/>
              <w:jc w:val="center"/>
              <w:rPr>
                <w:color w:val="000000"/>
              </w:rPr>
            </w:pPr>
          </w:p>
        </w:tc>
        <w:tc>
          <w:tcPr>
            <w:tcW w:w="1073" w:type="pct"/>
          </w:tcPr>
          <w:p w:rsidR="00D429D0" w:rsidRPr="00D73890" w:rsidRDefault="00D429D0" w:rsidP="00EB0D30">
            <w:pPr>
              <w:pStyle w:val="TableBody"/>
              <w:jc w:val="center"/>
              <w:rPr>
                <w:color w:val="000000"/>
              </w:rPr>
            </w:pPr>
            <w:r>
              <w:rPr>
                <w:color w:val="000000"/>
              </w:rPr>
              <w:t>Mandatory</w:t>
            </w:r>
          </w:p>
        </w:tc>
        <w:tc>
          <w:tcPr>
            <w:tcW w:w="2098" w:type="pct"/>
          </w:tcPr>
          <w:p w:rsidR="00D429D0" w:rsidRPr="00D73890" w:rsidRDefault="00D429D0" w:rsidP="00EB0D30">
            <w:pPr>
              <w:pStyle w:val="TableBody"/>
              <w:rPr>
                <w:color w:val="000000"/>
              </w:rPr>
            </w:pPr>
            <w:r w:rsidRPr="00D73890">
              <w:rPr>
                <w:color w:val="000000"/>
              </w:rPr>
              <w:t xml:space="preserve">Company ID - Nine digit Federal Tax ID with a '1' as first character unless notified by U.S. Bank that first character will be different / </w:t>
            </w:r>
            <w:r w:rsidR="008F2C1C">
              <w:rPr>
                <w:color w:val="000000"/>
              </w:rPr>
              <w:t>(</w:t>
            </w:r>
            <w:r w:rsidR="008F2C1C" w:rsidRPr="007C5963">
              <w:rPr>
                <w:color w:val="F79646" w:themeColor="accent6"/>
              </w:rPr>
              <w:t>Client Federal Tax ID)</w:t>
            </w:r>
          </w:p>
        </w:tc>
      </w:tr>
      <w:tr w:rsidR="00D429D0" w:rsidRPr="00EC0B45" w:rsidTr="00EB0D30">
        <w:trPr>
          <w:cantSplit/>
        </w:trPr>
        <w:tc>
          <w:tcPr>
            <w:tcW w:w="354" w:type="pct"/>
          </w:tcPr>
          <w:p w:rsidR="00D429D0" w:rsidRPr="00D73890" w:rsidRDefault="00D429D0" w:rsidP="00EB0D30">
            <w:pPr>
              <w:pStyle w:val="TableBody"/>
              <w:jc w:val="center"/>
              <w:rPr>
                <w:color w:val="000000"/>
              </w:rPr>
            </w:pPr>
            <w:r w:rsidRPr="00D73890">
              <w:rPr>
                <w:color w:val="000000"/>
              </w:rPr>
              <w:t>6</w:t>
            </w:r>
          </w:p>
        </w:tc>
        <w:tc>
          <w:tcPr>
            <w:tcW w:w="537"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51-53</w:t>
            </w:r>
          </w:p>
        </w:tc>
        <w:tc>
          <w:tcPr>
            <w:tcW w:w="313"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3</w:t>
            </w:r>
          </w:p>
        </w:tc>
        <w:tc>
          <w:tcPr>
            <w:tcW w:w="625" w:type="pct"/>
            <w:vAlign w:val="center"/>
          </w:tcPr>
          <w:p w:rsidR="00D429D0" w:rsidRPr="00D73890" w:rsidRDefault="003B50A0" w:rsidP="00EB0D30">
            <w:pPr>
              <w:pStyle w:val="TableBody"/>
              <w:jc w:val="center"/>
              <w:rPr>
                <w:color w:val="000000"/>
              </w:rPr>
            </w:pPr>
            <w:r>
              <w:rPr>
                <w:color w:val="F79646" w:themeColor="accent6"/>
              </w:rPr>
              <w:t>PP</w:t>
            </w:r>
            <w:r w:rsidR="008F2C1C" w:rsidRPr="008F2C1C">
              <w:rPr>
                <w:color w:val="F79646" w:themeColor="accent6"/>
              </w:rPr>
              <w:t>D</w:t>
            </w:r>
          </w:p>
        </w:tc>
        <w:tc>
          <w:tcPr>
            <w:tcW w:w="1073" w:type="pct"/>
          </w:tcPr>
          <w:p w:rsidR="00D429D0" w:rsidRPr="00D73890" w:rsidRDefault="00D429D0" w:rsidP="00EB0D30">
            <w:pPr>
              <w:pStyle w:val="TableBody"/>
              <w:jc w:val="center"/>
              <w:rPr>
                <w:color w:val="000000"/>
              </w:rPr>
            </w:pPr>
            <w:r>
              <w:rPr>
                <w:color w:val="000000"/>
              </w:rPr>
              <w:t>Mandatory</w:t>
            </w:r>
          </w:p>
        </w:tc>
        <w:tc>
          <w:tcPr>
            <w:tcW w:w="2098" w:type="pct"/>
          </w:tcPr>
          <w:p w:rsidR="00D429D0" w:rsidRPr="00D73890" w:rsidRDefault="00D429D0" w:rsidP="00EB0D30">
            <w:pPr>
              <w:pStyle w:val="TableBody"/>
              <w:rPr>
                <w:color w:val="000000"/>
              </w:rPr>
            </w:pPr>
            <w:r w:rsidRPr="00D73890">
              <w:rPr>
                <w:color w:val="000000"/>
              </w:rPr>
              <w:t xml:space="preserve">**Standard Entry Class Code – Applicable code (see below) </w:t>
            </w:r>
          </w:p>
        </w:tc>
      </w:tr>
      <w:tr w:rsidR="00D429D0" w:rsidRPr="00EC0B45" w:rsidTr="00EB0D30">
        <w:trPr>
          <w:cantSplit/>
        </w:trPr>
        <w:tc>
          <w:tcPr>
            <w:tcW w:w="354" w:type="pct"/>
          </w:tcPr>
          <w:p w:rsidR="00D429D0" w:rsidRPr="00D73890" w:rsidRDefault="00D429D0" w:rsidP="00EB0D30">
            <w:pPr>
              <w:pStyle w:val="TableBody"/>
              <w:jc w:val="center"/>
              <w:rPr>
                <w:color w:val="000000"/>
              </w:rPr>
            </w:pPr>
            <w:r w:rsidRPr="00D73890">
              <w:rPr>
                <w:color w:val="000000"/>
              </w:rPr>
              <w:t>7</w:t>
            </w:r>
          </w:p>
        </w:tc>
        <w:tc>
          <w:tcPr>
            <w:tcW w:w="537"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54-63</w:t>
            </w:r>
          </w:p>
        </w:tc>
        <w:tc>
          <w:tcPr>
            <w:tcW w:w="313"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10</w:t>
            </w:r>
          </w:p>
        </w:tc>
        <w:tc>
          <w:tcPr>
            <w:tcW w:w="625" w:type="pct"/>
            <w:vAlign w:val="center"/>
          </w:tcPr>
          <w:p w:rsidR="00D429D0" w:rsidRPr="00D73890" w:rsidRDefault="008F2C1C" w:rsidP="00EB0D30">
            <w:pPr>
              <w:pStyle w:val="TableBody"/>
              <w:jc w:val="center"/>
              <w:rPr>
                <w:color w:val="000000"/>
              </w:rPr>
            </w:pPr>
            <w:r w:rsidRPr="008F2C1C">
              <w:rPr>
                <w:color w:val="F79646" w:themeColor="accent6"/>
              </w:rPr>
              <w:t>‘Refund’</w:t>
            </w:r>
          </w:p>
        </w:tc>
        <w:tc>
          <w:tcPr>
            <w:tcW w:w="1073" w:type="pct"/>
          </w:tcPr>
          <w:p w:rsidR="00D429D0" w:rsidRPr="00D73890" w:rsidRDefault="00D429D0" w:rsidP="00EB0D30">
            <w:pPr>
              <w:pStyle w:val="TableBody"/>
              <w:jc w:val="center"/>
              <w:rPr>
                <w:color w:val="000000"/>
              </w:rPr>
            </w:pPr>
            <w:r>
              <w:rPr>
                <w:color w:val="000000"/>
              </w:rPr>
              <w:t>Mandatory</w:t>
            </w:r>
          </w:p>
        </w:tc>
        <w:tc>
          <w:tcPr>
            <w:tcW w:w="2098" w:type="pct"/>
          </w:tcPr>
          <w:p w:rsidR="00D429D0" w:rsidRPr="00D73890" w:rsidRDefault="00D429D0" w:rsidP="00EB0D30">
            <w:pPr>
              <w:pStyle w:val="TableBody"/>
              <w:rPr>
                <w:color w:val="000000"/>
              </w:rPr>
            </w:pPr>
            <w:r w:rsidRPr="00D73890">
              <w:rPr>
                <w:color w:val="000000"/>
              </w:rPr>
              <w:t>Company Entry Description - Description of what entries are (payroll,..) left justify, blank fill</w:t>
            </w:r>
          </w:p>
        </w:tc>
      </w:tr>
      <w:tr w:rsidR="00D429D0" w:rsidRPr="00EC0B45" w:rsidTr="00EB0D30">
        <w:trPr>
          <w:cantSplit/>
        </w:trPr>
        <w:tc>
          <w:tcPr>
            <w:tcW w:w="354" w:type="pct"/>
          </w:tcPr>
          <w:p w:rsidR="00D429D0" w:rsidRPr="00D73890" w:rsidRDefault="00D429D0" w:rsidP="00EB0D30">
            <w:pPr>
              <w:pStyle w:val="TableBody"/>
              <w:jc w:val="center"/>
              <w:rPr>
                <w:color w:val="000000"/>
              </w:rPr>
            </w:pPr>
            <w:r w:rsidRPr="00D73890">
              <w:rPr>
                <w:color w:val="000000"/>
              </w:rPr>
              <w:t>8</w:t>
            </w:r>
          </w:p>
        </w:tc>
        <w:tc>
          <w:tcPr>
            <w:tcW w:w="537"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64-69</w:t>
            </w:r>
          </w:p>
        </w:tc>
        <w:tc>
          <w:tcPr>
            <w:tcW w:w="313"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6</w:t>
            </w:r>
          </w:p>
        </w:tc>
        <w:tc>
          <w:tcPr>
            <w:tcW w:w="625"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YYMMDD</w:t>
            </w:r>
          </w:p>
        </w:tc>
        <w:tc>
          <w:tcPr>
            <w:tcW w:w="1073" w:type="pct"/>
          </w:tcPr>
          <w:p w:rsidR="00D429D0" w:rsidRPr="00D73890" w:rsidRDefault="00D429D0" w:rsidP="00EB0D30">
            <w:pPr>
              <w:pStyle w:val="TableBody"/>
              <w:jc w:val="center"/>
              <w:rPr>
                <w:color w:val="000000"/>
              </w:rPr>
            </w:pPr>
            <w:r>
              <w:rPr>
                <w:color w:val="000000"/>
              </w:rPr>
              <w:t>Optional</w:t>
            </w:r>
          </w:p>
        </w:tc>
        <w:tc>
          <w:tcPr>
            <w:tcW w:w="2098" w:type="pct"/>
          </w:tcPr>
          <w:p w:rsidR="00D429D0" w:rsidRPr="00D73890" w:rsidRDefault="00D429D0" w:rsidP="00EB0D30">
            <w:pPr>
              <w:pStyle w:val="TableBody"/>
              <w:rPr>
                <w:color w:val="000000"/>
              </w:rPr>
            </w:pPr>
            <w:r w:rsidRPr="00D73890">
              <w:rPr>
                <w:color w:val="000000"/>
              </w:rPr>
              <w:t xml:space="preserve">Company Descriptive Date </w:t>
            </w:r>
          </w:p>
        </w:tc>
      </w:tr>
      <w:tr w:rsidR="00D429D0" w:rsidRPr="00EC0B45" w:rsidTr="00EB0D30">
        <w:trPr>
          <w:cantSplit/>
        </w:trPr>
        <w:tc>
          <w:tcPr>
            <w:tcW w:w="354" w:type="pct"/>
          </w:tcPr>
          <w:p w:rsidR="00D429D0" w:rsidRPr="00D73890" w:rsidRDefault="00D429D0" w:rsidP="00EB0D30">
            <w:pPr>
              <w:pStyle w:val="TableBody"/>
              <w:jc w:val="center"/>
              <w:rPr>
                <w:color w:val="000000"/>
              </w:rPr>
            </w:pPr>
            <w:r w:rsidRPr="00D73890">
              <w:rPr>
                <w:color w:val="000000"/>
              </w:rPr>
              <w:t>9</w:t>
            </w:r>
          </w:p>
        </w:tc>
        <w:tc>
          <w:tcPr>
            <w:tcW w:w="537"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70-75</w:t>
            </w:r>
          </w:p>
        </w:tc>
        <w:tc>
          <w:tcPr>
            <w:tcW w:w="313"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6</w:t>
            </w:r>
          </w:p>
        </w:tc>
        <w:tc>
          <w:tcPr>
            <w:tcW w:w="625"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YYMMDD</w:t>
            </w:r>
          </w:p>
        </w:tc>
        <w:tc>
          <w:tcPr>
            <w:tcW w:w="1073" w:type="pct"/>
          </w:tcPr>
          <w:p w:rsidR="00D429D0" w:rsidRPr="00D73890" w:rsidRDefault="00D429D0" w:rsidP="00EB0D30">
            <w:pPr>
              <w:pStyle w:val="TableBody"/>
              <w:jc w:val="center"/>
              <w:rPr>
                <w:color w:val="000000"/>
              </w:rPr>
            </w:pPr>
            <w:r>
              <w:rPr>
                <w:color w:val="000000"/>
              </w:rPr>
              <w:t>Required</w:t>
            </w:r>
          </w:p>
        </w:tc>
        <w:tc>
          <w:tcPr>
            <w:tcW w:w="2098" w:type="pct"/>
          </w:tcPr>
          <w:p w:rsidR="00D429D0" w:rsidRPr="00D73890" w:rsidRDefault="00D429D0" w:rsidP="00EB0D30">
            <w:pPr>
              <w:pStyle w:val="TableBody"/>
              <w:rPr>
                <w:color w:val="000000"/>
              </w:rPr>
            </w:pPr>
            <w:r w:rsidRPr="00D73890">
              <w:rPr>
                <w:color w:val="000000"/>
              </w:rPr>
              <w:t xml:space="preserve">Effective Entry Date - Date transactions are to post to the receiving account </w:t>
            </w:r>
          </w:p>
        </w:tc>
      </w:tr>
      <w:tr w:rsidR="00D429D0" w:rsidRPr="00EC0B45" w:rsidTr="00EB0D30">
        <w:trPr>
          <w:cantSplit/>
        </w:trPr>
        <w:tc>
          <w:tcPr>
            <w:tcW w:w="354" w:type="pct"/>
          </w:tcPr>
          <w:p w:rsidR="00D429D0" w:rsidRPr="00D73890" w:rsidRDefault="00D429D0" w:rsidP="00EB0D30">
            <w:pPr>
              <w:pStyle w:val="TableBody"/>
              <w:jc w:val="center"/>
              <w:rPr>
                <w:color w:val="000000"/>
              </w:rPr>
            </w:pPr>
            <w:r w:rsidRPr="00D73890">
              <w:rPr>
                <w:color w:val="000000"/>
              </w:rPr>
              <w:t>10</w:t>
            </w:r>
          </w:p>
        </w:tc>
        <w:tc>
          <w:tcPr>
            <w:tcW w:w="537"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76-78</w:t>
            </w:r>
          </w:p>
        </w:tc>
        <w:tc>
          <w:tcPr>
            <w:tcW w:w="313"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3</w:t>
            </w:r>
          </w:p>
        </w:tc>
        <w:tc>
          <w:tcPr>
            <w:tcW w:w="625"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Blanks</w:t>
            </w:r>
          </w:p>
        </w:tc>
        <w:tc>
          <w:tcPr>
            <w:tcW w:w="1073" w:type="pct"/>
          </w:tcPr>
          <w:p w:rsidR="00D429D0" w:rsidRPr="00D73890" w:rsidRDefault="00D429D0" w:rsidP="00EB0D30">
            <w:pPr>
              <w:pStyle w:val="TableBody"/>
              <w:jc w:val="center"/>
              <w:rPr>
                <w:color w:val="000000"/>
              </w:rPr>
            </w:pPr>
          </w:p>
        </w:tc>
        <w:tc>
          <w:tcPr>
            <w:tcW w:w="2098" w:type="pct"/>
          </w:tcPr>
          <w:p w:rsidR="00D429D0" w:rsidRPr="00D73890" w:rsidRDefault="00D429D0" w:rsidP="00EB0D30">
            <w:pPr>
              <w:pStyle w:val="TableBody"/>
              <w:rPr>
                <w:color w:val="000000"/>
              </w:rPr>
            </w:pPr>
            <w:r w:rsidRPr="00D73890">
              <w:rPr>
                <w:color w:val="000000"/>
              </w:rPr>
              <w:t>Settlement Date - Blank spaces, Inserted by ACH Operator</w:t>
            </w:r>
          </w:p>
        </w:tc>
      </w:tr>
      <w:tr w:rsidR="00D429D0" w:rsidRPr="00EC0B45" w:rsidTr="00EB0D30">
        <w:trPr>
          <w:cantSplit/>
        </w:trPr>
        <w:tc>
          <w:tcPr>
            <w:tcW w:w="354" w:type="pct"/>
          </w:tcPr>
          <w:p w:rsidR="00D429D0" w:rsidRPr="00D73890" w:rsidRDefault="00D429D0" w:rsidP="00EB0D30">
            <w:pPr>
              <w:pStyle w:val="TableBody"/>
              <w:jc w:val="center"/>
              <w:rPr>
                <w:color w:val="000000"/>
              </w:rPr>
            </w:pPr>
            <w:r w:rsidRPr="00D73890">
              <w:rPr>
                <w:color w:val="000000"/>
              </w:rPr>
              <w:t>11</w:t>
            </w:r>
          </w:p>
        </w:tc>
        <w:tc>
          <w:tcPr>
            <w:tcW w:w="537"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79-79</w:t>
            </w:r>
          </w:p>
        </w:tc>
        <w:tc>
          <w:tcPr>
            <w:tcW w:w="313"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1</w:t>
            </w:r>
          </w:p>
        </w:tc>
        <w:tc>
          <w:tcPr>
            <w:tcW w:w="625"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1</w:t>
            </w:r>
          </w:p>
        </w:tc>
        <w:tc>
          <w:tcPr>
            <w:tcW w:w="1073" w:type="pct"/>
          </w:tcPr>
          <w:p w:rsidR="00D429D0" w:rsidRPr="00D73890" w:rsidRDefault="00D429D0" w:rsidP="00EB0D30">
            <w:pPr>
              <w:pStyle w:val="TableBody"/>
              <w:jc w:val="center"/>
              <w:rPr>
                <w:color w:val="000000"/>
              </w:rPr>
            </w:pPr>
            <w:r>
              <w:rPr>
                <w:color w:val="000000"/>
              </w:rPr>
              <w:t>Mandatory</w:t>
            </w:r>
          </w:p>
        </w:tc>
        <w:tc>
          <w:tcPr>
            <w:tcW w:w="2098" w:type="pct"/>
            <w:noWrap/>
          </w:tcPr>
          <w:p w:rsidR="00D429D0" w:rsidRPr="00D73890" w:rsidRDefault="00D429D0" w:rsidP="00EB0D30">
            <w:pPr>
              <w:pStyle w:val="TableBody"/>
              <w:rPr>
                <w:color w:val="000000"/>
              </w:rPr>
            </w:pPr>
            <w:r w:rsidRPr="00D73890">
              <w:rPr>
                <w:color w:val="000000"/>
              </w:rPr>
              <w:t xml:space="preserve">Originator Status Code </w:t>
            </w:r>
          </w:p>
        </w:tc>
      </w:tr>
      <w:tr w:rsidR="00D429D0" w:rsidRPr="00EC0B45" w:rsidTr="00EB0D30">
        <w:trPr>
          <w:cantSplit/>
        </w:trPr>
        <w:tc>
          <w:tcPr>
            <w:tcW w:w="354" w:type="pct"/>
          </w:tcPr>
          <w:p w:rsidR="00D429D0" w:rsidRPr="00D73890" w:rsidRDefault="00D429D0" w:rsidP="00EB0D30">
            <w:pPr>
              <w:pStyle w:val="TableBody"/>
              <w:jc w:val="center"/>
              <w:rPr>
                <w:color w:val="000000"/>
              </w:rPr>
            </w:pPr>
            <w:r w:rsidRPr="00D73890">
              <w:rPr>
                <w:color w:val="000000"/>
              </w:rPr>
              <w:t>12</w:t>
            </w:r>
          </w:p>
        </w:tc>
        <w:tc>
          <w:tcPr>
            <w:tcW w:w="537" w:type="pct"/>
            <w:noWrap/>
            <w:vAlign w:val="center"/>
          </w:tcPr>
          <w:p w:rsidR="00D429D0" w:rsidRPr="00D73890" w:rsidRDefault="00D429D0" w:rsidP="00EB0D30">
            <w:pPr>
              <w:pStyle w:val="TableBody"/>
              <w:jc w:val="center"/>
              <w:rPr>
                <w:color w:val="000000"/>
              </w:rPr>
            </w:pPr>
            <w:r>
              <w:rPr>
                <w:rFonts w:ascii="Calibri" w:hAnsi="Calibri" w:cs="Calibri"/>
                <w:color w:val="000000"/>
                <w:sz w:val="22"/>
                <w:szCs w:val="22"/>
              </w:rPr>
              <w:t>80-87</w:t>
            </w:r>
          </w:p>
        </w:tc>
        <w:tc>
          <w:tcPr>
            <w:tcW w:w="313" w:type="pct"/>
            <w:noWrap/>
            <w:vAlign w:val="center"/>
          </w:tcPr>
          <w:p w:rsidR="00D429D0" w:rsidRPr="00D73890" w:rsidRDefault="00D429D0" w:rsidP="00EB0D30">
            <w:pPr>
              <w:pStyle w:val="TableBody"/>
              <w:jc w:val="center"/>
              <w:rPr>
                <w:color w:val="000000"/>
              </w:rPr>
            </w:pPr>
            <w:r>
              <w:rPr>
                <w:rFonts w:ascii="Calibri" w:hAnsi="Calibri" w:cs="Calibri"/>
                <w:color w:val="000000"/>
                <w:sz w:val="22"/>
                <w:szCs w:val="22"/>
              </w:rPr>
              <w:t>8</w:t>
            </w:r>
          </w:p>
        </w:tc>
        <w:tc>
          <w:tcPr>
            <w:tcW w:w="625"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04200001</w:t>
            </w:r>
          </w:p>
        </w:tc>
        <w:tc>
          <w:tcPr>
            <w:tcW w:w="1073" w:type="pct"/>
          </w:tcPr>
          <w:p w:rsidR="00D429D0" w:rsidRPr="00D73890" w:rsidRDefault="00D429D0" w:rsidP="00EB0D30">
            <w:pPr>
              <w:pStyle w:val="TableBody"/>
              <w:jc w:val="center"/>
              <w:rPr>
                <w:color w:val="000000"/>
              </w:rPr>
            </w:pPr>
            <w:r>
              <w:rPr>
                <w:color w:val="000000"/>
              </w:rPr>
              <w:t>Mandatory</w:t>
            </w:r>
          </w:p>
        </w:tc>
        <w:tc>
          <w:tcPr>
            <w:tcW w:w="2098" w:type="pct"/>
          </w:tcPr>
          <w:p w:rsidR="00D429D0" w:rsidRPr="00D73890" w:rsidRDefault="00D429D0" w:rsidP="00EB0D30">
            <w:pPr>
              <w:pStyle w:val="TableBody"/>
              <w:rPr>
                <w:color w:val="000000"/>
              </w:rPr>
            </w:pPr>
            <w:r w:rsidRPr="00D73890">
              <w:rPr>
                <w:color w:val="000000"/>
              </w:rPr>
              <w:t>Originating DFI Identification - U.S. Bank routing-transit number (1st eight characters)</w:t>
            </w:r>
          </w:p>
        </w:tc>
      </w:tr>
      <w:tr w:rsidR="00D429D0" w:rsidRPr="00EC0B45" w:rsidTr="00EB0D30">
        <w:trPr>
          <w:cantSplit/>
        </w:trPr>
        <w:tc>
          <w:tcPr>
            <w:tcW w:w="354" w:type="pct"/>
          </w:tcPr>
          <w:p w:rsidR="00D429D0" w:rsidRPr="00D73890" w:rsidRDefault="00D429D0" w:rsidP="00EB0D30">
            <w:pPr>
              <w:pStyle w:val="TableBody"/>
              <w:jc w:val="center"/>
              <w:rPr>
                <w:color w:val="000000"/>
              </w:rPr>
            </w:pPr>
            <w:r w:rsidRPr="00D73890">
              <w:rPr>
                <w:color w:val="000000"/>
              </w:rPr>
              <w:t>13</w:t>
            </w:r>
          </w:p>
        </w:tc>
        <w:tc>
          <w:tcPr>
            <w:tcW w:w="537" w:type="pct"/>
            <w:noWrap/>
            <w:vAlign w:val="center"/>
          </w:tcPr>
          <w:p w:rsidR="00D429D0" w:rsidRPr="00D73890" w:rsidRDefault="00D429D0" w:rsidP="00EB0D30">
            <w:pPr>
              <w:pStyle w:val="TableBody"/>
              <w:jc w:val="center"/>
              <w:rPr>
                <w:color w:val="000000"/>
              </w:rPr>
            </w:pPr>
            <w:r>
              <w:rPr>
                <w:rFonts w:ascii="Calibri" w:hAnsi="Calibri" w:cs="Calibri"/>
                <w:color w:val="000000"/>
                <w:sz w:val="22"/>
                <w:szCs w:val="22"/>
              </w:rPr>
              <w:t>88-94</w:t>
            </w:r>
          </w:p>
        </w:tc>
        <w:tc>
          <w:tcPr>
            <w:tcW w:w="313" w:type="pct"/>
            <w:noWrap/>
            <w:vAlign w:val="center"/>
          </w:tcPr>
          <w:p w:rsidR="00D429D0" w:rsidRPr="00D73890" w:rsidRDefault="00D429D0" w:rsidP="00EB0D30">
            <w:pPr>
              <w:pStyle w:val="TableBody"/>
              <w:jc w:val="center"/>
              <w:rPr>
                <w:color w:val="000000"/>
              </w:rPr>
            </w:pPr>
            <w:r>
              <w:rPr>
                <w:rFonts w:ascii="Calibri" w:hAnsi="Calibri" w:cs="Calibri"/>
                <w:color w:val="000000"/>
                <w:sz w:val="22"/>
                <w:szCs w:val="22"/>
              </w:rPr>
              <w:t>7</w:t>
            </w:r>
          </w:p>
        </w:tc>
        <w:tc>
          <w:tcPr>
            <w:tcW w:w="625" w:type="pct"/>
            <w:vAlign w:val="center"/>
          </w:tcPr>
          <w:p w:rsidR="00D429D0" w:rsidRPr="00D73890" w:rsidRDefault="00D429D0" w:rsidP="00EB0D30">
            <w:pPr>
              <w:pStyle w:val="TableBody"/>
              <w:jc w:val="center"/>
              <w:rPr>
                <w:color w:val="000000"/>
              </w:rPr>
            </w:pPr>
          </w:p>
        </w:tc>
        <w:tc>
          <w:tcPr>
            <w:tcW w:w="1073" w:type="pct"/>
          </w:tcPr>
          <w:p w:rsidR="00D429D0" w:rsidRPr="00D73890" w:rsidRDefault="00D429D0" w:rsidP="00EB0D30">
            <w:pPr>
              <w:pStyle w:val="TableBody"/>
              <w:jc w:val="center"/>
              <w:rPr>
                <w:color w:val="000000"/>
              </w:rPr>
            </w:pPr>
            <w:r>
              <w:rPr>
                <w:color w:val="000000"/>
              </w:rPr>
              <w:t>Mandatory</w:t>
            </w:r>
          </w:p>
        </w:tc>
        <w:tc>
          <w:tcPr>
            <w:tcW w:w="2098" w:type="pct"/>
          </w:tcPr>
          <w:p w:rsidR="00D429D0" w:rsidRPr="00D73890" w:rsidRDefault="00D429D0" w:rsidP="00EB0D30">
            <w:pPr>
              <w:pStyle w:val="TableBody"/>
              <w:rPr>
                <w:color w:val="000000"/>
              </w:rPr>
            </w:pPr>
            <w:r w:rsidRPr="00D73890">
              <w:rPr>
                <w:color w:val="000000"/>
              </w:rPr>
              <w:t xml:space="preserve">Batch number - Indicate first batch by '1' sequentially increasing with each batch, right justify, zero fill </w:t>
            </w:r>
          </w:p>
        </w:tc>
      </w:tr>
    </w:tbl>
    <w:p w:rsidR="00D429D0" w:rsidRDefault="00D429D0" w:rsidP="00D429D0"/>
    <w:p w:rsidR="007467DE" w:rsidRDefault="007467DE" w:rsidP="007467DE">
      <w:pPr>
        <w:rPr>
          <w:rFonts w:ascii="Courier New" w:hAnsi="Courier New"/>
          <w:b/>
          <w:sz w:val="18"/>
        </w:rPr>
      </w:pPr>
      <w:r>
        <w:rPr>
          <w:rFonts w:ascii="Courier New" w:hAnsi="Courier New"/>
          <w:b/>
          <w:sz w:val="18"/>
        </w:rPr>
        <w:t xml:space="preserve">SAMPLE </w:t>
      </w:r>
    </w:p>
    <w:p w:rsidR="00284EB7" w:rsidRPr="00D73890" w:rsidRDefault="007467DE" w:rsidP="00D429D0">
      <w:r>
        <w:rPr>
          <w:noProof/>
          <w:lang w:val="en-US"/>
        </w:rPr>
        <w:drawing>
          <wp:inline distT="0" distB="0" distL="0" distR="0" wp14:anchorId="17DA09E1" wp14:editId="22B9C5B8">
            <wp:extent cx="6400800" cy="57594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ample 2.png"/>
                    <pic:cNvPicPr/>
                  </pic:nvPicPr>
                  <pic:blipFill>
                    <a:blip r:embed="rId24">
                      <a:extLst>
                        <a:ext uri="{28A0092B-C50C-407E-A947-70E740481C1C}">
                          <a14:useLocalDpi xmlns:a14="http://schemas.microsoft.com/office/drawing/2010/main" val="0"/>
                        </a:ext>
                      </a:extLst>
                    </a:blip>
                    <a:stretch>
                      <a:fillRect/>
                    </a:stretch>
                  </pic:blipFill>
                  <pic:spPr>
                    <a:xfrm>
                      <a:off x="0" y="0"/>
                      <a:ext cx="6400800" cy="575945"/>
                    </a:xfrm>
                    <a:prstGeom prst="rect">
                      <a:avLst/>
                    </a:prstGeom>
                  </pic:spPr>
                </pic:pic>
              </a:graphicData>
            </a:graphic>
          </wp:inline>
        </w:drawing>
      </w:r>
    </w:p>
    <w:p w:rsidR="00D429D0" w:rsidRDefault="00D429D0" w:rsidP="00D429D0">
      <w:pPr>
        <w:pStyle w:val="Heading5"/>
      </w:pPr>
      <w:r>
        <w:t>Entry Detail Record</w:t>
      </w:r>
    </w:p>
    <w:p w:rsidR="00D429D0" w:rsidRDefault="00D429D0" w:rsidP="00D429D0"/>
    <w:tbl>
      <w:tblPr>
        <w:tblStyle w:val="TableProfessional"/>
        <w:tblW w:w="5000" w:type="pct"/>
        <w:tblLayout w:type="fixed"/>
        <w:tblLook w:val="04A0" w:firstRow="1" w:lastRow="0" w:firstColumn="1" w:lastColumn="0" w:noHBand="0" w:noVBand="1"/>
      </w:tblPr>
      <w:tblGrid>
        <w:gridCol w:w="683"/>
        <w:gridCol w:w="1004"/>
        <w:gridCol w:w="618"/>
        <w:gridCol w:w="1328"/>
        <w:gridCol w:w="2208"/>
        <w:gridCol w:w="4223"/>
      </w:tblGrid>
      <w:tr w:rsidR="00D429D0" w:rsidRPr="00EC0B45" w:rsidTr="00EB0D30">
        <w:trPr>
          <w:cnfStyle w:val="100000000000" w:firstRow="1" w:lastRow="0" w:firstColumn="0" w:lastColumn="0" w:oddVBand="0" w:evenVBand="0" w:oddHBand="0" w:evenHBand="0" w:firstRowFirstColumn="0" w:firstRowLastColumn="0" w:lastRowFirstColumn="0" w:lastRowLastColumn="0"/>
          <w:cantSplit/>
        </w:trPr>
        <w:tc>
          <w:tcPr>
            <w:tcW w:w="339" w:type="pct"/>
            <w:hideMark/>
          </w:tcPr>
          <w:p w:rsidR="00D429D0" w:rsidRPr="00823D18" w:rsidRDefault="00D429D0" w:rsidP="00EB0D30">
            <w:pPr>
              <w:pStyle w:val="TableHeader"/>
              <w:jc w:val="center"/>
              <w:rPr>
                <w:b/>
              </w:rPr>
            </w:pPr>
            <w:r>
              <w:rPr>
                <w:b/>
              </w:rPr>
              <w:t>Field</w:t>
            </w:r>
          </w:p>
        </w:tc>
        <w:tc>
          <w:tcPr>
            <w:tcW w:w="499" w:type="pct"/>
            <w:hideMark/>
          </w:tcPr>
          <w:p w:rsidR="00D429D0" w:rsidRPr="00823D18" w:rsidRDefault="00D429D0" w:rsidP="00EB0D30">
            <w:pPr>
              <w:pStyle w:val="TableHeader"/>
              <w:jc w:val="center"/>
              <w:rPr>
                <w:b/>
              </w:rPr>
            </w:pPr>
            <w:r>
              <w:rPr>
                <w:b/>
              </w:rPr>
              <w:t>Position</w:t>
            </w:r>
          </w:p>
        </w:tc>
        <w:tc>
          <w:tcPr>
            <w:tcW w:w="307" w:type="pct"/>
            <w:hideMark/>
          </w:tcPr>
          <w:p w:rsidR="00D429D0" w:rsidRPr="00823D18" w:rsidRDefault="00D429D0" w:rsidP="00EB0D30">
            <w:pPr>
              <w:pStyle w:val="TableHeader"/>
              <w:jc w:val="center"/>
              <w:rPr>
                <w:b/>
              </w:rPr>
            </w:pPr>
            <w:r>
              <w:rPr>
                <w:b/>
              </w:rPr>
              <w:t>Size</w:t>
            </w:r>
          </w:p>
        </w:tc>
        <w:tc>
          <w:tcPr>
            <w:tcW w:w="660" w:type="pct"/>
          </w:tcPr>
          <w:p w:rsidR="00D429D0" w:rsidRPr="00823D18" w:rsidRDefault="00D429D0" w:rsidP="00EB0D30">
            <w:pPr>
              <w:pStyle w:val="TableHeader"/>
              <w:jc w:val="center"/>
              <w:rPr>
                <w:b/>
                <w:bCs w:val="0"/>
              </w:rPr>
            </w:pPr>
            <w:r>
              <w:rPr>
                <w:b/>
                <w:bCs w:val="0"/>
              </w:rPr>
              <w:t>Contents</w:t>
            </w:r>
          </w:p>
        </w:tc>
        <w:tc>
          <w:tcPr>
            <w:tcW w:w="1097" w:type="pct"/>
          </w:tcPr>
          <w:p w:rsidR="00D429D0" w:rsidRPr="00823D18" w:rsidRDefault="00D429D0" w:rsidP="00EB0D30">
            <w:pPr>
              <w:pStyle w:val="TableHeader"/>
              <w:jc w:val="center"/>
              <w:rPr>
                <w:b/>
              </w:rPr>
            </w:pPr>
            <w:r>
              <w:rPr>
                <w:b/>
              </w:rPr>
              <w:t>Mandatory/Optional/Required</w:t>
            </w:r>
          </w:p>
        </w:tc>
        <w:tc>
          <w:tcPr>
            <w:tcW w:w="2098" w:type="pct"/>
            <w:hideMark/>
          </w:tcPr>
          <w:p w:rsidR="00D429D0" w:rsidRPr="00823D18" w:rsidRDefault="00D429D0" w:rsidP="00EB0D30">
            <w:pPr>
              <w:pStyle w:val="TableHeader"/>
              <w:jc w:val="center"/>
              <w:rPr>
                <w:b/>
              </w:rPr>
            </w:pPr>
            <w:r w:rsidRPr="00823D18">
              <w:rPr>
                <w:b/>
              </w:rPr>
              <w:t>Description</w:t>
            </w:r>
          </w:p>
        </w:tc>
      </w:tr>
      <w:tr w:rsidR="00D429D0" w:rsidRPr="00EC0B45" w:rsidTr="00EB0D30">
        <w:trPr>
          <w:cantSplit/>
        </w:trPr>
        <w:tc>
          <w:tcPr>
            <w:tcW w:w="33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1</w:t>
            </w:r>
          </w:p>
        </w:tc>
        <w:tc>
          <w:tcPr>
            <w:tcW w:w="49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01-01</w:t>
            </w:r>
          </w:p>
        </w:tc>
        <w:tc>
          <w:tcPr>
            <w:tcW w:w="307"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1</w:t>
            </w:r>
          </w:p>
        </w:tc>
        <w:tc>
          <w:tcPr>
            <w:tcW w:w="660"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6</w:t>
            </w:r>
          </w:p>
        </w:tc>
        <w:tc>
          <w:tcPr>
            <w:tcW w:w="1097" w:type="pct"/>
          </w:tcPr>
          <w:p w:rsidR="00D429D0" w:rsidRPr="001927B2" w:rsidRDefault="00D429D0" w:rsidP="00EB0D30">
            <w:pPr>
              <w:pStyle w:val="TableBody"/>
              <w:jc w:val="center"/>
              <w:rPr>
                <w:color w:val="000000"/>
              </w:rPr>
            </w:pPr>
            <w:r>
              <w:rPr>
                <w:color w:val="000000"/>
              </w:rPr>
              <w:t>Mandatory</w:t>
            </w:r>
          </w:p>
        </w:tc>
        <w:tc>
          <w:tcPr>
            <w:tcW w:w="2098" w:type="pct"/>
          </w:tcPr>
          <w:p w:rsidR="00D429D0" w:rsidRPr="00D73890" w:rsidRDefault="00D429D0" w:rsidP="00EB0D30">
            <w:pPr>
              <w:pStyle w:val="TableBody"/>
              <w:rPr>
                <w:color w:val="000000"/>
              </w:rPr>
            </w:pPr>
            <w:r w:rsidRPr="001927B2">
              <w:rPr>
                <w:color w:val="000000"/>
              </w:rPr>
              <w:t xml:space="preserve">Record Type Code </w:t>
            </w:r>
          </w:p>
        </w:tc>
      </w:tr>
      <w:tr w:rsidR="00D429D0" w:rsidRPr="00EC0B45" w:rsidTr="00EB0D30">
        <w:trPr>
          <w:cantSplit/>
        </w:trPr>
        <w:tc>
          <w:tcPr>
            <w:tcW w:w="33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2</w:t>
            </w:r>
          </w:p>
        </w:tc>
        <w:tc>
          <w:tcPr>
            <w:tcW w:w="49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02-03</w:t>
            </w:r>
          </w:p>
        </w:tc>
        <w:tc>
          <w:tcPr>
            <w:tcW w:w="307"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2</w:t>
            </w:r>
          </w:p>
        </w:tc>
        <w:tc>
          <w:tcPr>
            <w:tcW w:w="660" w:type="pct"/>
            <w:vAlign w:val="center"/>
          </w:tcPr>
          <w:p w:rsidR="00D429D0" w:rsidRPr="00D73890" w:rsidRDefault="00D429D0" w:rsidP="00EB0D30">
            <w:pPr>
              <w:pStyle w:val="TableBody"/>
              <w:jc w:val="center"/>
              <w:rPr>
                <w:color w:val="000000"/>
              </w:rPr>
            </w:pPr>
          </w:p>
        </w:tc>
        <w:tc>
          <w:tcPr>
            <w:tcW w:w="1097" w:type="pct"/>
          </w:tcPr>
          <w:p w:rsidR="00D429D0" w:rsidRPr="001927B2" w:rsidRDefault="00D429D0" w:rsidP="00EB0D30">
            <w:pPr>
              <w:pStyle w:val="TableBody"/>
              <w:jc w:val="center"/>
              <w:rPr>
                <w:color w:val="000000"/>
              </w:rPr>
            </w:pPr>
            <w:r>
              <w:rPr>
                <w:color w:val="000000"/>
              </w:rPr>
              <w:t>Mandatory</w:t>
            </w:r>
          </w:p>
        </w:tc>
        <w:tc>
          <w:tcPr>
            <w:tcW w:w="2098" w:type="pct"/>
          </w:tcPr>
          <w:p w:rsidR="00D429D0" w:rsidRPr="00D73890" w:rsidRDefault="00D429D0" w:rsidP="00EB0D30">
            <w:pPr>
              <w:pStyle w:val="TableBody"/>
              <w:rPr>
                <w:color w:val="000000"/>
              </w:rPr>
            </w:pPr>
            <w:r w:rsidRPr="001927B2">
              <w:rPr>
                <w:color w:val="000000"/>
              </w:rPr>
              <w:t xml:space="preserve">**Transaction Code (see below)         </w:t>
            </w:r>
          </w:p>
        </w:tc>
      </w:tr>
      <w:tr w:rsidR="00D429D0" w:rsidRPr="00EC0B45" w:rsidTr="00EB0D30">
        <w:trPr>
          <w:cantSplit/>
        </w:trPr>
        <w:tc>
          <w:tcPr>
            <w:tcW w:w="33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3 &amp; 4</w:t>
            </w:r>
          </w:p>
        </w:tc>
        <w:tc>
          <w:tcPr>
            <w:tcW w:w="49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04-12</w:t>
            </w:r>
          </w:p>
        </w:tc>
        <w:tc>
          <w:tcPr>
            <w:tcW w:w="307"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9</w:t>
            </w:r>
          </w:p>
        </w:tc>
        <w:tc>
          <w:tcPr>
            <w:tcW w:w="660" w:type="pct"/>
            <w:vAlign w:val="center"/>
          </w:tcPr>
          <w:p w:rsidR="00D429D0" w:rsidRPr="00D73890" w:rsidRDefault="00D429D0" w:rsidP="00EB0D30">
            <w:pPr>
              <w:pStyle w:val="TableBody"/>
              <w:jc w:val="center"/>
              <w:rPr>
                <w:color w:val="000000"/>
              </w:rPr>
            </w:pPr>
          </w:p>
        </w:tc>
        <w:tc>
          <w:tcPr>
            <w:tcW w:w="1097" w:type="pct"/>
          </w:tcPr>
          <w:p w:rsidR="00D429D0" w:rsidRPr="001927B2" w:rsidRDefault="00D429D0" w:rsidP="00EB0D30">
            <w:pPr>
              <w:pStyle w:val="TableBody"/>
              <w:jc w:val="center"/>
              <w:rPr>
                <w:color w:val="000000"/>
              </w:rPr>
            </w:pPr>
            <w:r>
              <w:rPr>
                <w:color w:val="000000"/>
              </w:rPr>
              <w:t>Mandatory</w:t>
            </w:r>
          </w:p>
        </w:tc>
        <w:tc>
          <w:tcPr>
            <w:tcW w:w="2098" w:type="pct"/>
          </w:tcPr>
          <w:p w:rsidR="00D429D0" w:rsidRDefault="00D429D0" w:rsidP="00EB0D30">
            <w:pPr>
              <w:pStyle w:val="TableBody"/>
              <w:rPr>
                <w:color w:val="000000"/>
              </w:rPr>
            </w:pPr>
            <w:r w:rsidRPr="001927B2">
              <w:rPr>
                <w:color w:val="000000"/>
              </w:rPr>
              <w:t xml:space="preserve">Receiving DFI Identification – The routing number of bank receiving the transaction / </w:t>
            </w:r>
          </w:p>
          <w:p w:rsidR="008F2C1C" w:rsidRPr="00D73890" w:rsidRDefault="008F2C1C" w:rsidP="00EB0D30">
            <w:pPr>
              <w:pStyle w:val="TableBody"/>
              <w:rPr>
                <w:color w:val="000000"/>
              </w:rPr>
            </w:pPr>
            <w:r w:rsidRPr="008F2C1C">
              <w:rPr>
                <w:color w:val="F79646" w:themeColor="accent6"/>
              </w:rPr>
              <w:t>(Consumer Routing Number)</w:t>
            </w:r>
          </w:p>
        </w:tc>
      </w:tr>
      <w:tr w:rsidR="00D429D0" w:rsidRPr="00EC0B45" w:rsidTr="00EB0D30">
        <w:trPr>
          <w:cantSplit/>
        </w:trPr>
        <w:tc>
          <w:tcPr>
            <w:tcW w:w="33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5</w:t>
            </w:r>
          </w:p>
        </w:tc>
        <w:tc>
          <w:tcPr>
            <w:tcW w:w="49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13-29</w:t>
            </w:r>
          </w:p>
        </w:tc>
        <w:tc>
          <w:tcPr>
            <w:tcW w:w="307"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17</w:t>
            </w:r>
          </w:p>
        </w:tc>
        <w:tc>
          <w:tcPr>
            <w:tcW w:w="660" w:type="pct"/>
            <w:vAlign w:val="center"/>
          </w:tcPr>
          <w:p w:rsidR="00D429D0" w:rsidRPr="00D73890" w:rsidRDefault="00D429D0" w:rsidP="00EB0D30">
            <w:pPr>
              <w:pStyle w:val="TableBody"/>
              <w:jc w:val="center"/>
              <w:rPr>
                <w:color w:val="000000"/>
              </w:rPr>
            </w:pPr>
          </w:p>
        </w:tc>
        <w:tc>
          <w:tcPr>
            <w:tcW w:w="1097" w:type="pct"/>
          </w:tcPr>
          <w:p w:rsidR="00D429D0" w:rsidRPr="001927B2" w:rsidRDefault="00D429D0" w:rsidP="00EB0D30">
            <w:pPr>
              <w:pStyle w:val="TableBody"/>
              <w:jc w:val="center"/>
              <w:rPr>
                <w:color w:val="000000"/>
              </w:rPr>
            </w:pPr>
            <w:r>
              <w:rPr>
                <w:color w:val="000000"/>
              </w:rPr>
              <w:t>Required</w:t>
            </w:r>
          </w:p>
        </w:tc>
        <w:tc>
          <w:tcPr>
            <w:tcW w:w="2098" w:type="pct"/>
          </w:tcPr>
          <w:p w:rsidR="00D429D0" w:rsidRPr="00D73890" w:rsidRDefault="00D429D0" w:rsidP="00EB0D30">
            <w:pPr>
              <w:pStyle w:val="TableBody"/>
              <w:rPr>
                <w:color w:val="000000"/>
              </w:rPr>
            </w:pPr>
            <w:r w:rsidRPr="001927B2">
              <w:rPr>
                <w:color w:val="000000"/>
              </w:rPr>
              <w:t xml:space="preserve">DFI Account Number - Receiving customer/employee account number, left justify, blank fill </w:t>
            </w:r>
            <w:r w:rsidR="008F2C1C" w:rsidRPr="008F2C1C">
              <w:rPr>
                <w:color w:val="F79646" w:themeColor="accent6"/>
              </w:rPr>
              <w:t>(Consumer Account Number)</w:t>
            </w:r>
          </w:p>
        </w:tc>
      </w:tr>
      <w:tr w:rsidR="00D429D0" w:rsidRPr="00EC0B45" w:rsidTr="00EB0D30">
        <w:trPr>
          <w:cantSplit/>
        </w:trPr>
        <w:tc>
          <w:tcPr>
            <w:tcW w:w="33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lastRenderedPageBreak/>
              <w:t>6</w:t>
            </w:r>
          </w:p>
        </w:tc>
        <w:tc>
          <w:tcPr>
            <w:tcW w:w="49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30-39</w:t>
            </w:r>
          </w:p>
        </w:tc>
        <w:tc>
          <w:tcPr>
            <w:tcW w:w="307"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10</w:t>
            </w:r>
          </w:p>
        </w:tc>
        <w:tc>
          <w:tcPr>
            <w:tcW w:w="660"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w:t>
            </w:r>
          </w:p>
        </w:tc>
        <w:tc>
          <w:tcPr>
            <w:tcW w:w="1097" w:type="pct"/>
          </w:tcPr>
          <w:p w:rsidR="00D429D0" w:rsidRPr="001927B2" w:rsidRDefault="00D429D0" w:rsidP="00EB0D30">
            <w:pPr>
              <w:pStyle w:val="TableBody"/>
              <w:jc w:val="center"/>
              <w:rPr>
                <w:color w:val="000000"/>
              </w:rPr>
            </w:pPr>
            <w:r>
              <w:rPr>
                <w:color w:val="000000"/>
              </w:rPr>
              <w:t>Mandatory</w:t>
            </w:r>
          </w:p>
        </w:tc>
        <w:tc>
          <w:tcPr>
            <w:tcW w:w="2098" w:type="pct"/>
          </w:tcPr>
          <w:p w:rsidR="00D429D0" w:rsidRPr="00D73890" w:rsidRDefault="00D429D0" w:rsidP="00EB0D30">
            <w:pPr>
              <w:pStyle w:val="TableBody"/>
              <w:rPr>
                <w:color w:val="000000"/>
              </w:rPr>
            </w:pPr>
            <w:r w:rsidRPr="001927B2">
              <w:rPr>
                <w:color w:val="000000"/>
              </w:rPr>
              <w:t xml:space="preserve">Amount - Dollar Amount of Debit/Credit, right justify, zero fill </w:t>
            </w:r>
          </w:p>
        </w:tc>
      </w:tr>
      <w:tr w:rsidR="00D429D0" w:rsidRPr="00EC0B45" w:rsidTr="00EB0D30">
        <w:trPr>
          <w:cantSplit/>
        </w:trPr>
        <w:tc>
          <w:tcPr>
            <w:tcW w:w="33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7</w:t>
            </w:r>
          </w:p>
        </w:tc>
        <w:tc>
          <w:tcPr>
            <w:tcW w:w="49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40-54</w:t>
            </w:r>
          </w:p>
        </w:tc>
        <w:tc>
          <w:tcPr>
            <w:tcW w:w="307"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15</w:t>
            </w:r>
          </w:p>
        </w:tc>
        <w:tc>
          <w:tcPr>
            <w:tcW w:w="660" w:type="pct"/>
            <w:vAlign w:val="center"/>
          </w:tcPr>
          <w:p w:rsidR="00D429D0" w:rsidRPr="00D73890" w:rsidRDefault="00D429D0" w:rsidP="00EB0D30">
            <w:pPr>
              <w:pStyle w:val="TableBody"/>
              <w:jc w:val="center"/>
              <w:rPr>
                <w:color w:val="000000"/>
              </w:rPr>
            </w:pPr>
          </w:p>
        </w:tc>
        <w:tc>
          <w:tcPr>
            <w:tcW w:w="1097" w:type="pct"/>
          </w:tcPr>
          <w:p w:rsidR="00D429D0" w:rsidRPr="001927B2" w:rsidRDefault="00D429D0" w:rsidP="00EB0D30">
            <w:pPr>
              <w:pStyle w:val="TableBody"/>
              <w:jc w:val="center"/>
              <w:rPr>
                <w:color w:val="000000"/>
              </w:rPr>
            </w:pPr>
            <w:r w:rsidRPr="001927B2">
              <w:rPr>
                <w:color w:val="000000"/>
              </w:rPr>
              <w:t>FIELD REQUIREMENT IS DEPENDENT UPON SEC CODE, U.S. BANK RECOMMENDED FIELD</w:t>
            </w:r>
          </w:p>
        </w:tc>
        <w:tc>
          <w:tcPr>
            <w:tcW w:w="2098" w:type="pct"/>
          </w:tcPr>
          <w:p w:rsidR="00D429D0" w:rsidRDefault="00D429D0" w:rsidP="00EB0D30">
            <w:pPr>
              <w:pStyle w:val="TableBody"/>
              <w:rPr>
                <w:color w:val="000000"/>
              </w:rPr>
            </w:pPr>
            <w:r w:rsidRPr="001927B2">
              <w:rPr>
                <w:color w:val="000000"/>
              </w:rPr>
              <w:t xml:space="preserve">Individual ID Number - Company designated unique customer/employee identification / </w:t>
            </w:r>
          </w:p>
          <w:p w:rsidR="00C22A91" w:rsidRPr="00D73890" w:rsidRDefault="00C22A91" w:rsidP="00EB0D30">
            <w:pPr>
              <w:pStyle w:val="TableBody"/>
              <w:rPr>
                <w:color w:val="000000"/>
              </w:rPr>
            </w:pPr>
            <w:r w:rsidRPr="00C22A91">
              <w:rPr>
                <w:color w:val="F79646" w:themeColor="accent6"/>
              </w:rPr>
              <w:t>Consumer ID</w:t>
            </w:r>
          </w:p>
        </w:tc>
      </w:tr>
      <w:tr w:rsidR="00D429D0" w:rsidRPr="00EC0B45" w:rsidTr="00EB0D30">
        <w:trPr>
          <w:cantSplit/>
        </w:trPr>
        <w:tc>
          <w:tcPr>
            <w:tcW w:w="33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8</w:t>
            </w:r>
          </w:p>
        </w:tc>
        <w:tc>
          <w:tcPr>
            <w:tcW w:w="49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55-76</w:t>
            </w:r>
          </w:p>
        </w:tc>
        <w:tc>
          <w:tcPr>
            <w:tcW w:w="307"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22</w:t>
            </w:r>
          </w:p>
        </w:tc>
        <w:tc>
          <w:tcPr>
            <w:tcW w:w="660" w:type="pct"/>
            <w:vAlign w:val="center"/>
          </w:tcPr>
          <w:p w:rsidR="00D429D0" w:rsidRPr="00D73890" w:rsidRDefault="00D429D0" w:rsidP="00EB0D30">
            <w:pPr>
              <w:pStyle w:val="TableBody"/>
              <w:jc w:val="center"/>
              <w:rPr>
                <w:color w:val="000000"/>
              </w:rPr>
            </w:pPr>
          </w:p>
        </w:tc>
        <w:tc>
          <w:tcPr>
            <w:tcW w:w="1097" w:type="pct"/>
          </w:tcPr>
          <w:p w:rsidR="00D429D0" w:rsidRPr="001927B2" w:rsidRDefault="00D429D0" w:rsidP="00EB0D30">
            <w:pPr>
              <w:pStyle w:val="TableBody"/>
              <w:jc w:val="center"/>
              <w:rPr>
                <w:color w:val="000000"/>
              </w:rPr>
            </w:pPr>
            <w:r w:rsidRPr="001927B2">
              <w:rPr>
                <w:color w:val="000000"/>
              </w:rPr>
              <w:t xml:space="preserve"> FIELD REQUIREMENT IS DEPENDENT UPON SEC CODE, U.S. BANK RECOMMENDED FIELD</w:t>
            </w:r>
          </w:p>
        </w:tc>
        <w:tc>
          <w:tcPr>
            <w:tcW w:w="2098" w:type="pct"/>
          </w:tcPr>
          <w:p w:rsidR="00C22A91" w:rsidRDefault="00D429D0" w:rsidP="00EB0D30">
            <w:pPr>
              <w:pStyle w:val="TableBody"/>
              <w:rPr>
                <w:color w:val="000000"/>
              </w:rPr>
            </w:pPr>
            <w:r w:rsidRPr="001927B2">
              <w:rPr>
                <w:color w:val="000000"/>
              </w:rPr>
              <w:t>Individual name - Customer-Employee name</w:t>
            </w:r>
          </w:p>
          <w:p w:rsidR="00D429D0" w:rsidRPr="00D73890" w:rsidRDefault="00C22A91" w:rsidP="00EB0D30">
            <w:pPr>
              <w:pStyle w:val="TableBody"/>
              <w:rPr>
                <w:color w:val="000000"/>
              </w:rPr>
            </w:pPr>
            <w:r w:rsidRPr="00C22A91">
              <w:rPr>
                <w:color w:val="F79646" w:themeColor="accent6"/>
              </w:rPr>
              <w:t>Consumer Name</w:t>
            </w:r>
            <w:r w:rsidR="00D429D0" w:rsidRPr="001927B2">
              <w:rPr>
                <w:color w:val="000000"/>
              </w:rPr>
              <w:t xml:space="preserve">  </w:t>
            </w:r>
          </w:p>
        </w:tc>
      </w:tr>
      <w:tr w:rsidR="00D429D0" w:rsidRPr="00EC0B45" w:rsidTr="00EB0D30">
        <w:trPr>
          <w:cantSplit/>
        </w:trPr>
        <w:tc>
          <w:tcPr>
            <w:tcW w:w="33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9</w:t>
            </w:r>
          </w:p>
        </w:tc>
        <w:tc>
          <w:tcPr>
            <w:tcW w:w="49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77-78</w:t>
            </w:r>
          </w:p>
        </w:tc>
        <w:tc>
          <w:tcPr>
            <w:tcW w:w="307"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2</w:t>
            </w:r>
          </w:p>
        </w:tc>
        <w:tc>
          <w:tcPr>
            <w:tcW w:w="660" w:type="pct"/>
            <w:vAlign w:val="center"/>
          </w:tcPr>
          <w:p w:rsidR="00D429D0" w:rsidRPr="00D73890" w:rsidRDefault="00D429D0" w:rsidP="00EB0D30">
            <w:pPr>
              <w:pStyle w:val="TableBody"/>
              <w:jc w:val="center"/>
              <w:rPr>
                <w:color w:val="000000"/>
              </w:rPr>
            </w:pPr>
          </w:p>
        </w:tc>
        <w:tc>
          <w:tcPr>
            <w:tcW w:w="1097" w:type="pct"/>
          </w:tcPr>
          <w:p w:rsidR="00D429D0" w:rsidRPr="001927B2" w:rsidRDefault="00D429D0" w:rsidP="00EB0D30">
            <w:pPr>
              <w:pStyle w:val="TableBody"/>
              <w:jc w:val="center"/>
              <w:rPr>
                <w:color w:val="000000"/>
              </w:rPr>
            </w:pPr>
            <w:r>
              <w:rPr>
                <w:color w:val="000000"/>
              </w:rPr>
              <w:t>Optional</w:t>
            </w:r>
          </w:p>
        </w:tc>
        <w:tc>
          <w:tcPr>
            <w:tcW w:w="2098" w:type="pct"/>
          </w:tcPr>
          <w:p w:rsidR="00D429D0" w:rsidRPr="00D73890" w:rsidRDefault="00D429D0" w:rsidP="00EB0D30">
            <w:pPr>
              <w:pStyle w:val="TableBody"/>
              <w:rPr>
                <w:color w:val="000000"/>
              </w:rPr>
            </w:pPr>
            <w:r w:rsidRPr="001927B2">
              <w:rPr>
                <w:color w:val="000000"/>
              </w:rPr>
              <w:t xml:space="preserve">Discretionary Data - Company Discretionary data </w:t>
            </w:r>
          </w:p>
        </w:tc>
      </w:tr>
      <w:tr w:rsidR="00D429D0" w:rsidRPr="00EC0B45" w:rsidTr="00EB0D30">
        <w:trPr>
          <w:cantSplit/>
        </w:trPr>
        <w:tc>
          <w:tcPr>
            <w:tcW w:w="33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10</w:t>
            </w:r>
          </w:p>
        </w:tc>
        <w:tc>
          <w:tcPr>
            <w:tcW w:w="49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79-79</w:t>
            </w:r>
          </w:p>
        </w:tc>
        <w:tc>
          <w:tcPr>
            <w:tcW w:w="307"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1</w:t>
            </w:r>
          </w:p>
        </w:tc>
        <w:tc>
          <w:tcPr>
            <w:tcW w:w="660"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0 or 1</w:t>
            </w:r>
            <w:r>
              <w:rPr>
                <w:rFonts w:ascii="Calibri" w:hAnsi="Calibri" w:cs="Calibri"/>
                <w:color w:val="000000"/>
                <w:sz w:val="22"/>
                <w:szCs w:val="22"/>
              </w:rPr>
              <w:br/>
              <w:t xml:space="preserve">(0 = Addenda not present                           </w:t>
            </w:r>
            <w:r>
              <w:rPr>
                <w:rFonts w:ascii="Calibri" w:hAnsi="Calibri" w:cs="Calibri"/>
                <w:color w:val="000000"/>
                <w:sz w:val="22"/>
                <w:szCs w:val="22"/>
              </w:rPr>
              <w:br/>
              <w:t xml:space="preserve"> 1 = Addenda Present )</w:t>
            </w:r>
          </w:p>
        </w:tc>
        <w:tc>
          <w:tcPr>
            <w:tcW w:w="1097" w:type="pct"/>
          </w:tcPr>
          <w:p w:rsidR="00D429D0" w:rsidRPr="001927B2" w:rsidRDefault="00D429D0" w:rsidP="00EB0D30">
            <w:pPr>
              <w:pStyle w:val="TableBody"/>
              <w:jc w:val="center"/>
              <w:rPr>
                <w:color w:val="000000"/>
              </w:rPr>
            </w:pPr>
            <w:r>
              <w:rPr>
                <w:color w:val="000000"/>
              </w:rPr>
              <w:t>Mandatory</w:t>
            </w:r>
          </w:p>
        </w:tc>
        <w:tc>
          <w:tcPr>
            <w:tcW w:w="2098" w:type="pct"/>
          </w:tcPr>
          <w:p w:rsidR="00D429D0" w:rsidRDefault="00D429D0" w:rsidP="00EB0D30">
            <w:pPr>
              <w:pStyle w:val="TableBody"/>
              <w:rPr>
                <w:color w:val="000000"/>
              </w:rPr>
            </w:pPr>
            <w:r w:rsidRPr="001927B2">
              <w:rPr>
                <w:color w:val="000000"/>
              </w:rPr>
              <w:t>Addenda Record Indicator</w:t>
            </w:r>
          </w:p>
          <w:p w:rsidR="00D429D0" w:rsidRPr="00D73890" w:rsidRDefault="00D429D0" w:rsidP="00EB0D30">
            <w:pPr>
              <w:pStyle w:val="TableBody"/>
              <w:rPr>
                <w:color w:val="000000"/>
              </w:rPr>
            </w:pPr>
            <w:r w:rsidRPr="001927B2">
              <w:rPr>
                <w:color w:val="000000"/>
              </w:rPr>
              <w:t>0 = Addenda not present                               1 = Addenda Present</w:t>
            </w:r>
          </w:p>
        </w:tc>
      </w:tr>
      <w:tr w:rsidR="00D429D0" w:rsidRPr="00EC0B45" w:rsidTr="00EB0D30">
        <w:trPr>
          <w:cantSplit/>
        </w:trPr>
        <w:tc>
          <w:tcPr>
            <w:tcW w:w="33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11 &amp; 12</w:t>
            </w:r>
          </w:p>
        </w:tc>
        <w:tc>
          <w:tcPr>
            <w:tcW w:w="49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80-87</w:t>
            </w:r>
            <w:r>
              <w:rPr>
                <w:rFonts w:ascii="Calibri" w:hAnsi="Calibri" w:cs="Calibri"/>
                <w:color w:val="000000"/>
                <w:sz w:val="22"/>
                <w:szCs w:val="22"/>
              </w:rPr>
              <w:br/>
              <w:t>88-94</w:t>
            </w:r>
          </w:p>
        </w:tc>
        <w:tc>
          <w:tcPr>
            <w:tcW w:w="307"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8</w:t>
            </w:r>
            <w:r>
              <w:rPr>
                <w:rFonts w:ascii="Calibri" w:hAnsi="Calibri" w:cs="Calibri"/>
                <w:color w:val="000000"/>
                <w:sz w:val="22"/>
                <w:szCs w:val="22"/>
              </w:rPr>
              <w:br/>
              <w:t>7</w:t>
            </w:r>
          </w:p>
        </w:tc>
        <w:tc>
          <w:tcPr>
            <w:tcW w:w="660" w:type="pct"/>
            <w:vAlign w:val="center"/>
          </w:tcPr>
          <w:p w:rsidR="00D429D0" w:rsidRPr="00D73890" w:rsidRDefault="00D429D0" w:rsidP="00EB0D30">
            <w:pPr>
              <w:pStyle w:val="TableBody"/>
              <w:jc w:val="center"/>
              <w:rPr>
                <w:color w:val="000000"/>
              </w:rPr>
            </w:pPr>
            <w:r w:rsidRPr="001927B2">
              <w:rPr>
                <w:rFonts w:ascii="Calibri" w:hAnsi="Calibri" w:cs="Calibri"/>
                <w:color w:val="000000"/>
                <w:sz w:val="22"/>
                <w:szCs w:val="22"/>
              </w:rPr>
              <w:t>04200001</w:t>
            </w:r>
          </w:p>
        </w:tc>
        <w:tc>
          <w:tcPr>
            <w:tcW w:w="1097" w:type="pct"/>
          </w:tcPr>
          <w:p w:rsidR="00D429D0" w:rsidRPr="001927B2" w:rsidRDefault="00D429D0" w:rsidP="00EB0D30">
            <w:pPr>
              <w:pStyle w:val="TableBody"/>
              <w:jc w:val="center"/>
              <w:rPr>
                <w:color w:val="000000"/>
              </w:rPr>
            </w:pPr>
            <w:r>
              <w:rPr>
                <w:color w:val="000000"/>
              </w:rPr>
              <w:t>Mandatory</w:t>
            </w:r>
          </w:p>
        </w:tc>
        <w:tc>
          <w:tcPr>
            <w:tcW w:w="2098" w:type="pct"/>
          </w:tcPr>
          <w:p w:rsidR="00D429D0" w:rsidRPr="00D73890" w:rsidRDefault="00D429D0" w:rsidP="00EB0D30">
            <w:pPr>
              <w:pStyle w:val="TableBody"/>
              <w:rPr>
                <w:color w:val="000000"/>
              </w:rPr>
            </w:pPr>
            <w:r w:rsidRPr="001927B2">
              <w:rPr>
                <w:color w:val="000000"/>
              </w:rPr>
              <w:t>Trace number - right justify, zero fill – The last seven positions is the Entry Detail Sequence Number in ascending order to entries in the batch (0000001, 0000002, 0000003,…)</w:t>
            </w:r>
          </w:p>
        </w:tc>
      </w:tr>
    </w:tbl>
    <w:p w:rsidR="00D429D0" w:rsidRDefault="00D429D0" w:rsidP="00D429D0">
      <w:pPr>
        <w:pStyle w:val="Heading4"/>
        <w:numPr>
          <w:ilvl w:val="0"/>
          <w:numId w:val="0"/>
        </w:numPr>
        <w:ind w:left="864"/>
      </w:pPr>
    </w:p>
    <w:p w:rsidR="007467DE" w:rsidRDefault="007467DE" w:rsidP="007467DE">
      <w:pPr>
        <w:rPr>
          <w:rFonts w:ascii="Courier New" w:hAnsi="Courier New"/>
          <w:b/>
          <w:sz w:val="18"/>
        </w:rPr>
      </w:pPr>
      <w:r>
        <w:rPr>
          <w:rFonts w:ascii="Courier New" w:hAnsi="Courier New"/>
          <w:b/>
          <w:sz w:val="18"/>
        </w:rPr>
        <w:t xml:space="preserve">SAMPLE </w:t>
      </w:r>
    </w:p>
    <w:p w:rsidR="007467DE" w:rsidRPr="007467DE" w:rsidRDefault="007467DE" w:rsidP="007467DE">
      <w:pPr>
        <w:pStyle w:val="BodyTextIndent2"/>
        <w:ind w:left="0"/>
      </w:pPr>
      <w:r>
        <w:rPr>
          <w:noProof/>
          <w:lang w:val="en-US"/>
        </w:rPr>
        <w:drawing>
          <wp:inline distT="0" distB="0" distL="0" distR="0" wp14:anchorId="4BE2FA89" wp14:editId="5DB239AD">
            <wp:extent cx="6400800" cy="5740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ample 3.png"/>
                    <pic:cNvPicPr/>
                  </pic:nvPicPr>
                  <pic:blipFill>
                    <a:blip r:embed="rId25">
                      <a:extLst>
                        <a:ext uri="{28A0092B-C50C-407E-A947-70E740481C1C}">
                          <a14:useLocalDpi xmlns:a14="http://schemas.microsoft.com/office/drawing/2010/main" val="0"/>
                        </a:ext>
                      </a:extLst>
                    </a:blip>
                    <a:stretch>
                      <a:fillRect/>
                    </a:stretch>
                  </pic:blipFill>
                  <pic:spPr>
                    <a:xfrm>
                      <a:off x="0" y="0"/>
                      <a:ext cx="6400800" cy="574040"/>
                    </a:xfrm>
                    <a:prstGeom prst="rect">
                      <a:avLst/>
                    </a:prstGeom>
                  </pic:spPr>
                </pic:pic>
              </a:graphicData>
            </a:graphic>
          </wp:inline>
        </w:drawing>
      </w:r>
    </w:p>
    <w:p w:rsidR="00D429D0" w:rsidRDefault="00D429D0" w:rsidP="00D429D0">
      <w:pPr>
        <w:pStyle w:val="Heading5"/>
      </w:pPr>
      <w:r>
        <w:t>Company Batch Control Record</w:t>
      </w:r>
    </w:p>
    <w:p w:rsidR="00D429D0" w:rsidRDefault="00D429D0" w:rsidP="00D429D0">
      <w:pPr>
        <w:pStyle w:val="Heading4"/>
        <w:numPr>
          <w:ilvl w:val="0"/>
          <w:numId w:val="0"/>
        </w:numPr>
        <w:ind w:left="864"/>
      </w:pPr>
    </w:p>
    <w:tbl>
      <w:tblPr>
        <w:tblStyle w:val="TableProfessional"/>
        <w:tblW w:w="5000" w:type="pct"/>
        <w:tblLook w:val="04A0" w:firstRow="1" w:lastRow="0" w:firstColumn="1" w:lastColumn="0" w:noHBand="0" w:noVBand="1"/>
      </w:tblPr>
      <w:tblGrid>
        <w:gridCol w:w="683"/>
        <w:gridCol w:w="1005"/>
        <w:gridCol w:w="617"/>
        <w:gridCol w:w="1552"/>
        <w:gridCol w:w="3049"/>
        <w:gridCol w:w="3158"/>
      </w:tblGrid>
      <w:tr w:rsidR="00D429D0" w:rsidRPr="00EC0B45" w:rsidTr="00EB0D30">
        <w:trPr>
          <w:cnfStyle w:val="100000000000" w:firstRow="1" w:lastRow="0" w:firstColumn="0" w:lastColumn="0" w:oddVBand="0" w:evenVBand="0" w:oddHBand="0" w:evenHBand="0" w:firstRowFirstColumn="0" w:firstRowLastColumn="0" w:lastRowFirstColumn="0" w:lastRowLastColumn="0"/>
          <w:cantSplit/>
        </w:trPr>
        <w:tc>
          <w:tcPr>
            <w:tcW w:w="339" w:type="pct"/>
            <w:hideMark/>
          </w:tcPr>
          <w:p w:rsidR="00D429D0" w:rsidRPr="00823D18" w:rsidRDefault="00D429D0" w:rsidP="00EB0D30">
            <w:pPr>
              <w:pStyle w:val="TableHeader"/>
              <w:jc w:val="center"/>
              <w:rPr>
                <w:b/>
              </w:rPr>
            </w:pPr>
            <w:r>
              <w:rPr>
                <w:b/>
              </w:rPr>
              <w:t>Field</w:t>
            </w:r>
          </w:p>
        </w:tc>
        <w:tc>
          <w:tcPr>
            <w:tcW w:w="499" w:type="pct"/>
            <w:hideMark/>
          </w:tcPr>
          <w:p w:rsidR="00D429D0" w:rsidRPr="00823D18" w:rsidRDefault="00D429D0" w:rsidP="00EB0D30">
            <w:pPr>
              <w:pStyle w:val="TableHeader"/>
              <w:jc w:val="center"/>
              <w:rPr>
                <w:b/>
              </w:rPr>
            </w:pPr>
            <w:r>
              <w:rPr>
                <w:b/>
              </w:rPr>
              <w:t>Position</w:t>
            </w:r>
          </w:p>
        </w:tc>
        <w:tc>
          <w:tcPr>
            <w:tcW w:w="307" w:type="pct"/>
            <w:hideMark/>
          </w:tcPr>
          <w:p w:rsidR="00D429D0" w:rsidRPr="00823D18" w:rsidRDefault="00D429D0" w:rsidP="00EB0D30">
            <w:pPr>
              <w:pStyle w:val="TableHeader"/>
              <w:jc w:val="center"/>
              <w:rPr>
                <w:b/>
              </w:rPr>
            </w:pPr>
            <w:r>
              <w:rPr>
                <w:b/>
              </w:rPr>
              <w:t>Size</w:t>
            </w:r>
          </w:p>
        </w:tc>
        <w:tc>
          <w:tcPr>
            <w:tcW w:w="771" w:type="pct"/>
          </w:tcPr>
          <w:p w:rsidR="00D429D0" w:rsidRPr="00823D18" w:rsidRDefault="00D429D0" w:rsidP="00EB0D30">
            <w:pPr>
              <w:pStyle w:val="TableHeader"/>
              <w:jc w:val="center"/>
              <w:rPr>
                <w:b/>
                <w:bCs w:val="0"/>
              </w:rPr>
            </w:pPr>
            <w:r>
              <w:rPr>
                <w:b/>
                <w:bCs w:val="0"/>
              </w:rPr>
              <w:t>Contents</w:t>
            </w:r>
          </w:p>
        </w:tc>
        <w:tc>
          <w:tcPr>
            <w:tcW w:w="1515" w:type="pct"/>
          </w:tcPr>
          <w:p w:rsidR="00D429D0" w:rsidRPr="00823D18" w:rsidRDefault="00D429D0" w:rsidP="00EB0D30">
            <w:pPr>
              <w:pStyle w:val="TableHeader"/>
              <w:jc w:val="center"/>
              <w:rPr>
                <w:b/>
              </w:rPr>
            </w:pPr>
            <w:r>
              <w:rPr>
                <w:b/>
              </w:rPr>
              <w:t>Mandatory/Optional/Required</w:t>
            </w:r>
          </w:p>
        </w:tc>
        <w:tc>
          <w:tcPr>
            <w:tcW w:w="1569" w:type="pct"/>
            <w:hideMark/>
          </w:tcPr>
          <w:p w:rsidR="00D429D0" w:rsidRPr="00823D18" w:rsidRDefault="00D429D0" w:rsidP="00EB0D30">
            <w:pPr>
              <w:pStyle w:val="TableHeader"/>
              <w:jc w:val="center"/>
              <w:rPr>
                <w:b/>
              </w:rPr>
            </w:pPr>
            <w:r w:rsidRPr="00823D18">
              <w:rPr>
                <w:b/>
              </w:rPr>
              <w:t>Description</w:t>
            </w:r>
          </w:p>
        </w:tc>
      </w:tr>
      <w:tr w:rsidR="00D429D0" w:rsidRPr="00EC0B45" w:rsidTr="00EB0D30">
        <w:trPr>
          <w:cantSplit/>
        </w:trPr>
        <w:tc>
          <w:tcPr>
            <w:tcW w:w="33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1</w:t>
            </w:r>
          </w:p>
        </w:tc>
        <w:tc>
          <w:tcPr>
            <w:tcW w:w="49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01-01</w:t>
            </w:r>
          </w:p>
        </w:tc>
        <w:tc>
          <w:tcPr>
            <w:tcW w:w="307"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1</w:t>
            </w:r>
          </w:p>
        </w:tc>
        <w:tc>
          <w:tcPr>
            <w:tcW w:w="771"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8</w:t>
            </w:r>
          </w:p>
        </w:tc>
        <w:tc>
          <w:tcPr>
            <w:tcW w:w="1515" w:type="pct"/>
          </w:tcPr>
          <w:p w:rsidR="00D429D0" w:rsidRPr="001927B2" w:rsidRDefault="00D429D0" w:rsidP="00EB0D30">
            <w:pPr>
              <w:pStyle w:val="TableBody"/>
              <w:jc w:val="center"/>
              <w:rPr>
                <w:color w:val="000000"/>
              </w:rPr>
            </w:pPr>
            <w:r>
              <w:rPr>
                <w:color w:val="000000"/>
              </w:rPr>
              <w:t>Mandatory</w:t>
            </w:r>
          </w:p>
        </w:tc>
        <w:tc>
          <w:tcPr>
            <w:tcW w:w="1569" w:type="pct"/>
          </w:tcPr>
          <w:p w:rsidR="00D429D0" w:rsidRPr="00D73890" w:rsidRDefault="00D429D0" w:rsidP="00EB0D30">
            <w:pPr>
              <w:pStyle w:val="TableBody"/>
              <w:rPr>
                <w:color w:val="000000"/>
              </w:rPr>
            </w:pPr>
            <w:r w:rsidRPr="001927B2">
              <w:rPr>
                <w:color w:val="000000"/>
              </w:rPr>
              <w:t xml:space="preserve">Record Type Code </w:t>
            </w:r>
          </w:p>
        </w:tc>
      </w:tr>
      <w:tr w:rsidR="00D429D0" w:rsidRPr="00EC0B45" w:rsidTr="00EB0D30">
        <w:trPr>
          <w:cantSplit/>
        </w:trPr>
        <w:tc>
          <w:tcPr>
            <w:tcW w:w="33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2</w:t>
            </w:r>
          </w:p>
        </w:tc>
        <w:tc>
          <w:tcPr>
            <w:tcW w:w="49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02-04</w:t>
            </w:r>
          </w:p>
        </w:tc>
        <w:tc>
          <w:tcPr>
            <w:tcW w:w="307"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3</w:t>
            </w:r>
          </w:p>
        </w:tc>
        <w:tc>
          <w:tcPr>
            <w:tcW w:w="771" w:type="pct"/>
            <w:vAlign w:val="center"/>
          </w:tcPr>
          <w:p w:rsidR="00D429D0" w:rsidRPr="00D73890" w:rsidRDefault="00D429D0" w:rsidP="00EB0D30">
            <w:pPr>
              <w:pStyle w:val="TableBody"/>
              <w:jc w:val="center"/>
              <w:rPr>
                <w:color w:val="000000"/>
              </w:rPr>
            </w:pPr>
          </w:p>
        </w:tc>
        <w:tc>
          <w:tcPr>
            <w:tcW w:w="1515" w:type="pct"/>
          </w:tcPr>
          <w:p w:rsidR="00D429D0" w:rsidRPr="00F62012" w:rsidRDefault="00D429D0" w:rsidP="00EB0D30">
            <w:pPr>
              <w:pStyle w:val="TableBody"/>
              <w:ind w:right="-34"/>
              <w:jc w:val="center"/>
              <w:rPr>
                <w:color w:val="000000"/>
              </w:rPr>
            </w:pPr>
            <w:r>
              <w:rPr>
                <w:color w:val="000000"/>
              </w:rPr>
              <w:t>Mandatory</w:t>
            </w:r>
          </w:p>
        </w:tc>
        <w:tc>
          <w:tcPr>
            <w:tcW w:w="1569" w:type="pct"/>
          </w:tcPr>
          <w:p w:rsidR="00D429D0" w:rsidRPr="00D73890" w:rsidRDefault="00D429D0" w:rsidP="00EB0D30">
            <w:pPr>
              <w:pStyle w:val="TableBody"/>
              <w:rPr>
                <w:color w:val="000000"/>
              </w:rPr>
            </w:pPr>
            <w:r w:rsidRPr="00F62012">
              <w:rPr>
                <w:color w:val="000000"/>
              </w:rPr>
              <w:t>Service Class Code                                200 - Mixed Debits and Credits                      220 - Credits Only                                  225 - Debits Only</w:t>
            </w:r>
          </w:p>
        </w:tc>
      </w:tr>
      <w:tr w:rsidR="00D429D0" w:rsidRPr="00EC0B45" w:rsidTr="00EB0D30">
        <w:trPr>
          <w:cantSplit/>
        </w:trPr>
        <w:tc>
          <w:tcPr>
            <w:tcW w:w="33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lastRenderedPageBreak/>
              <w:t>3</w:t>
            </w:r>
          </w:p>
        </w:tc>
        <w:tc>
          <w:tcPr>
            <w:tcW w:w="49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05-10</w:t>
            </w:r>
          </w:p>
        </w:tc>
        <w:tc>
          <w:tcPr>
            <w:tcW w:w="307"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6</w:t>
            </w:r>
          </w:p>
        </w:tc>
        <w:tc>
          <w:tcPr>
            <w:tcW w:w="771" w:type="pct"/>
            <w:vAlign w:val="center"/>
          </w:tcPr>
          <w:p w:rsidR="00D429D0" w:rsidRPr="00D73890" w:rsidRDefault="00D429D0" w:rsidP="00EB0D30">
            <w:pPr>
              <w:pStyle w:val="TableBody"/>
              <w:jc w:val="center"/>
              <w:rPr>
                <w:color w:val="000000"/>
              </w:rPr>
            </w:pPr>
          </w:p>
        </w:tc>
        <w:tc>
          <w:tcPr>
            <w:tcW w:w="1515" w:type="pct"/>
          </w:tcPr>
          <w:p w:rsidR="00D429D0" w:rsidRPr="00F62012" w:rsidRDefault="00D429D0" w:rsidP="00EB0D30">
            <w:pPr>
              <w:pStyle w:val="TableBody"/>
              <w:jc w:val="center"/>
              <w:rPr>
                <w:color w:val="000000"/>
              </w:rPr>
            </w:pPr>
            <w:r>
              <w:rPr>
                <w:color w:val="000000"/>
              </w:rPr>
              <w:t>Mandatory</w:t>
            </w:r>
          </w:p>
        </w:tc>
        <w:tc>
          <w:tcPr>
            <w:tcW w:w="1569" w:type="pct"/>
          </w:tcPr>
          <w:p w:rsidR="00D429D0" w:rsidRPr="00D73890" w:rsidRDefault="00D429D0" w:rsidP="00EB0D30">
            <w:pPr>
              <w:pStyle w:val="TableBody"/>
              <w:rPr>
                <w:color w:val="000000"/>
              </w:rPr>
            </w:pPr>
            <w:r w:rsidRPr="00F62012">
              <w:rPr>
                <w:color w:val="000000"/>
              </w:rPr>
              <w:t xml:space="preserve">Entry/Addenda Count - Number of entry detail and addenda records (type 6 and 7 records) in batch, right justify, zero fill </w:t>
            </w:r>
          </w:p>
        </w:tc>
      </w:tr>
      <w:tr w:rsidR="00D429D0" w:rsidRPr="00EC0B45" w:rsidTr="00EB0D30">
        <w:trPr>
          <w:cantSplit/>
        </w:trPr>
        <w:tc>
          <w:tcPr>
            <w:tcW w:w="33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4</w:t>
            </w:r>
          </w:p>
        </w:tc>
        <w:tc>
          <w:tcPr>
            <w:tcW w:w="49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11-20</w:t>
            </w:r>
          </w:p>
        </w:tc>
        <w:tc>
          <w:tcPr>
            <w:tcW w:w="307"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10</w:t>
            </w:r>
          </w:p>
        </w:tc>
        <w:tc>
          <w:tcPr>
            <w:tcW w:w="771" w:type="pct"/>
            <w:vAlign w:val="center"/>
          </w:tcPr>
          <w:p w:rsidR="00D429D0" w:rsidRPr="00D73890" w:rsidRDefault="00D429D0" w:rsidP="00EB0D30">
            <w:pPr>
              <w:pStyle w:val="TableBody"/>
              <w:jc w:val="center"/>
              <w:rPr>
                <w:color w:val="000000"/>
              </w:rPr>
            </w:pPr>
          </w:p>
        </w:tc>
        <w:tc>
          <w:tcPr>
            <w:tcW w:w="1515" w:type="pct"/>
          </w:tcPr>
          <w:p w:rsidR="00D429D0" w:rsidRPr="00F62012" w:rsidRDefault="00D429D0" w:rsidP="00EB0D30">
            <w:pPr>
              <w:pStyle w:val="TableBody"/>
              <w:jc w:val="center"/>
              <w:rPr>
                <w:color w:val="000000"/>
              </w:rPr>
            </w:pPr>
            <w:r>
              <w:rPr>
                <w:color w:val="000000"/>
              </w:rPr>
              <w:t>Mandatory</w:t>
            </w:r>
          </w:p>
        </w:tc>
        <w:tc>
          <w:tcPr>
            <w:tcW w:w="1569" w:type="pct"/>
          </w:tcPr>
          <w:p w:rsidR="00D429D0" w:rsidRPr="00D73890" w:rsidRDefault="00D429D0" w:rsidP="00EB0D30">
            <w:pPr>
              <w:pStyle w:val="TableBody"/>
              <w:rPr>
                <w:color w:val="000000"/>
              </w:rPr>
            </w:pPr>
            <w:r w:rsidRPr="00F62012">
              <w:rPr>
                <w:color w:val="000000"/>
              </w:rPr>
              <w:t xml:space="preserve">Entry Hash - Sum of first eight digits of the routing-transit numbers within the batch, right justify, left truncate </w:t>
            </w:r>
          </w:p>
        </w:tc>
      </w:tr>
      <w:tr w:rsidR="00D429D0" w:rsidRPr="00EC0B45" w:rsidTr="00EB0D30">
        <w:trPr>
          <w:cantSplit/>
        </w:trPr>
        <w:tc>
          <w:tcPr>
            <w:tcW w:w="33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5</w:t>
            </w:r>
          </w:p>
        </w:tc>
        <w:tc>
          <w:tcPr>
            <w:tcW w:w="49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21-32</w:t>
            </w:r>
          </w:p>
        </w:tc>
        <w:tc>
          <w:tcPr>
            <w:tcW w:w="307"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12</w:t>
            </w:r>
          </w:p>
        </w:tc>
        <w:tc>
          <w:tcPr>
            <w:tcW w:w="771" w:type="pct"/>
            <w:vAlign w:val="center"/>
          </w:tcPr>
          <w:p w:rsidR="00D429D0" w:rsidRPr="00D73890" w:rsidRDefault="00D429D0" w:rsidP="00EB0D30">
            <w:pPr>
              <w:pStyle w:val="TableBody"/>
              <w:jc w:val="center"/>
              <w:rPr>
                <w:color w:val="000000"/>
              </w:rPr>
            </w:pPr>
            <w:r>
              <w:t>$$$$$$$$$$¢¢</w:t>
            </w:r>
          </w:p>
        </w:tc>
        <w:tc>
          <w:tcPr>
            <w:tcW w:w="1515" w:type="pct"/>
          </w:tcPr>
          <w:p w:rsidR="00D429D0" w:rsidRPr="00F62012" w:rsidRDefault="00D429D0" w:rsidP="00EB0D30">
            <w:pPr>
              <w:pStyle w:val="TableBody"/>
              <w:jc w:val="center"/>
              <w:rPr>
                <w:color w:val="000000"/>
              </w:rPr>
            </w:pPr>
            <w:r>
              <w:rPr>
                <w:color w:val="000000"/>
              </w:rPr>
              <w:t>Mandatory</w:t>
            </w:r>
          </w:p>
        </w:tc>
        <w:tc>
          <w:tcPr>
            <w:tcW w:w="1569" w:type="pct"/>
          </w:tcPr>
          <w:p w:rsidR="00D429D0" w:rsidRPr="00D73890" w:rsidRDefault="00D429D0" w:rsidP="00EB0D30">
            <w:pPr>
              <w:pStyle w:val="TableBody"/>
              <w:rPr>
                <w:color w:val="000000"/>
              </w:rPr>
            </w:pPr>
            <w:r w:rsidRPr="00F62012">
              <w:rPr>
                <w:color w:val="000000"/>
              </w:rPr>
              <w:t xml:space="preserve">Total Debit Entry Dollar Amount - Sum of the debit entry dollar amounts in batch, right justify, zero fill </w:t>
            </w:r>
          </w:p>
        </w:tc>
      </w:tr>
      <w:tr w:rsidR="00D429D0" w:rsidRPr="00EC0B45" w:rsidTr="00EB0D30">
        <w:trPr>
          <w:cantSplit/>
        </w:trPr>
        <w:tc>
          <w:tcPr>
            <w:tcW w:w="33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6</w:t>
            </w:r>
          </w:p>
        </w:tc>
        <w:tc>
          <w:tcPr>
            <w:tcW w:w="49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33-44</w:t>
            </w:r>
          </w:p>
        </w:tc>
        <w:tc>
          <w:tcPr>
            <w:tcW w:w="307"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12</w:t>
            </w:r>
          </w:p>
        </w:tc>
        <w:tc>
          <w:tcPr>
            <w:tcW w:w="771" w:type="pct"/>
            <w:vAlign w:val="center"/>
          </w:tcPr>
          <w:p w:rsidR="00D429D0" w:rsidRPr="00D73890" w:rsidRDefault="00D429D0" w:rsidP="00EB0D30">
            <w:pPr>
              <w:pStyle w:val="TableBody"/>
              <w:jc w:val="center"/>
              <w:rPr>
                <w:color w:val="000000"/>
              </w:rPr>
            </w:pPr>
            <w:r>
              <w:t>$$$$$$$$$$¢¢</w:t>
            </w:r>
          </w:p>
        </w:tc>
        <w:tc>
          <w:tcPr>
            <w:tcW w:w="1515" w:type="pct"/>
          </w:tcPr>
          <w:p w:rsidR="00D429D0" w:rsidRPr="00F62012" w:rsidRDefault="00D429D0" w:rsidP="00EB0D30">
            <w:pPr>
              <w:pStyle w:val="TableBody"/>
              <w:jc w:val="center"/>
              <w:rPr>
                <w:color w:val="000000"/>
              </w:rPr>
            </w:pPr>
            <w:r>
              <w:rPr>
                <w:color w:val="000000"/>
              </w:rPr>
              <w:t>Mandatory</w:t>
            </w:r>
          </w:p>
        </w:tc>
        <w:tc>
          <w:tcPr>
            <w:tcW w:w="1569" w:type="pct"/>
          </w:tcPr>
          <w:p w:rsidR="00D429D0" w:rsidRPr="00D73890" w:rsidRDefault="00D429D0" w:rsidP="00EB0D30">
            <w:pPr>
              <w:pStyle w:val="TableBody"/>
              <w:rPr>
                <w:color w:val="000000"/>
              </w:rPr>
            </w:pPr>
            <w:r w:rsidRPr="00F62012">
              <w:rPr>
                <w:color w:val="000000"/>
              </w:rPr>
              <w:t xml:space="preserve">Total Credit Entry Dollar Amount - Sum of the credit entry dollar amounts in batch, right justify, zero fill </w:t>
            </w:r>
          </w:p>
        </w:tc>
      </w:tr>
      <w:tr w:rsidR="00D429D0" w:rsidRPr="00EC0B45" w:rsidTr="00EB0D30">
        <w:trPr>
          <w:cantSplit/>
        </w:trPr>
        <w:tc>
          <w:tcPr>
            <w:tcW w:w="33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7</w:t>
            </w:r>
          </w:p>
        </w:tc>
        <w:tc>
          <w:tcPr>
            <w:tcW w:w="49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45-54</w:t>
            </w:r>
          </w:p>
        </w:tc>
        <w:tc>
          <w:tcPr>
            <w:tcW w:w="307"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10</w:t>
            </w:r>
          </w:p>
        </w:tc>
        <w:tc>
          <w:tcPr>
            <w:tcW w:w="771" w:type="pct"/>
            <w:vAlign w:val="center"/>
          </w:tcPr>
          <w:p w:rsidR="00D429D0" w:rsidRPr="00D73890" w:rsidRDefault="00D429D0" w:rsidP="00EB0D30">
            <w:pPr>
              <w:pStyle w:val="TableBody"/>
              <w:jc w:val="center"/>
              <w:rPr>
                <w:color w:val="000000"/>
              </w:rPr>
            </w:pPr>
          </w:p>
        </w:tc>
        <w:tc>
          <w:tcPr>
            <w:tcW w:w="1515" w:type="pct"/>
          </w:tcPr>
          <w:p w:rsidR="00D429D0" w:rsidRPr="00F62012" w:rsidRDefault="00D429D0" w:rsidP="00EB0D30">
            <w:pPr>
              <w:pStyle w:val="TableBody"/>
              <w:jc w:val="center"/>
              <w:rPr>
                <w:color w:val="000000"/>
              </w:rPr>
            </w:pPr>
            <w:r>
              <w:rPr>
                <w:color w:val="000000"/>
              </w:rPr>
              <w:t>Required</w:t>
            </w:r>
          </w:p>
        </w:tc>
        <w:tc>
          <w:tcPr>
            <w:tcW w:w="1569" w:type="pct"/>
          </w:tcPr>
          <w:p w:rsidR="00D429D0" w:rsidRPr="00D73890" w:rsidRDefault="00D429D0" w:rsidP="00EB0D30">
            <w:pPr>
              <w:pStyle w:val="TableBody"/>
              <w:rPr>
                <w:color w:val="000000"/>
              </w:rPr>
            </w:pPr>
            <w:r w:rsidRPr="00F62012">
              <w:rPr>
                <w:color w:val="000000"/>
              </w:rPr>
              <w:t xml:space="preserve">Company ID - Nine digit Federal Tax ID with a '1' as first character unless notified by U.S. Bank that first character will be different </w:t>
            </w:r>
          </w:p>
        </w:tc>
      </w:tr>
      <w:tr w:rsidR="00D429D0" w:rsidRPr="00EC0B45" w:rsidTr="00EB0D30">
        <w:trPr>
          <w:cantSplit/>
        </w:trPr>
        <w:tc>
          <w:tcPr>
            <w:tcW w:w="33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8</w:t>
            </w:r>
          </w:p>
        </w:tc>
        <w:tc>
          <w:tcPr>
            <w:tcW w:w="49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55-73</w:t>
            </w:r>
          </w:p>
        </w:tc>
        <w:tc>
          <w:tcPr>
            <w:tcW w:w="307"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19</w:t>
            </w:r>
          </w:p>
        </w:tc>
        <w:tc>
          <w:tcPr>
            <w:tcW w:w="771" w:type="pct"/>
            <w:vAlign w:val="center"/>
          </w:tcPr>
          <w:p w:rsidR="00D429D0" w:rsidRPr="00D73890" w:rsidRDefault="00D429D0" w:rsidP="00EB0D30">
            <w:pPr>
              <w:pStyle w:val="TableBody"/>
              <w:jc w:val="center"/>
              <w:rPr>
                <w:color w:val="000000"/>
              </w:rPr>
            </w:pPr>
          </w:p>
        </w:tc>
        <w:tc>
          <w:tcPr>
            <w:tcW w:w="1515" w:type="pct"/>
          </w:tcPr>
          <w:p w:rsidR="00D429D0" w:rsidRPr="00F62012" w:rsidRDefault="00D429D0" w:rsidP="00EB0D30">
            <w:pPr>
              <w:pStyle w:val="TableBody"/>
              <w:jc w:val="center"/>
              <w:rPr>
                <w:color w:val="000000"/>
              </w:rPr>
            </w:pPr>
            <w:r>
              <w:rPr>
                <w:color w:val="000000"/>
              </w:rPr>
              <w:t>Optional</w:t>
            </w:r>
          </w:p>
        </w:tc>
        <w:tc>
          <w:tcPr>
            <w:tcW w:w="1569" w:type="pct"/>
          </w:tcPr>
          <w:p w:rsidR="00D429D0" w:rsidRPr="00D73890" w:rsidRDefault="00D429D0" w:rsidP="00EB0D30">
            <w:pPr>
              <w:pStyle w:val="TableBody"/>
              <w:rPr>
                <w:color w:val="000000"/>
              </w:rPr>
            </w:pPr>
            <w:r w:rsidRPr="00F62012">
              <w:rPr>
                <w:color w:val="000000"/>
              </w:rPr>
              <w:t xml:space="preserve">**Message Authentication Code (MAC) – An eight character code derived from a special key used in conjunction with the DES algorithm. Remaining eleven positions of this field to remain blank.  </w:t>
            </w:r>
          </w:p>
        </w:tc>
      </w:tr>
      <w:tr w:rsidR="00D429D0" w:rsidRPr="00EC0B45" w:rsidTr="00EB0D30">
        <w:trPr>
          <w:cantSplit/>
        </w:trPr>
        <w:tc>
          <w:tcPr>
            <w:tcW w:w="33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9</w:t>
            </w:r>
          </w:p>
        </w:tc>
        <w:tc>
          <w:tcPr>
            <w:tcW w:w="49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74-79</w:t>
            </w:r>
          </w:p>
        </w:tc>
        <w:tc>
          <w:tcPr>
            <w:tcW w:w="307"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6</w:t>
            </w:r>
          </w:p>
        </w:tc>
        <w:tc>
          <w:tcPr>
            <w:tcW w:w="771"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Leave Blank</w:t>
            </w:r>
          </w:p>
        </w:tc>
        <w:tc>
          <w:tcPr>
            <w:tcW w:w="1515" w:type="pct"/>
          </w:tcPr>
          <w:p w:rsidR="00D429D0" w:rsidRPr="00F62012" w:rsidRDefault="00D429D0" w:rsidP="00EB0D30">
            <w:pPr>
              <w:pStyle w:val="TableBody"/>
              <w:jc w:val="center"/>
              <w:rPr>
                <w:color w:val="000000"/>
              </w:rPr>
            </w:pPr>
          </w:p>
        </w:tc>
        <w:tc>
          <w:tcPr>
            <w:tcW w:w="1569" w:type="pct"/>
          </w:tcPr>
          <w:p w:rsidR="00D429D0" w:rsidRPr="00D73890" w:rsidRDefault="00D429D0" w:rsidP="00EB0D30">
            <w:pPr>
              <w:pStyle w:val="TableBody"/>
              <w:rPr>
                <w:color w:val="000000"/>
              </w:rPr>
            </w:pPr>
            <w:r w:rsidRPr="00F62012">
              <w:rPr>
                <w:color w:val="000000"/>
              </w:rPr>
              <w:t>RESERVED – Do not fill in</w:t>
            </w:r>
          </w:p>
        </w:tc>
      </w:tr>
      <w:tr w:rsidR="00D429D0" w:rsidRPr="00EC0B45" w:rsidTr="00EB0D30">
        <w:trPr>
          <w:cantSplit/>
        </w:trPr>
        <w:tc>
          <w:tcPr>
            <w:tcW w:w="33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10</w:t>
            </w:r>
          </w:p>
        </w:tc>
        <w:tc>
          <w:tcPr>
            <w:tcW w:w="49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80-87</w:t>
            </w:r>
          </w:p>
        </w:tc>
        <w:tc>
          <w:tcPr>
            <w:tcW w:w="307"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8</w:t>
            </w:r>
          </w:p>
        </w:tc>
        <w:tc>
          <w:tcPr>
            <w:tcW w:w="771"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 xml:space="preserve">04200001 </w:t>
            </w:r>
          </w:p>
        </w:tc>
        <w:tc>
          <w:tcPr>
            <w:tcW w:w="1515" w:type="pct"/>
          </w:tcPr>
          <w:p w:rsidR="00D429D0" w:rsidRPr="00F62012" w:rsidRDefault="00D429D0" w:rsidP="00EB0D30">
            <w:pPr>
              <w:pStyle w:val="TableBody"/>
              <w:jc w:val="center"/>
              <w:rPr>
                <w:color w:val="000000"/>
              </w:rPr>
            </w:pPr>
            <w:r>
              <w:rPr>
                <w:color w:val="000000"/>
              </w:rPr>
              <w:t>Mandatory</w:t>
            </w:r>
          </w:p>
        </w:tc>
        <w:tc>
          <w:tcPr>
            <w:tcW w:w="1569" w:type="pct"/>
          </w:tcPr>
          <w:p w:rsidR="00D429D0" w:rsidRPr="00D73890" w:rsidRDefault="00D429D0" w:rsidP="00EB0D30">
            <w:pPr>
              <w:pStyle w:val="TableBody"/>
              <w:rPr>
                <w:color w:val="000000"/>
              </w:rPr>
            </w:pPr>
            <w:r w:rsidRPr="00F62012">
              <w:rPr>
                <w:color w:val="000000"/>
              </w:rPr>
              <w:t xml:space="preserve">Originating DFI Identification - U.S. Bank routing-transit number </w:t>
            </w:r>
          </w:p>
        </w:tc>
      </w:tr>
      <w:tr w:rsidR="00D429D0" w:rsidRPr="00EC0B45" w:rsidTr="00EB0D30">
        <w:trPr>
          <w:cantSplit/>
        </w:trPr>
        <w:tc>
          <w:tcPr>
            <w:tcW w:w="339" w:type="pct"/>
            <w:vAlign w:val="center"/>
          </w:tcPr>
          <w:p w:rsidR="00D429D0" w:rsidRDefault="00D429D0" w:rsidP="00EB0D30">
            <w:pPr>
              <w:pStyle w:val="TableBody"/>
              <w:jc w:val="center"/>
              <w:rPr>
                <w:rFonts w:ascii="Calibri" w:hAnsi="Calibri" w:cs="Calibri"/>
                <w:color w:val="000000"/>
                <w:sz w:val="22"/>
                <w:szCs w:val="22"/>
              </w:rPr>
            </w:pPr>
            <w:r>
              <w:rPr>
                <w:rFonts w:ascii="Calibri" w:hAnsi="Calibri" w:cs="Calibri"/>
                <w:color w:val="000000"/>
                <w:sz w:val="22"/>
                <w:szCs w:val="22"/>
              </w:rPr>
              <w:t>11</w:t>
            </w:r>
          </w:p>
        </w:tc>
        <w:tc>
          <w:tcPr>
            <w:tcW w:w="499" w:type="pct"/>
            <w:vAlign w:val="center"/>
          </w:tcPr>
          <w:p w:rsidR="00D429D0" w:rsidRDefault="00D429D0" w:rsidP="00EB0D30">
            <w:pPr>
              <w:pStyle w:val="TableBody"/>
              <w:jc w:val="center"/>
              <w:rPr>
                <w:rFonts w:ascii="Calibri" w:hAnsi="Calibri" w:cs="Calibri"/>
                <w:color w:val="000000"/>
                <w:sz w:val="22"/>
                <w:szCs w:val="22"/>
              </w:rPr>
            </w:pPr>
            <w:r>
              <w:rPr>
                <w:rFonts w:ascii="Calibri" w:hAnsi="Calibri" w:cs="Calibri"/>
                <w:color w:val="000000"/>
                <w:sz w:val="22"/>
                <w:szCs w:val="22"/>
              </w:rPr>
              <w:t>88-94</w:t>
            </w:r>
          </w:p>
        </w:tc>
        <w:tc>
          <w:tcPr>
            <w:tcW w:w="307" w:type="pct"/>
            <w:vAlign w:val="center"/>
          </w:tcPr>
          <w:p w:rsidR="00D429D0" w:rsidRDefault="00D429D0" w:rsidP="00EB0D30">
            <w:pPr>
              <w:pStyle w:val="TableBody"/>
              <w:jc w:val="center"/>
              <w:rPr>
                <w:rFonts w:ascii="Calibri" w:hAnsi="Calibri" w:cs="Calibri"/>
                <w:color w:val="000000"/>
                <w:sz w:val="22"/>
                <w:szCs w:val="22"/>
              </w:rPr>
            </w:pPr>
            <w:r>
              <w:rPr>
                <w:rFonts w:ascii="Calibri" w:hAnsi="Calibri" w:cs="Calibri"/>
                <w:color w:val="000000"/>
                <w:sz w:val="22"/>
                <w:szCs w:val="22"/>
              </w:rPr>
              <w:t>7</w:t>
            </w:r>
          </w:p>
        </w:tc>
        <w:tc>
          <w:tcPr>
            <w:tcW w:w="771" w:type="pct"/>
            <w:vAlign w:val="center"/>
          </w:tcPr>
          <w:p w:rsidR="00D429D0" w:rsidRPr="001927B2" w:rsidRDefault="00D429D0" w:rsidP="00EB0D30">
            <w:pPr>
              <w:pStyle w:val="TableBody"/>
              <w:jc w:val="center"/>
              <w:rPr>
                <w:rFonts w:ascii="Calibri" w:hAnsi="Calibri" w:cs="Calibri"/>
                <w:color w:val="000000"/>
                <w:sz w:val="22"/>
                <w:szCs w:val="22"/>
              </w:rPr>
            </w:pPr>
          </w:p>
        </w:tc>
        <w:tc>
          <w:tcPr>
            <w:tcW w:w="1515" w:type="pct"/>
          </w:tcPr>
          <w:p w:rsidR="00D429D0" w:rsidRPr="00F62012" w:rsidRDefault="00D429D0" w:rsidP="00EB0D30">
            <w:pPr>
              <w:pStyle w:val="TableBody"/>
              <w:jc w:val="center"/>
              <w:rPr>
                <w:color w:val="000000"/>
              </w:rPr>
            </w:pPr>
            <w:r>
              <w:rPr>
                <w:color w:val="000000"/>
              </w:rPr>
              <w:t>Mandatory</w:t>
            </w:r>
          </w:p>
        </w:tc>
        <w:tc>
          <w:tcPr>
            <w:tcW w:w="1569" w:type="pct"/>
          </w:tcPr>
          <w:p w:rsidR="00D429D0" w:rsidRPr="001927B2" w:rsidRDefault="00D429D0" w:rsidP="00EB0D30">
            <w:pPr>
              <w:pStyle w:val="TableBody"/>
              <w:rPr>
                <w:color w:val="000000"/>
              </w:rPr>
            </w:pPr>
            <w:r w:rsidRPr="00F62012">
              <w:rPr>
                <w:color w:val="000000"/>
              </w:rPr>
              <w:t xml:space="preserve">Batch Number - Indicate first batch by '1' sequentially increasing with each batch, right justify, zero fill </w:t>
            </w:r>
          </w:p>
        </w:tc>
      </w:tr>
    </w:tbl>
    <w:p w:rsidR="007467DE" w:rsidRDefault="007467DE" w:rsidP="007467DE">
      <w:pPr>
        <w:rPr>
          <w:rFonts w:ascii="Courier New" w:hAnsi="Courier New"/>
          <w:b/>
          <w:sz w:val="18"/>
        </w:rPr>
      </w:pPr>
    </w:p>
    <w:p w:rsidR="007467DE" w:rsidRDefault="007467DE" w:rsidP="007467DE">
      <w:pPr>
        <w:rPr>
          <w:rFonts w:ascii="Courier New" w:hAnsi="Courier New"/>
          <w:b/>
          <w:sz w:val="18"/>
        </w:rPr>
      </w:pPr>
      <w:r>
        <w:rPr>
          <w:rFonts w:ascii="Courier New" w:hAnsi="Courier New"/>
          <w:b/>
          <w:sz w:val="18"/>
        </w:rPr>
        <w:t xml:space="preserve">SAMPLE </w:t>
      </w:r>
    </w:p>
    <w:p w:rsidR="00D429D0" w:rsidRDefault="007467DE" w:rsidP="00E502DB">
      <w:pPr>
        <w:pStyle w:val="NormalUnselected"/>
      </w:pPr>
      <w:r>
        <w:rPr>
          <w:noProof/>
          <w:lang w:val="en-US"/>
        </w:rPr>
        <w:drawing>
          <wp:inline distT="0" distB="0" distL="0" distR="0" wp14:anchorId="195B8EDF" wp14:editId="6884BF80">
            <wp:extent cx="6400800" cy="7112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ample 4.png"/>
                    <pic:cNvPicPr/>
                  </pic:nvPicPr>
                  <pic:blipFill>
                    <a:blip r:embed="rId26">
                      <a:extLst>
                        <a:ext uri="{28A0092B-C50C-407E-A947-70E740481C1C}">
                          <a14:useLocalDpi xmlns:a14="http://schemas.microsoft.com/office/drawing/2010/main" val="0"/>
                        </a:ext>
                      </a:extLst>
                    </a:blip>
                    <a:stretch>
                      <a:fillRect/>
                    </a:stretch>
                  </pic:blipFill>
                  <pic:spPr>
                    <a:xfrm>
                      <a:off x="0" y="0"/>
                      <a:ext cx="6400800" cy="711200"/>
                    </a:xfrm>
                    <a:prstGeom prst="rect">
                      <a:avLst/>
                    </a:prstGeom>
                  </pic:spPr>
                </pic:pic>
              </a:graphicData>
            </a:graphic>
          </wp:inline>
        </w:drawing>
      </w:r>
    </w:p>
    <w:p w:rsidR="00D429D0" w:rsidRDefault="00D429D0" w:rsidP="00D429D0">
      <w:pPr>
        <w:pStyle w:val="Heading5"/>
      </w:pPr>
      <w:r>
        <w:t>File Control Record</w:t>
      </w:r>
    </w:p>
    <w:p w:rsidR="00D429D0" w:rsidRPr="00F62012" w:rsidRDefault="00D429D0" w:rsidP="00D429D0"/>
    <w:tbl>
      <w:tblPr>
        <w:tblStyle w:val="TableProfessional"/>
        <w:tblW w:w="5000" w:type="pct"/>
        <w:tblLook w:val="04A0" w:firstRow="1" w:lastRow="0" w:firstColumn="1" w:lastColumn="0" w:noHBand="0" w:noVBand="1"/>
      </w:tblPr>
      <w:tblGrid>
        <w:gridCol w:w="683"/>
        <w:gridCol w:w="1005"/>
        <w:gridCol w:w="617"/>
        <w:gridCol w:w="1552"/>
        <w:gridCol w:w="3049"/>
        <w:gridCol w:w="3158"/>
      </w:tblGrid>
      <w:tr w:rsidR="00D429D0" w:rsidRPr="00EC0B45" w:rsidTr="007467DE">
        <w:trPr>
          <w:cnfStyle w:val="100000000000" w:firstRow="1" w:lastRow="0" w:firstColumn="0" w:lastColumn="0" w:oddVBand="0" w:evenVBand="0" w:oddHBand="0" w:evenHBand="0" w:firstRowFirstColumn="0" w:firstRowLastColumn="0" w:lastRowFirstColumn="0" w:lastRowLastColumn="0"/>
          <w:cantSplit/>
        </w:trPr>
        <w:tc>
          <w:tcPr>
            <w:tcW w:w="339" w:type="pct"/>
            <w:hideMark/>
          </w:tcPr>
          <w:p w:rsidR="00D429D0" w:rsidRPr="00823D18" w:rsidRDefault="00D429D0" w:rsidP="00EB0D30">
            <w:pPr>
              <w:pStyle w:val="TableHeader"/>
              <w:jc w:val="center"/>
              <w:rPr>
                <w:b/>
              </w:rPr>
            </w:pPr>
            <w:r>
              <w:rPr>
                <w:b/>
              </w:rPr>
              <w:t>Field</w:t>
            </w:r>
          </w:p>
        </w:tc>
        <w:tc>
          <w:tcPr>
            <w:tcW w:w="499" w:type="pct"/>
            <w:hideMark/>
          </w:tcPr>
          <w:p w:rsidR="00D429D0" w:rsidRPr="00823D18" w:rsidRDefault="00D429D0" w:rsidP="00EB0D30">
            <w:pPr>
              <w:pStyle w:val="TableHeader"/>
              <w:jc w:val="center"/>
              <w:rPr>
                <w:b/>
              </w:rPr>
            </w:pPr>
            <w:r>
              <w:rPr>
                <w:b/>
              </w:rPr>
              <w:t>Position</w:t>
            </w:r>
          </w:p>
        </w:tc>
        <w:tc>
          <w:tcPr>
            <w:tcW w:w="307" w:type="pct"/>
            <w:hideMark/>
          </w:tcPr>
          <w:p w:rsidR="00D429D0" w:rsidRPr="00823D18" w:rsidRDefault="00D429D0" w:rsidP="00EB0D30">
            <w:pPr>
              <w:pStyle w:val="TableHeader"/>
              <w:jc w:val="center"/>
              <w:rPr>
                <w:b/>
              </w:rPr>
            </w:pPr>
            <w:r>
              <w:rPr>
                <w:b/>
              </w:rPr>
              <w:t>Size</w:t>
            </w:r>
          </w:p>
        </w:tc>
        <w:tc>
          <w:tcPr>
            <w:tcW w:w="771" w:type="pct"/>
          </w:tcPr>
          <w:p w:rsidR="00D429D0" w:rsidRPr="00823D18" w:rsidRDefault="00D429D0" w:rsidP="00EB0D30">
            <w:pPr>
              <w:pStyle w:val="TableHeader"/>
              <w:jc w:val="center"/>
              <w:rPr>
                <w:b/>
                <w:bCs w:val="0"/>
              </w:rPr>
            </w:pPr>
            <w:r>
              <w:rPr>
                <w:b/>
                <w:bCs w:val="0"/>
              </w:rPr>
              <w:t>Contents</w:t>
            </w:r>
          </w:p>
        </w:tc>
        <w:tc>
          <w:tcPr>
            <w:tcW w:w="1515" w:type="pct"/>
          </w:tcPr>
          <w:p w:rsidR="00D429D0" w:rsidRPr="00823D18" w:rsidRDefault="00D429D0" w:rsidP="00EB0D30">
            <w:pPr>
              <w:pStyle w:val="TableHeader"/>
              <w:jc w:val="center"/>
              <w:rPr>
                <w:b/>
              </w:rPr>
            </w:pPr>
            <w:r>
              <w:rPr>
                <w:b/>
              </w:rPr>
              <w:t>Mandatory/Optional/Required</w:t>
            </w:r>
          </w:p>
        </w:tc>
        <w:tc>
          <w:tcPr>
            <w:tcW w:w="1569" w:type="pct"/>
            <w:hideMark/>
          </w:tcPr>
          <w:p w:rsidR="00D429D0" w:rsidRPr="00823D18" w:rsidRDefault="00D429D0" w:rsidP="00EB0D30">
            <w:pPr>
              <w:pStyle w:val="TableHeader"/>
              <w:jc w:val="center"/>
              <w:rPr>
                <w:b/>
              </w:rPr>
            </w:pPr>
            <w:r w:rsidRPr="00823D18">
              <w:rPr>
                <w:b/>
              </w:rPr>
              <w:t>Description</w:t>
            </w:r>
          </w:p>
        </w:tc>
      </w:tr>
      <w:tr w:rsidR="00D429D0" w:rsidRPr="00EC0B45" w:rsidTr="007467DE">
        <w:trPr>
          <w:cantSplit/>
        </w:trPr>
        <w:tc>
          <w:tcPr>
            <w:tcW w:w="33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1</w:t>
            </w:r>
          </w:p>
        </w:tc>
        <w:tc>
          <w:tcPr>
            <w:tcW w:w="49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01-01</w:t>
            </w:r>
          </w:p>
        </w:tc>
        <w:tc>
          <w:tcPr>
            <w:tcW w:w="307"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1</w:t>
            </w:r>
          </w:p>
        </w:tc>
        <w:tc>
          <w:tcPr>
            <w:tcW w:w="771"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9</w:t>
            </w:r>
          </w:p>
        </w:tc>
        <w:tc>
          <w:tcPr>
            <w:tcW w:w="1515" w:type="pct"/>
          </w:tcPr>
          <w:p w:rsidR="00D429D0" w:rsidRPr="00F62012" w:rsidRDefault="00D429D0" w:rsidP="00EB0D30">
            <w:pPr>
              <w:pStyle w:val="TableBody"/>
              <w:jc w:val="center"/>
              <w:rPr>
                <w:color w:val="000000"/>
              </w:rPr>
            </w:pPr>
            <w:r>
              <w:rPr>
                <w:color w:val="000000"/>
              </w:rPr>
              <w:t>Mandatory</w:t>
            </w:r>
          </w:p>
        </w:tc>
        <w:tc>
          <w:tcPr>
            <w:tcW w:w="1569" w:type="pct"/>
          </w:tcPr>
          <w:p w:rsidR="00D429D0" w:rsidRPr="00D73890" w:rsidRDefault="00D429D0" w:rsidP="00EB0D30">
            <w:pPr>
              <w:pStyle w:val="TableBody"/>
              <w:rPr>
                <w:color w:val="000000"/>
              </w:rPr>
            </w:pPr>
            <w:r w:rsidRPr="00F62012">
              <w:rPr>
                <w:color w:val="000000"/>
              </w:rPr>
              <w:t xml:space="preserve">Record Type Code </w:t>
            </w:r>
          </w:p>
        </w:tc>
      </w:tr>
      <w:tr w:rsidR="00D429D0" w:rsidRPr="00EC0B45" w:rsidTr="007467DE">
        <w:trPr>
          <w:cantSplit/>
        </w:trPr>
        <w:tc>
          <w:tcPr>
            <w:tcW w:w="33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lastRenderedPageBreak/>
              <w:t>2</w:t>
            </w:r>
          </w:p>
        </w:tc>
        <w:tc>
          <w:tcPr>
            <w:tcW w:w="49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02-07</w:t>
            </w:r>
          </w:p>
        </w:tc>
        <w:tc>
          <w:tcPr>
            <w:tcW w:w="307"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6</w:t>
            </w:r>
          </w:p>
        </w:tc>
        <w:tc>
          <w:tcPr>
            <w:tcW w:w="771" w:type="pct"/>
            <w:vAlign w:val="center"/>
          </w:tcPr>
          <w:p w:rsidR="00D429D0" w:rsidRPr="00D73890" w:rsidRDefault="00D429D0" w:rsidP="00EB0D30">
            <w:pPr>
              <w:pStyle w:val="TableBody"/>
              <w:jc w:val="center"/>
              <w:rPr>
                <w:color w:val="000000"/>
              </w:rPr>
            </w:pPr>
          </w:p>
        </w:tc>
        <w:tc>
          <w:tcPr>
            <w:tcW w:w="1515" w:type="pct"/>
          </w:tcPr>
          <w:p w:rsidR="00D429D0" w:rsidRPr="00F62012" w:rsidRDefault="00D429D0" w:rsidP="00EB0D30">
            <w:pPr>
              <w:pStyle w:val="TableBody"/>
              <w:jc w:val="center"/>
              <w:rPr>
                <w:color w:val="000000"/>
              </w:rPr>
            </w:pPr>
            <w:r>
              <w:rPr>
                <w:color w:val="000000"/>
              </w:rPr>
              <w:t>Mandatory</w:t>
            </w:r>
          </w:p>
        </w:tc>
        <w:tc>
          <w:tcPr>
            <w:tcW w:w="1569" w:type="pct"/>
          </w:tcPr>
          <w:p w:rsidR="00D429D0" w:rsidRPr="00D73890" w:rsidRDefault="00D429D0" w:rsidP="00EB0D30">
            <w:pPr>
              <w:pStyle w:val="TableBody"/>
              <w:rPr>
                <w:color w:val="000000"/>
              </w:rPr>
            </w:pPr>
            <w:r w:rsidRPr="00F62012">
              <w:rPr>
                <w:color w:val="000000"/>
              </w:rPr>
              <w:t xml:space="preserve">Batch Count - Number of batches (Type 8 records) in the file, right justify, zero fill                           </w:t>
            </w:r>
          </w:p>
        </w:tc>
      </w:tr>
      <w:tr w:rsidR="00D429D0" w:rsidRPr="00EC0B45" w:rsidTr="007467DE">
        <w:trPr>
          <w:cantSplit/>
        </w:trPr>
        <w:tc>
          <w:tcPr>
            <w:tcW w:w="33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3</w:t>
            </w:r>
          </w:p>
        </w:tc>
        <w:tc>
          <w:tcPr>
            <w:tcW w:w="49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08-13</w:t>
            </w:r>
          </w:p>
        </w:tc>
        <w:tc>
          <w:tcPr>
            <w:tcW w:w="307"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6</w:t>
            </w:r>
          </w:p>
        </w:tc>
        <w:tc>
          <w:tcPr>
            <w:tcW w:w="771" w:type="pct"/>
            <w:vAlign w:val="center"/>
          </w:tcPr>
          <w:p w:rsidR="00D429D0" w:rsidRPr="00D73890" w:rsidRDefault="00D429D0" w:rsidP="00EB0D30">
            <w:pPr>
              <w:pStyle w:val="TableBody"/>
              <w:jc w:val="center"/>
              <w:rPr>
                <w:color w:val="000000"/>
              </w:rPr>
            </w:pPr>
          </w:p>
        </w:tc>
        <w:tc>
          <w:tcPr>
            <w:tcW w:w="1515" w:type="pct"/>
          </w:tcPr>
          <w:p w:rsidR="00D429D0" w:rsidRPr="00F62012" w:rsidRDefault="00D429D0" w:rsidP="00EB0D30">
            <w:pPr>
              <w:pStyle w:val="TableBody"/>
              <w:jc w:val="center"/>
              <w:rPr>
                <w:color w:val="000000"/>
              </w:rPr>
            </w:pPr>
            <w:r>
              <w:rPr>
                <w:color w:val="000000"/>
              </w:rPr>
              <w:t>Mandatory</w:t>
            </w:r>
          </w:p>
        </w:tc>
        <w:tc>
          <w:tcPr>
            <w:tcW w:w="1569" w:type="pct"/>
          </w:tcPr>
          <w:p w:rsidR="00D429D0" w:rsidRPr="00D73890" w:rsidRDefault="00D429D0" w:rsidP="00EB0D30">
            <w:pPr>
              <w:pStyle w:val="TableBody"/>
              <w:rPr>
                <w:color w:val="000000"/>
              </w:rPr>
            </w:pPr>
            <w:r w:rsidRPr="00F62012">
              <w:rPr>
                <w:color w:val="000000"/>
              </w:rPr>
              <w:t xml:space="preserve">Block Count - Sum of all records divided by 10 and rounded to the next highest integer, right justify, zero fill </w:t>
            </w:r>
          </w:p>
        </w:tc>
      </w:tr>
      <w:tr w:rsidR="00D429D0" w:rsidRPr="00EC0B45" w:rsidTr="007467DE">
        <w:trPr>
          <w:cantSplit/>
        </w:trPr>
        <w:tc>
          <w:tcPr>
            <w:tcW w:w="33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4</w:t>
            </w:r>
          </w:p>
        </w:tc>
        <w:tc>
          <w:tcPr>
            <w:tcW w:w="49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14-21</w:t>
            </w:r>
          </w:p>
        </w:tc>
        <w:tc>
          <w:tcPr>
            <w:tcW w:w="307"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8</w:t>
            </w:r>
          </w:p>
        </w:tc>
        <w:tc>
          <w:tcPr>
            <w:tcW w:w="771" w:type="pct"/>
            <w:vAlign w:val="center"/>
          </w:tcPr>
          <w:p w:rsidR="00D429D0" w:rsidRPr="00D73890" w:rsidRDefault="00D429D0" w:rsidP="00EB0D30">
            <w:pPr>
              <w:pStyle w:val="TableBody"/>
              <w:jc w:val="center"/>
              <w:rPr>
                <w:color w:val="000000"/>
              </w:rPr>
            </w:pPr>
          </w:p>
        </w:tc>
        <w:tc>
          <w:tcPr>
            <w:tcW w:w="1515" w:type="pct"/>
          </w:tcPr>
          <w:p w:rsidR="00D429D0" w:rsidRPr="00F62012" w:rsidRDefault="00D429D0" w:rsidP="00EB0D30">
            <w:pPr>
              <w:pStyle w:val="TableBody"/>
              <w:jc w:val="center"/>
              <w:rPr>
                <w:color w:val="000000"/>
              </w:rPr>
            </w:pPr>
            <w:r>
              <w:rPr>
                <w:color w:val="000000"/>
              </w:rPr>
              <w:t>Mandatory</w:t>
            </w:r>
          </w:p>
        </w:tc>
        <w:tc>
          <w:tcPr>
            <w:tcW w:w="1569" w:type="pct"/>
          </w:tcPr>
          <w:p w:rsidR="00D429D0" w:rsidRPr="00D73890" w:rsidRDefault="00D429D0" w:rsidP="00EB0D30">
            <w:pPr>
              <w:pStyle w:val="TableBody"/>
              <w:rPr>
                <w:color w:val="000000"/>
              </w:rPr>
            </w:pPr>
            <w:r w:rsidRPr="00F62012">
              <w:rPr>
                <w:color w:val="000000"/>
              </w:rPr>
              <w:t xml:space="preserve">Entry Addenda Count - Number of entry detail and addenda records (Type 6 and 7 records) in file, right justify, zero fill </w:t>
            </w:r>
          </w:p>
        </w:tc>
      </w:tr>
      <w:tr w:rsidR="00D429D0" w:rsidRPr="00EC0B45" w:rsidTr="007467DE">
        <w:trPr>
          <w:cantSplit/>
        </w:trPr>
        <w:tc>
          <w:tcPr>
            <w:tcW w:w="33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5</w:t>
            </w:r>
          </w:p>
        </w:tc>
        <w:tc>
          <w:tcPr>
            <w:tcW w:w="49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22-31</w:t>
            </w:r>
          </w:p>
        </w:tc>
        <w:tc>
          <w:tcPr>
            <w:tcW w:w="307"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10</w:t>
            </w:r>
          </w:p>
        </w:tc>
        <w:tc>
          <w:tcPr>
            <w:tcW w:w="771" w:type="pct"/>
            <w:vAlign w:val="center"/>
          </w:tcPr>
          <w:p w:rsidR="00D429D0" w:rsidRPr="00D73890" w:rsidRDefault="00D429D0" w:rsidP="00EB0D30">
            <w:pPr>
              <w:pStyle w:val="TableBody"/>
              <w:jc w:val="center"/>
              <w:rPr>
                <w:color w:val="000000"/>
              </w:rPr>
            </w:pPr>
          </w:p>
        </w:tc>
        <w:tc>
          <w:tcPr>
            <w:tcW w:w="1515" w:type="pct"/>
          </w:tcPr>
          <w:p w:rsidR="00D429D0" w:rsidRPr="00F62012" w:rsidRDefault="00D429D0" w:rsidP="00EB0D30">
            <w:pPr>
              <w:pStyle w:val="TableBody"/>
              <w:jc w:val="center"/>
              <w:rPr>
                <w:color w:val="000000"/>
              </w:rPr>
            </w:pPr>
            <w:r>
              <w:rPr>
                <w:color w:val="000000"/>
              </w:rPr>
              <w:t>Mandatory</w:t>
            </w:r>
          </w:p>
        </w:tc>
        <w:tc>
          <w:tcPr>
            <w:tcW w:w="1569" w:type="pct"/>
          </w:tcPr>
          <w:p w:rsidR="00D429D0" w:rsidRPr="00D73890" w:rsidRDefault="00D429D0" w:rsidP="00EB0D30">
            <w:pPr>
              <w:pStyle w:val="TableBody"/>
              <w:rPr>
                <w:color w:val="000000"/>
              </w:rPr>
            </w:pPr>
            <w:r w:rsidRPr="00F62012">
              <w:rPr>
                <w:color w:val="000000"/>
              </w:rPr>
              <w:t xml:space="preserve">Entry Hash - Sum of first eight digits of the routing-transit numbers within file, right justify, left truncate </w:t>
            </w:r>
          </w:p>
        </w:tc>
      </w:tr>
      <w:tr w:rsidR="00D429D0" w:rsidRPr="00EC0B45" w:rsidTr="007467DE">
        <w:trPr>
          <w:cantSplit/>
        </w:trPr>
        <w:tc>
          <w:tcPr>
            <w:tcW w:w="33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6</w:t>
            </w:r>
          </w:p>
        </w:tc>
        <w:tc>
          <w:tcPr>
            <w:tcW w:w="49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32-43</w:t>
            </w:r>
          </w:p>
        </w:tc>
        <w:tc>
          <w:tcPr>
            <w:tcW w:w="307"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12</w:t>
            </w:r>
          </w:p>
        </w:tc>
        <w:tc>
          <w:tcPr>
            <w:tcW w:w="771" w:type="pct"/>
          </w:tcPr>
          <w:p w:rsidR="00D429D0" w:rsidRPr="00D73890" w:rsidRDefault="00D429D0" w:rsidP="00EB0D30">
            <w:pPr>
              <w:pStyle w:val="TableBody"/>
              <w:jc w:val="center"/>
              <w:rPr>
                <w:color w:val="000000"/>
              </w:rPr>
            </w:pPr>
            <w:r w:rsidRPr="00EC175C">
              <w:t>$$$$$$$$$$¢¢</w:t>
            </w:r>
          </w:p>
        </w:tc>
        <w:tc>
          <w:tcPr>
            <w:tcW w:w="1515" w:type="pct"/>
          </w:tcPr>
          <w:p w:rsidR="00D429D0" w:rsidRPr="00F62012" w:rsidRDefault="00D429D0" w:rsidP="00EB0D30">
            <w:pPr>
              <w:pStyle w:val="TableBody"/>
              <w:jc w:val="center"/>
              <w:rPr>
                <w:color w:val="000000"/>
              </w:rPr>
            </w:pPr>
            <w:r>
              <w:rPr>
                <w:color w:val="000000"/>
              </w:rPr>
              <w:t>Mandatory</w:t>
            </w:r>
          </w:p>
        </w:tc>
        <w:tc>
          <w:tcPr>
            <w:tcW w:w="1569" w:type="pct"/>
          </w:tcPr>
          <w:p w:rsidR="00D429D0" w:rsidRPr="00D73890" w:rsidRDefault="00D429D0" w:rsidP="00EB0D30">
            <w:pPr>
              <w:pStyle w:val="TableBody"/>
              <w:rPr>
                <w:color w:val="000000"/>
              </w:rPr>
            </w:pPr>
            <w:r w:rsidRPr="00F62012">
              <w:rPr>
                <w:color w:val="000000"/>
              </w:rPr>
              <w:t xml:space="preserve">Total Debit Entry Dollar Amount - Sum of the debit entry dollar mounts in file, right justify, zero fill </w:t>
            </w:r>
          </w:p>
        </w:tc>
      </w:tr>
      <w:tr w:rsidR="00D429D0" w:rsidRPr="00EC0B45" w:rsidTr="007467DE">
        <w:trPr>
          <w:cantSplit/>
        </w:trPr>
        <w:tc>
          <w:tcPr>
            <w:tcW w:w="33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7</w:t>
            </w:r>
          </w:p>
        </w:tc>
        <w:tc>
          <w:tcPr>
            <w:tcW w:w="49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44-55</w:t>
            </w:r>
          </w:p>
        </w:tc>
        <w:tc>
          <w:tcPr>
            <w:tcW w:w="307"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12</w:t>
            </w:r>
          </w:p>
        </w:tc>
        <w:tc>
          <w:tcPr>
            <w:tcW w:w="771" w:type="pct"/>
          </w:tcPr>
          <w:p w:rsidR="00D429D0" w:rsidRPr="00D73890" w:rsidRDefault="00D429D0" w:rsidP="00EB0D30">
            <w:pPr>
              <w:pStyle w:val="TableBody"/>
              <w:jc w:val="center"/>
              <w:rPr>
                <w:color w:val="000000"/>
              </w:rPr>
            </w:pPr>
            <w:r w:rsidRPr="00EC175C">
              <w:t>$$$$$$$$$$¢¢</w:t>
            </w:r>
          </w:p>
        </w:tc>
        <w:tc>
          <w:tcPr>
            <w:tcW w:w="1515" w:type="pct"/>
          </w:tcPr>
          <w:p w:rsidR="00D429D0" w:rsidRPr="00F62012" w:rsidRDefault="00D429D0" w:rsidP="00EB0D30">
            <w:pPr>
              <w:pStyle w:val="TableBody"/>
              <w:jc w:val="center"/>
              <w:rPr>
                <w:color w:val="000000"/>
              </w:rPr>
            </w:pPr>
            <w:r>
              <w:rPr>
                <w:color w:val="000000"/>
              </w:rPr>
              <w:t>Mandatory</w:t>
            </w:r>
          </w:p>
        </w:tc>
        <w:tc>
          <w:tcPr>
            <w:tcW w:w="1569" w:type="pct"/>
          </w:tcPr>
          <w:p w:rsidR="00D429D0" w:rsidRPr="00D73890" w:rsidRDefault="00D429D0" w:rsidP="00EB0D30">
            <w:pPr>
              <w:pStyle w:val="TableBody"/>
              <w:rPr>
                <w:color w:val="000000"/>
              </w:rPr>
            </w:pPr>
            <w:r w:rsidRPr="00F62012">
              <w:rPr>
                <w:color w:val="000000"/>
              </w:rPr>
              <w:t xml:space="preserve">Total Credit Entry Dollar Amount - Sum of the credit entry dollar mounts in file, right justify, zero fill </w:t>
            </w:r>
          </w:p>
        </w:tc>
      </w:tr>
      <w:tr w:rsidR="00D429D0" w:rsidRPr="00EC0B45" w:rsidTr="007467DE">
        <w:trPr>
          <w:cantSplit/>
        </w:trPr>
        <w:tc>
          <w:tcPr>
            <w:tcW w:w="33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8</w:t>
            </w:r>
          </w:p>
        </w:tc>
        <w:tc>
          <w:tcPr>
            <w:tcW w:w="499"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56-94</w:t>
            </w:r>
          </w:p>
        </w:tc>
        <w:tc>
          <w:tcPr>
            <w:tcW w:w="307"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39</w:t>
            </w:r>
          </w:p>
        </w:tc>
        <w:tc>
          <w:tcPr>
            <w:tcW w:w="771" w:type="pct"/>
            <w:vAlign w:val="center"/>
          </w:tcPr>
          <w:p w:rsidR="00D429D0" w:rsidRPr="00D73890" w:rsidRDefault="00D429D0" w:rsidP="00EB0D30">
            <w:pPr>
              <w:pStyle w:val="TableBody"/>
              <w:jc w:val="center"/>
              <w:rPr>
                <w:color w:val="000000"/>
              </w:rPr>
            </w:pPr>
            <w:r>
              <w:rPr>
                <w:rFonts w:ascii="Calibri" w:hAnsi="Calibri" w:cs="Calibri"/>
                <w:color w:val="000000"/>
                <w:sz w:val="22"/>
                <w:szCs w:val="22"/>
              </w:rPr>
              <w:t>Blanks</w:t>
            </w:r>
          </w:p>
        </w:tc>
        <w:tc>
          <w:tcPr>
            <w:tcW w:w="1515" w:type="pct"/>
          </w:tcPr>
          <w:p w:rsidR="00D429D0" w:rsidRPr="00F62012" w:rsidRDefault="00D429D0" w:rsidP="00EB0D30">
            <w:pPr>
              <w:pStyle w:val="TableBody"/>
              <w:rPr>
                <w:color w:val="000000"/>
              </w:rPr>
            </w:pPr>
          </w:p>
        </w:tc>
        <w:tc>
          <w:tcPr>
            <w:tcW w:w="1569" w:type="pct"/>
          </w:tcPr>
          <w:p w:rsidR="00D429D0" w:rsidRPr="00D73890" w:rsidRDefault="00D429D0" w:rsidP="00EB0D30">
            <w:pPr>
              <w:pStyle w:val="TableBody"/>
              <w:rPr>
                <w:color w:val="000000"/>
              </w:rPr>
            </w:pPr>
            <w:r w:rsidRPr="00F62012">
              <w:rPr>
                <w:color w:val="000000"/>
              </w:rPr>
              <w:t>Reserved - Do not fill in</w:t>
            </w:r>
          </w:p>
        </w:tc>
      </w:tr>
    </w:tbl>
    <w:p w:rsidR="007467DE" w:rsidRDefault="007467DE" w:rsidP="007467DE">
      <w:pPr>
        <w:rPr>
          <w:rFonts w:ascii="Courier New" w:hAnsi="Courier New"/>
          <w:b/>
          <w:sz w:val="18"/>
        </w:rPr>
      </w:pPr>
    </w:p>
    <w:p w:rsidR="007467DE" w:rsidRDefault="007467DE" w:rsidP="007467DE">
      <w:pPr>
        <w:rPr>
          <w:rFonts w:ascii="Courier New" w:hAnsi="Courier New"/>
          <w:b/>
          <w:sz w:val="18"/>
        </w:rPr>
      </w:pPr>
      <w:r>
        <w:rPr>
          <w:rFonts w:ascii="Courier New" w:hAnsi="Courier New"/>
          <w:b/>
          <w:sz w:val="18"/>
        </w:rPr>
        <w:t xml:space="preserve">SAMPLE </w:t>
      </w:r>
    </w:p>
    <w:p w:rsidR="00D429D0" w:rsidRDefault="007467DE" w:rsidP="00DB0233">
      <w:pPr>
        <w:pStyle w:val="NormalUnselected"/>
      </w:pPr>
      <w:r>
        <w:rPr>
          <w:noProof/>
          <w:lang w:val="en-US"/>
        </w:rPr>
        <w:drawing>
          <wp:inline distT="0" distB="0" distL="0" distR="0" wp14:anchorId="47B37E12" wp14:editId="4BF859F2">
            <wp:extent cx="6400800" cy="660400"/>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ample 5.png"/>
                    <pic:cNvPicPr/>
                  </pic:nvPicPr>
                  <pic:blipFill>
                    <a:blip r:embed="rId27">
                      <a:extLst>
                        <a:ext uri="{28A0092B-C50C-407E-A947-70E740481C1C}">
                          <a14:useLocalDpi xmlns:a14="http://schemas.microsoft.com/office/drawing/2010/main" val="0"/>
                        </a:ext>
                      </a:extLst>
                    </a:blip>
                    <a:stretch>
                      <a:fillRect/>
                    </a:stretch>
                  </pic:blipFill>
                  <pic:spPr>
                    <a:xfrm>
                      <a:off x="0" y="0"/>
                      <a:ext cx="6400800" cy="660400"/>
                    </a:xfrm>
                    <a:prstGeom prst="rect">
                      <a:avLst/>
                    </a:prstGeom>
                  </pic:spPr>
                </pic:pic>
              </a:graphicData>
            </a:graphic>
          </wp:inline>
        </w:drawing>
      </w:r>
    </w:p>
    <w:p w:rsidR="00D429D0" w:rsidRPr="00F16A89" w:rsidRDefault="00D429D0" w:rsidP="00D429D0">
      <w:pPr>
        <w:pStyle w:val="Heading4"/>
      </w:pPr>
      <w:bookmarkStart w:id="62" w:name="_Toc528055849"/>
      <w:r w:rsidRPr="00F16A89">
        <w:t>File Naming Convention</w:t>
      </w:r>
      <w:bookmarkEnd w:id="62"/>
    </w:p>
    <w:p w:rsidR="00D429D0" w:rsidRPr="003E7BAB" w:rsidRDefault="003E7BAB" w:rsidP="00D429D0">
      <w:pPr>
        <w:rPr>
          <w:rFonts w:ascii="Tahoma" w:hAnsi="Tahoma" w:cs="Tahoma"/>
          <w:color w:val="FF0000"/>
        </w:rPr>
      </w:pPr>
      <w:r w:rsidRPr="003E7BAB">
        <w:rPr>
          <w:rFonts w:ascii="Tahoma" w:hAnsi="Tahoma" w:cs="Tahoma"/>
          <w:color w:val="FF0000"/>
        </w:rPr>
        <w:t>TBD</w:t>
      </w:r>
      <w:r w:rsidR="00D429D0">
        <w:rPr>
          <w:rFonts w:ascii="Tahoma" w:hAnsi="Tahoma" w:cs="Tahoma"/>
          <w:color w:val="000000"/>
        </w:rPr>
        <w:t xml:space="preserve"> </w:t>
      </w:r>
    </w:p>
    <w:p w:rsidR="00F75975" w:rsidRPr="00EC0B45" w:rsidRDefault="00F75975" w:rsidP="00D429D0">
      <w:pPr>
        <w:rPr>
          <w:rFonts w:ascii="Tahoma" w:hAnsi="Tahoma" w:cs="Tahoma"/>
          <w:color w:val="000000"/>
        </w:rPr>
      </w:pPr>
      <w:r>
        <w:rPr>
          <w:rFonts w:ascii="Tahoma" w:hAnsi="Tahoma" w:cs="Tahoma"/>
          <w:color w:val="000000"/>
        </w:rPr>
        <w:t xml:space="preserve">Note : Refer to </w:t>
      </w:r>
      <w:hyperlink w:anchor="_Common_Entry_Class" w:history="1">
        <w:r w:rsidRPr="00F75975">
          <w:rPr>
            <w:rStyle w:val="Hyperlink"/>
            <w:rFonts w:ascii="Tahoma" w:hAnsi="Tahoma" w:cs="Tahoma"/>
          </w:rPr>
          <w:t>section 6.10</w:t>
        </w:r>
      </w:hyperlink>
      <w:r>
        <w:rPr>
          <w:rFonts w:ascii="Tahoma" w:hAnsi="Tahoma" w:cs="Tahoma"/>
          <w:color w:val="000000"/>
        </w:rPr>
        <w:t xml:space="preserve"> for Common Entry Class codes and refer to </w:t>
      </w:r>
      <w:hyperlink w:anchor="_Common_Transaction_Codes" w:history="1">
        <w:r w:rsidRPr="00F75975">
          <w:rPr>
            <w:rStyle w:val="Hyperlink"/>
            <w:rFonts w:ascii="Tahoma" w:hAnsi="Tahoma" w:cs="Tahoma"/>
          </w:rPr>
          <w:t xml:space="preserve">Section </w:t>
        </w:r>
        <w:r w:rsidRPr="00F75975">
          <w:rPr>
            <w:rStyle w:val="Hyperlink"/>
            <w:rFonts w:ascii="Tahoma" w:hAnsi="Tahoma" w:cs="Tahoma"/>
          </w:rPr>
          <w:t>6</w:t>
        </w:r>
        <w:r w:rsidRPr="00F75975">
          <w:rPr>
            <w:rStyle w:val="Hyperlink"/>
            <w:rFonts w:ascii="Tahoma" w:hAnsi="Tahoma" w:cs="Tahoma"/>
          </w:rPr>
          <w:t>.11</w:t>
        </w:r>
      </w:hyperlink>
      <w:r>
        <w:rPr>
          <w:rFonts w:ascii="Tahoma" w:hAnsi="Tahoma" w:cs="Tahoma"/>
          <w:color w:val="000000"/>
        </w:rPr>
        <w:t xml:space="preserve"> for Common Transaction Codes. </w:t>
      </w:r>
    </w:p>
    <w:p w:rsidR="00D429D0" w:rsidRDefault="00D429D0" w:rsidP="0020205F">
      <w:pPr>
        <w:rPr>
          <w:rFonts w:ascii="Tahoma" w:hAnsi="Tahoma" w:cs="Tahoma"/>
          <w:color w:val="000000"/>
        </w:rPr>
      </w:pPr>
    </w:p>
    <w:p w:rsidR="00F16A89" w:rsidRDefault="00F16A89" w:rsidP="0020205F">
      <w:pPr>
        <w:rPr>
          <w:rFonts w:ascii="Tahoma" w:hAnsi="Tahoma" w:cs="Tahoma"/>
          <w:color w:val="000000"/>
        </w:rPr>
      </w:pPr>
    </w:p>
    <w:p w:rsidR="00F16A89" w:rsidRPr="00EC0B45" w:rsidRDefault="00F16A89" w:rsidP="0020205F">
      <w:pPr>
        <w:rPr>
          <w:rFonts w:ascii="Tahoma" w:hAnsi="Tahoma" w:cs="Tahoma"/>
          <w:color w:val="000000"/>
        </w:rPr>
      </w:pPr>
    </w:p>
    <w:p w:rsidR="00B53A11" w:rsidRPr="00F16A89" w:rsidRDefault="00C22A91" w:rsidP="00D549B5">
      <w:pPr>
        <w:pStyle w:val="Heading3"/>
        <w:tabs>
          <w:tab w:val="clear" w:pos="5850"/>
          <w:tab w:val="num" w:pos="720"/>
        </w:tabs>
        <w:ind w:left="720"/>
      </w:pPr>
      <w:bookmarkStart w:id="63" w:name="_Toc528055850"/>
      <w:bookmarkStart w:id="64" w:name="_Ref508357749"/>
      <w:bookmarkStart w:id="65" w:name="_Ref508191936"/>
      <w:r w:rsidRPr="00F16A89">
        <w:rPr>
          <w:color w:val="FF0000"/>
        </w:rPr>
        <w:t>INPAY</w:t>
      </w:r>
      <w:r w:rsidR="00B53A11" w:rsidRPr="00F16A89">
        <w:rPr>
          <w:color w:val="FF0000"/>
        </w:rPr>
        <w:t>-</w:t>
      </w:r>
      <w:r w:rsidRPr="00F16A89">
        <w:rPr>
          <w:color w:val="FF0000"/>
        </w:rPr>
        <w:t>ACHCONF</w:t>
      </w:r>
      <w:r w:rsidR="00B53A11" w:rsidRPr="00F16A89">
        <w:rPr>
          <w:color w:val="FF0000"/>
        </w:rPr>
        <w:t xml:space="preserve">-: </w:t>
      </w:r>
      <w:r w:rsidR="00B53A11" w:rsidRPr="00F16A89">
        <w:t>ACH Confirmation File</w:t>
      </w:r>
      <w:bookmarkEnd w:id="63"/>
    </w:p>
    <w:p w:rsidR="00B53A11" w:rsidRPr="00EC0B45" w:rsidRDefault="00B53A11" w:rsidP="00B53A11">
      <w:pPr>
        <w:pStyle w:val="Heading4"/>
      </w:pPr>
      <w:bookmarkStart w:id="66" w:name="_Toc528055851"/>
      <w:r w:rsidRPr="00EC0B45">
        <w:t>Service Overview</w:t>
      </w:r>
      <w:bookmarkEnd w:id="66"/>
    </w:p>
    <w:tbl>
      <w:tblPr>
        <w:tblStyle w:val="TableProfessional"/>
        <w:tblW w:w="5000" w:type="pct"/>
        <w:tblLook w:val="00A0" w:firstRow="1" w:lastRow="0" w:firstColumn="1" w:lastColumn="0" w:noHBand="0" w:noVBand="0"/>
      </w:tblPr>
      <w:tblGrid>
        <w:gridCol w:w="472"/>
        <w:gridCol w:w="1828"/>
        <w:gridCol w:w="2824"/>
        <w:gridCol w:w="688"/>
        <w:gridCol w:w="1129"/>
        <w:gridCol w:w="986"/>
        <w:gridCol w:w="1155"/>
        <w:gridCol w:w="982"/>
      </w:tblGrid>
      <w:tr w:rsidR="00485C97" w:rsidRPr="00EC0B45" w:rsidTr="00302DF9">
        <w:trPr>
          <w:cnfStyle w:val="100000000000" w:firstRow="1" w:lastRow="0" w:firstColumn="0" w:lastColumn="0" w:oddVBand="0" w:evenVBand="0" w:oddHBand="0" w:evenHBand="0" w:firstRowFirstColumn="0" w:firstRowLastColumn="0" w:lastRowFirstColumn="0" w:lastRowLastColumn="0"/>
          <w:cantSplit/>
        </w:trPr>
        <w:tc>
          <w:tcPr>
            <w:tcW w:w="234" w:type="pct"/>
          </w:tcPr>
          <w:p w:rsidR="00B53A11" w:rsidRPr="00823D18" w:rsidRDefault="00B53A11" w:rsidP="0037732E">
            <w:pPr>
              <w:pStyle w:val="ListParagraph"/>
              <w:spacing w:after="0" w:line="240" w:lineRule="auto"/>
              <w:ind w:left="0"/>
              <w:jc w:val="left"/>
              <w:rPr>
                <w:rFonts w:asciiTheme="minorHAnsi" w:hAnsiTheme="minorHAnsi" w:cstheme="minorHAnsi"/>
                <w:b w:val="0"/>
                <w:bCs w:val="0"/>
                <w:color w:val="FFFFFF"/>
                <w:sz w:val="18"/>
                <w:lang w:val="en-IE"/>
              </w:rPr>
            </w:pPr>
            <w:r w:rsidRPr="00823D18">
              <w:rPr>
                <w:rFonts w:asciiTheme="minorHAnsi" w:hAnsiTheme="minorHAnsi" w:cstheme="minorHAnsi"/>
                <w:color w:val="FFFFFF"/>
                <w:sz w:val="18"/>
                <w:lang w:val="en-IE"/>
              </w:rPr>
              <w:t>#</w:t>
            </w:r>
          </w:p>
        </w:tc>
        <w:tc>
          <w:tcPr>
            <w:tcW w:w="908" w:type="pct"/>
          </w:tcPr>
          <w:p w:rsidR="00B53A11" w:rsidRPr="00823D18" w:rsidRDefault="00B53A11" w:rsidP="0037732E">
            <w:pPr>
              <w:pStyle w:val="ListParagraph"/>
              <w:spacing w:after="0" w:line="240" w:lineRule="auto"/>
              <w:ind w:left="0"/>
              <w:jc w:val="left"/>
              <w:rPr>
                <w:rFonts w:asciiTheme="minorHAnsi" w:hAnsiTheme="minorHAnsi" w:cstheme="minorHAnsi"/>
                <w:b w:val="0"/>
                <w:bCs w:val="0"/>
                <w:color w:val="FFFFFF"/>
                <w:sz w:val="16"/>
                <w:lang w:val="en-IE"/>
              </w:rPr>
            </w:pPr>
            <w:r w:rsidRPr="00823D18">
              <w:rPr>
                <w:rFonts w:asciiTheme="minorHAnsi" w:hAnsiTheme="minorHAnsi" w:cstheme="minorHAnsi"/>
                <w:color w:val="FFFFFF"/>
                <w:sz w:val="18"/>
                <w:lang w:val="en-IE"/>
              </w:rPr>
              <w:t>Service ID</w:t>
            </w:r>
          </w:p>
        </w:tc>
        <w:tc>
          <w:tcPr>
            <w:tcW w:w="1403" w:type="pct"/>
          </w:tcPr>
          <w:p w:rsidR="00B53A11" w:rsidRPr="00823D18" w:rsidRDefault="00B53A11" w:rsidP="0037732E">
            <w:pPr>
              <w:pStyle w:val="ListParagraph"/>
              <w:spacing w:after="0" w:line="240" w:lineRule="auto"/>
              <w:ind w:left="0"/>
              <w:jc w:val="left"/>
              <w:rPr>
                <w:rFonts w:asciiTheme="minorHAnsi" w:hAnsiTheme="minorHAnsi" w:cstheme="minorHAnsi"/>
                <w:b w:val="0"/>
                <w:bCs w:val="0"/>
                <w:color w:val="FFFFFF"/>
                <w:sz w:val="18"/>
                <w:lang w:val="en-IE"/>
              </w:rPr>
            </w:pPr>
            <w:r w:rsidRPr="00823D18">
              <w:rPr>
                <w:rFonts w:asciiTheme="minorHAnsi" w:hAnsiTheme="minorHAnsi" w:cstheme="minorHAnsi"/>
                <w:color w:val="FFFFFF"/>
                <w:sz w:val="18"/>
                <w:lang w:val="en-IE"/>
              </w:rPr>
              <w:t>Description</w:t>
            </w:r>
          </w:p>
        </w:tc>
        <w:tc>
          <w:tcPr>
            <w:tcW w:w="342" w:type="pct"/>
          </w:tcPr>
          <w:p w:rsidR="00B53A11" w:rsidRPr="00823D18" w:rsidRDefault="00B53A11" w:rsidP="0037732E">
            <w:pPr>
              <w:pStyle w:val="ListParagraph"/>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Use Cases</w:t>
            </w:r>
          </w:p>
        </w:tc>
        <w:tc>
          <w:tcPr>
            <w:tcW w:w="561" w:type="pct"/>
          </w:tcPr>
          <w:p w:rsidR="00B53A11" w:rsidRPr="00823D18" w:rsidRDefault="00B53A11" w:rsidP="0037732E">
            <w:pPr>
              <w:pStyle w:val="ListParagraph"/>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Origin</w:t>
            </w:r>
          </w:p>
        </w:tc>
        <w:tc>
          <w:tcPr>
            <w:tcW w:w="490" w:type="pct"/>
          </w:tcPr>
          <w:p w:rsidR="00B53A11" w:rsidRPr="00823D18" w:rsidRDefault="00B53A11" w:rsidP="0037732E">
            <w:pPr>
              <w:pStyle w:val="ListParagraph"/>
              <w:spacing w:after="0" w:line="240" w:lineRule="auto"/>
              <w:ind w:left="0"/>
              <w:jc w:val="left"/>
              <w:rPr>
                <w:rFonts w:asciiTheme="minorHAnsi" w:hAnsiTheme="minorHAnsi" w:cstheme="minorHAnsi"/>
                <w:b w:val="0"/>
                <w:bCs w:val="0"/>
                <w:color w:val="FFFFFF"/>
                <w:sz w:val="18"/>
                <w:lang w:val="en-IE"/>
              </w:rPr>
            </w:pPr>
            <w:r w:rsidRPr="00823D18">
              <w:rPr>
                <w:rFonts w:asciiTheme="minorHAnsi" w:hAnsiTheme="minorHAnsi" w:cstheme="minorHAnsi"/>
                <w:color w:val="FFFFFF"/>
                <w:sz w:val="18"/>
                <w:lang w:val="en-IE"/>
              </w:rPr>
              <w:t>Input Format</w:t>
            </w:r>
          </w:p>
        </w:tc>
        <w:tc>
          <w:tcPr>
            <w:tcW w:w="574" w:type="pct"/>
          </w:tcPr>
          <w:p w:rsidR="00B53A11" w:rsidRPr="00823D18" w:rsidRDefault="00B53A11" w:rsidP="0037732E">
            <w:pPr>
              <w:pStyle w:val="ListParagraph"/>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Destination</w:t>
            </w:r>
          </w:p>
        </w:tc>
        <w:tc>
          <w:tcPr>
            <w:tcW w:w="489" w:type="pct"/>
          </w:tcPr>
          <w:p w:rsidR="00B53A11" w:rsidRPr="00823D18" w:rsidRDefault="00B53A11" w:rsidP="0037732E">
            <w:pPr>
              <w:pStyle w:val="ListParagraph"/>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 xml:space="preserve">Output </w:t>
            </w:r>
          </w:p>
        </w:tc>
      </w:tr>
      <w:tr w:rsidR="00485C97" w:rsidRPr="00EC0B45" w:rsidTr="00302DF9">
        <w:trPr>
          <w:cantSplit/>
        </w:trPr>
        <w:tc>
          <w:tcPr>
            <w:tcW w:w="234" w:type="pct"/>
          </w:tcPr>
          <w:p w:rsidR="00302DF9" w:rsidRPr="00823D18" w:rsidRDefault="00302DF9" w:rsidP="00302DF9">
            <w:pPr>
              <w:pStyle w:val="ListParagraph"/>
              <w:spacing w:after="0" w:line="240" w:lineRule="auto"/>
              <w:ind w:left="0"/>
              <w:jc w:val="left"/>
              <w:rPr>
                <w:rFonts w:asciiTheme="minorHAnsi" w:hAnsiTheme="minorHAnsi" w:cstheme="minorHAnsi"/>
                <w:color w:val="000000"/>
                <w:sz w:val="18"/>
                <w:szCs w:val="18"/>
                <w:lang w:val="en-IE"/>
              </w:rPr>
            </w:pPr>
            <w:r w:rsidRPr="00823D18">
              <w:rPr>
                <w:rFonts w:asciiTheme="minorHAnsi" w:hAnsiTheme="minorHAnsi" w:cstheme="minorHAnsi"/>
                <w:color w:val="000000"/>
                <w:sz w:val="18"/>
                <w:szCs w:val="18"/>
                <w:lang w:val="en-IE"/>
              </w:rPr>
              <w:t>0</w:t>
            </w:r>
            <w:r w:rsidR="00113BCE">
              <w:rPr>
                <w:rFonts w:asciiTheme="minorHAnsi" w:hAnsiTheme="minorHAnsi" w:cstheme="minorHAnsi"/>
                <w:color w:val="000000"/>
                <w:sz w:val="18"/>
                <w:szCs w:val="18"/>
                <w:lang w:val="en-IE"/>
              </w:rPr>
              <w:t>3</w:t>
            </w:r>
          </w:p>
        </w:tc>
        <w:tc>
          <w:tcPr>
            <w:tcW w:w="908" w:type="pct"/>
          </w:tcPr>
          <w:p w:rsidR="00302DF9" w:rsidRPr="00823D18" w:rsidRDefault="00302DF9" w:rsidP="00302DF9">
            <w:pPr>
              <w:pStyle w:val="ListParagraph"/>
              <w:spacing w:after="0" w:line="240" w:lineRule="auto"/>
              <w:ind w:left="0"/>
              <w:jc w:val="left"/>
              <w:rPr>
                <w:rFonts w:asciiTheme="minorHAnsi" w:hAnsiTheme="minorHAnsi" w:cstheme="minorHAnsi"/>
                <w:bCs/>
                <w:sz w:val="18"/>
                <w:szCs w:val="18"/>
                <w:lang w:val="en-IE"/>
              </w:rPr>
            </w:pPr>
          </w:p>
        </w:tc>
        <w:tc>
          <w:tcPr>
            <w:tcW w:w="1403" w:type="pct"/>
          </w:tcPr>
          <w:p w:rsidR="00302DF9" w:rsidRPr="00823D18" w:rsidRDefault="00302DF9" w:rsidP="00302DF9">
            <w:pPr>
              <w:pStyle w:val="ListParagraph"/>
              <w:spacing w:after="0" w:line="240" w:lineRule="auto"/>
              <w:ind w:left="0"/>
              <w:jc w:val="left"/>
              <w:rPr>
                <w:rFonts w:asciiTheme="minorHAnsi" w:hAnsiTheme="minorHAnsi" w:cstheme="minorHAnsi"/>
                <w:bCs/>
                <w:sz w:val="18"/>
                <w:szCs w:val="18"/>
                <w:lang w:val="en-IE"/>
              </w:rPr>
            </w:pPr>
            <w:r w:rsidRPr="00823D18">
              <w:rPr>
                <w:rFonts w:asciiTheme="minorHAnsi" w:hAnsiTheme="minorHAnsi"/>
                <w:bCs/>
                <w:sz w:val="18"/>
                <w:szCs w:val="18"/>
                <w:lang w:val="en-IE"/>
              </w:rPr>
              <w:t xml:space="preserve">Using a delimited file </w:t>
            </w:r>
            <w:r>
              <w:rPr>
                <w:rFonts w:asciiTheme="minorHAnsi" w:hAnsiTheme="minorHAnsi"/>
                <w:bCs/>
                <w:sz w:val="18"/>
                <w:szCs w:val="18"/>
                <w:lang w:val="en-IE"/>
              </w:rPr>
              <w:t>receive ACH confirmation file</w:t>
            </w:r>
          </w:p>
        </w:tc>
        <w:tc>
          <w:tcPr>
            <w:tcW w:w="342" w:type="pct"/>
          </w:tcPr>
          <w:p w:rsidR="00302DF9" w:rsidRPr="00E13CA2" w:rsidRDefault="00302DF9" w:rsidP="00302DF9">
            <w:pPr>
              <w:pStyle w:val="ListParagraph"/>
              <w:spacing w:after="0" w:line="240" w:lineRule="auto"/>
              <w:ind w:left="0"/>
              <w:jc w:val="left"/>
              <w:rPr>
                <w:rFonts w:asciiTheme="minorHAnsi" w:hAnsiTheme="minorHAnsi" w:cstheme="minorHAnsi"/>
                <w:bCs/>
                <w:sz w:val="18"/>
                <w:highlight w:val="yellow"/>
                <w:lang w:val="en-IE"/>
              </w:rPr>
            </w:pPr>
            <w:r w:rsidRPr="00413B56">
              <w:rPr>
                <w:rFonts w:asciiTheme="minorHAnsi" w:hAnsiTheme="minorHAnsi" w:cstheme="minorHAnsi"/>
                <w:bCs/>
                <w:sz w:val="18"/>
                <w:lang w:val="en-IE"/>
              </w:rPr>
              <w:t>1.23, 8.6a</w:t>
            </w:r>
          </w:p>
        </w:tc>
        <w:tc>
          <w:tcPr>
            <w:tcW w:w="561" w:type="pct"/>
          </w:tcPr>
          <w:p w:rsidR="00302DF9" w:rsidRDefault="00302DF9" w:rsidP="00302DF9">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US Bank</w:t>
            </w:r>
          </w:p>
        </w:tc>
        <w:tc>
          <w:tcPr>
            <w:tcW w:w="490" w:type="pct"/>
          </w:tcPr>
          <w:p w:rsidR="00302DF9" w:rsidRDefault="00485C97" w:rsidP="00302DF9">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Fixed Width File</w:t>
            </w:r>
          </w:p>
        </w:tc>
        <w:tc>
          <w:tcPr>
            <w:tcW w:w="574" w:type="pct"/>
          </w:tcPr>
          <w:p w:rsidR="00302DF9" w:rsidRDefault="00302DF9" w:rsidP="00302DF9">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IncedoPay</w:t>
            </w:r>
          </w:p>
        </w:tc>
        <w:tc>
          <w:tcPr>
            <w:tcW w:w="489" w:type="pct"/>
          </w:tcPr>
          <w:p w:rsidR="00302DF9" w:rsidRPr="00763B71" w:rsidRDefault="00302DF9" w:rsidP="00302DF9">
            <w:pPr>
              <w:pStyle w:val="ListParagraph"/>
              <w:spacing w:after="0" w:line="240" w:lineRule="auto"/>
              <w:ind w:left="0"/>
              <w:jc w:val="left"/>
              <w:rPr>
                <w:rFonts w:asciiTheme="minorHAnsi" w:hAnsiTheme="minorHAnsi" w:cstheme="minorHAnsi"/>
                <w:bCs/>
                <w:sz w:val="18"/>
                <w:lang w:val="en-IE"/>
              </w:rPr>
            </w:pPr>
            <w:r w:rsidRPr="00763B71">
              <w:rPr>
                <w:rFonts w:asciiTheme="minorHAnsi" w:hAnsiTheme="minorHAnsi" w:cstheme="minorHAnsi"/>
                <w:bCs/>
                <w:sz w:val="18"/>
                <w:lang w:val="en-IE"/>
              </w:rPr>
              <w:t>N/A</w:t>
            </w:r>
          </w:p>
        </w:tc>
      </w:tr>
    </w:tbl>
    <w:p w:rsidR="00B53A11" w:rsidRDefault="00B53A11" w:rsidP="00B53A11">
      <w:pPr>
        <w:jc w:val="center"/>
      </w:pPr>
    </w:p>
    <w:p w:rsidR="00B53A11" w:rsidRPr="00EC0B45" w:rsidRDefault="00DE5C10" w:rsidP="00B53A11">
      <w:pPr>
        <w:jc w:val="center"/>
      </w:pPr>
      <w:r w:rsidRPr="00DE5C10">
        <w:rPr>
          <w:noProof/>
          <w:lang w:val="en-US"/>
        </w:rPr>
        <w:lastRenderedPageBreak/>
        <w:drawing>
          <wp:inline distT="0" distB="0" distL="0" distR="0" wp14:anchorId="119F77DA" wp14:editId="2DC59EFE">
            <wp:extent cx="3943350" cy="1826966"/>
            <wp:effectExtent l="0" t="0" r="0" b="1905"/>
            <wp:docPr id="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3953529" cy="1831682"/>
                    </a:xfrm>
                    <a:prstGeom prst="rect">
                      <a:avLst/>
                    </a:prstGeom>
                  </pic:spPr>
                </pic:pic>
              </a:graphicData>
            </a:graphic>
          </wp:inline>
        </w:drawing>
      </w:r>
    </w:p>
    <w:tbl>
      <w:tblPr>
        <w:tblStyle w:val="TableElegan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27"/>
        <w:gridCol w:w="6443"/>
      </w:tblGrid>
      <w:tr w:rsidR="00B53A11" w:rsidRPr="00EC0B45" w:rsidTr="0037732E">
        <w:trPr>
          <w:cnfStyle w:val="100000000000" w:firstRow="1" w:lastRow="0" w:firstColumn="0" w:lastColumn="0" w:oddVBand="0" w:evenVBand="0" w:oddHBand="0" w:evenHBand="0" w:firstRowFirstColumn="0" w:firstRowLastColumn="0" w:lastRowFirstColumn="0" w:lastRowLastColumn="0"/>
          <w:trHeight w:val="260"/>
        </w:trPr>
        <w:tc>
          <w:tcPr>
            <w:tcW w:w="1801" w:type="pct"/>
          </w:tcPr>
          <w:p w:rsidR="00B53A11" w:rsidRPr="00302DF9" w:rsidRDefault="00B53A11" w:rsidP="0037732E">
            <w:pPr>
              <w:pStyle w:val="CellHeading"/>
              <w:keepNext/>
              <w:rPr>
                <w:rFonts w:asciiTheme="minorHAnsi" w:hAnsiTheme="minorHAnsi" w:cstheme="minorHAnsi"/>
                <w:color w:val="auto"/>
                <w:lang w:val="en-IE"/>
              </w:rPr>
            </w:pPr>
            <w:r w:rsidRPr="00302DF9">
              <w:rPr>
                <w:rFonts w:asciiTheme="minorHAnsi" w:hAnsiTheme="minorHAnsi" w:cstheme="minorHAnsi"/>
                <w:color w:val="auto"/>
                <w:lang w:val="en-IE"/>
              </w:rPr>
              <w:t>Service Type</w:t>
            </w:r>
          </w:p>
        </w:tc>
        <w:tc>
          <w:tcPr>
            <w:tcW w:w="3199" w:type="pct"/>
          </w:tcPr>
          <w:p w:rsidR="00B53A11" w:rsidRPr="00302DF9" w:rsidRDefault="00B53A11" w:rsidP="0037732E">
            <w:pPr>
              <w:pStyle w:val="CellHeading"/>
              <w:keepNext/>
              <w:rPr>
                <w:rFonts w:asciiTheme="minorHAnsi" w:hAnsiTheme="minorHAnsi" w:cstheme="minorHAnsi"/>
                <w:b w:val="0"/>
                <w:color w:val="auto"/>
                <w:lang w:val="en-IE"/>
              </w:rPr>
            </w:pPr>
            <w:r w:rsidRPr="00302DF9">
              <w:rPr>
                <w:rFonts w:asciiTheme="minorHAnsi" w:hAnsiTheme="minorHAnsi" w:cstheme="minorHAnsi"/>
                <w:b w:val="0"/>
                <w:color w:val="auto"/>
                <w:lang w:val="en-IE"/>
              </w:rPr>
              <w:t>INBOUND</w:t>
            </w:r>
          </w:p>
        </w:tc>
      </w:tr>
      <w:tr w:rsidR="00B53A11" w:rsidRPr="00EC0B45" w:rsidTr="0037732E">
        <w:trPr>
          <w:trHeight w:val="260"/>
        </w:trPr>
        <w:tc>
          <w:tcPr>
            <w:tcW w:w="1801" w:type="pct"/>
          </w:tcPr>
          <w:p w:rsidR="00B53A11" w:rsidRPr="00302DF9" w:rsidRDefault="00B53A11" w:rsidP="0037732E">
            <w:pPr>
              <w:pStyle w:val="CellHeading"/>
              <w:rPr>
                <w:rFonts w:asciiTheme="minorHAnsi" w:hAnsiTheme="minorHAnsi" w:cstheme="minorHAnsi"/>
                <w:color w:val="auto"/>
                <w:lang w:val="en-IE"/>
              </w:rPr>
            </w:pPr>
            <w:r w:rsidRPr="00302DF9">
              <w:rPr>
                <w:rFonts w:asciiTheme="minorHAnsi" w:hAnsiTheme="minorHAnsi" w:cstheme="minorHAnsi"/>
                <w:color w:val="auto"/>
                <w:lang w:val="en-IE"/>
              </w:rPr>
              <w:t>Data Exchange Format</w:t>
            </w:r>
          </w:p>
        </w:tc>
        <w:tc>
          <w:tcPr>
            <w:tcW w:w="3199" w:type="pct"/>
          </w:tcPr>
          <w:p w:rsidR="00B53A11" w:rsidRPr="00302DF9" w:rsidRDefault="00485C97" w:rsidP="0037732E">
            <w:pPr>
              <w:pStyle w:val="CellHeading"/>
              <w:rPr>
                <w:rFonts w:asciiTheme="minorHAnsi" w:hAnsiTheme="minorHAnsi" w:cstheme="minorHAnsi"/>
                <w:b w:val="0"/>
                <w:color w:val="auto"/>
                <w:lang w:val="en-IE"/>
              </w:rPr>
            </w:pPr>
            <w:r>
              <w:rPr>
                <w:rFonts w:asciiTheme="minorHAnsi" w:hAnsiTheme="minorHAnsi" w:cstheme="minorHAnsi"/>
                <w:b w:val="0"/>
                <w:color w:val="auto"/>
                <w:lang w:val="en-IE"/>
              </w:rPr>
              <w:t>Fixed Width File</w:t>
            </w:r>
          </w:p>
        </w:tc>
      </w:tr>
      <w:tr w:rsidR="00B53A11" w:rsidRPr="00EC0B45" w:rsidTr="0037732E">
        <w:trPr>
          <w:trHeight w:val="260"/>
        </w:trPr>
        <w:tc>
          <w:tcPr>
            <w:tcW w:w="1801" w:type="pct"/>
          </w:tcPr>
          <w:p w:rsidR="00B53A11" w:rsidRPr="00302DF9" w:rsidRDefault="00B53A11" w:rsidP="0037732E">
            <w:pPr>
              <w:pStyle w:val="CellHeading"/>
              <w:rPr>
                <w:rFonts w:asciiTheme="minorHAnsi" w:hAnsiTheme="minorHAnsi" w:cstheme="minorHAnsi"/>
                <w:color w:val="auto"/>
                <w:lang w:val="en-IE"/>
              </w:rPr>
            </w:pPr>
            <w:r w:rsidRPr="00302DF9">
              <w:rPr>
                <w:rFonts w:asciiTheme="minorHAnsi" w:hAnsiTheme="minorHAnsi" w:cstheme="minorHAnsi"/>
                <w:color w:val="auto"/>
                <w:lang w:val="en-IE"/>
              </w:rPr>
              <w:t>Communication protocol</w:t>
            </w:r>
          </w:p>
        </w:tc>
        <w:tc>
          <w:tcPr>
            <w:tcW w:w="3199" w:type="pct"/>
          </w:tcPr>
          <w:p w:rsidR="00B53A11" w:rsidRPr="00302DF9" w:rsidRDefault="00E66DB6" w:rsidP="0037732E">
            <w:pPr>
              <w:pStyle w:val="CellHeading"/>
              <w:rPr>
                <w:rFonts w:asciiTheme="minorHAnsi" w:hAnsiTheme="minorHAnsi" w:cstheme="minorHAnsi"/>
                <w:b w:val="0"/>
                <w:color w:val="auto"/>
                <w:lang w:val="en-IE"/>
              </w:rPr>
            </w:pPr>
            <w:r>
              <w:rPr>
                <w:rFonts w:asciiTheme="minorHAnsi" w:hAnsiTheme="minorHAnsi" w:cstheme="minorHAnsi"/>
                <w:b w:val="0"/>
                <w:color w:val="auto"/>
                <w:lang w:val="en-IE"/>
              </w:rPr>
              <w:t>SFTP</w:t>
            </w:r>
          </w:p>
        </w:tc>
      </w:tr>
      <w:tr w:rsidR="00B53A11" w:rsidRPr="00EC0B45" w:rsidTr="0037732E">
        <w:trPr>
          <w:trHeight w:val="260"/>
        </w:trPr>
        <w:tc>
          <w:tcPr>
            <w:tcW w:w="1801" w:type="pct"/>
          </w:tcPr>
          <w:p w:rsidR="00B53A11" w:rsidRPr="00302DF9" w:rsidRDefault="00B53A11" w:rsidP="0037732E">
            <w:pPr>
              <w:pStyle w:val="CellHeading"/>
              <w:rPr>
                <w:rFonts w:asciiTheme="minorHAnsi" w:hAnsiTheme="minorHAnsi" w:cstheme="minorHAnsi"/>
                <w:color w:val="auto"/>
                <w:lang w:val="en-IE"/>
              </w:rPr>
            </w:pPr>
            <w:r w:rsidRPr="00302DF9">
              <w:rPr>
                <w:rFonts w:asciiTheme="minorHAnsi" w:hAnsiTheme="minorHAnsi" w:cstheme="minorHAnsi"/>
                <w:color w:val="auto"/>
                <w:lang w:val="en-IE"/>
              </w:rPr>
              <w:t>Service Triggering Mode</w:t>
            </w:r>
          </w:p>
        </w:tc>
        <w:tc>
          <w:tcPr>
            <w:tcW w:w="3199" w:type="pct"/>
          </w:tcPr>
          <w:p w:rsidR="00B53A11" w:rsidRPr="00302DF9" w:rsidRDefault="00302DF9" w:rsidP="0037732E">
            <w:pPr>
              <w:pStyle w:val="CellHeading"/>
              <w:rPr>
                <w:rFonts w:asciiTheme="minorHAnsi" w:hAnsiTheme="minorHAnsi" w:cstheme="minorHAnsi"/>
                <w:b w:val="0"/>
                <w:color w:val="auto"/>
                <w:lang w:val="en-IE"/>
              </w:rPr>
            </w:pPr>
            <w:r>
              <w:rPr>
                <w:rFonts w:asciiTheme="minorHAnsi" w:hAnsiTheme="minorHAnsi" w:cstheme="minorHAnsi"/>
                <w:b w:val="0"/>
                <w:color w:val="auto"/>
                <w:lang w:val="en-IE"/>
              </w:rPr>
              <w:t>As soon as NACHA file sent to US Bank Product Processor</w:t>
            </w:r>
          </w:p>
        </w:tc>
      </w:tr>
      <w:tr w:rsidR="00B53A11" w:rsidRPr="00EC0B45" w:rsidTr="0037732E">
        <w:trPr>
          <w:trHeight w:val="260"/>
        </w:trPr>
        <w:tc>
          <w:tcPr>
            <w:tcW w:w="1801" w:type="pct"/>
          </w:tcPr>
          <w:p w:rsidR="00B53A11" w:rsidRPr="00302DF9" w:rsidRDefault="00B53A11" w:rsidP="0037732E">
            <w:pPr>
              <w:pStyle w:val="CellHeading"/>
              <w:rPr>
                <w:rFonts w:asciiTheme="minorHAnsi" w:hAnsiTheme="minorHAnsi" w:cstheme="minorHAnsi"/>
                <w:color w:val="auto"/>
                <w:lang w:val="en-IE"/>
              </w:rPr>
            </w:pPr>
            <w:r w:rsidRPr="00302DF9">
              <w:rPr>
                <w:rFonts w:asciiTheme="minorHAnsi" w:hAnsiTheme="minorHAnsi" w:cstheme="minorHAnsi"/>
                <w:color w:val="auto"/>
                <w:lang w:val="en-IE"/>
              </w:rPr>
              <w:t>Estimated Run Frequency</w:t>
            </w:r>
          </w:p>
        </w:tc>
        <w:tc>
          <w:tcPr>
            <w:tcW w:w="3199" w:type="pct"/>
          </w:tcPr>
          <w:p w:rsidR="00B53A11" w:rsidRPr="00302DF9" w:rsidRDefault="00B53A11" w:rsidP="0037732E">
            <w:pPr>
              <w:pStyle w:val="CellHeading"/>
              <w:rPr>
                <w:rFonts w:asciiTheme="minorHAnsi" w:hAnsiTheme="minorHAnsi" w:cstheme="minorHAnsi"/>
                <w:b w:val="0"/>
                <w:color w:val="auto"/>
                <w:lang w:val="en-IE"/>
              </w:rPr>
            </w:pPr>
            <w:r w:rsidRPr="00302DF9">
              <w:rPr>
                <w:rFonts w:asciiTheme="minorHAnsi" w:hAnsiTheme="minorHAnsi" w:cstheme="minorHAnsi"/>
                <w:b w:val="0"/>
                <w:color w:val="auto"/>
                <w:lang w:val="en-IE"/>
              </w:rPr>
              <w:t>N/A</w:t>
            </w:r>
          </w:p>
        </w:tc>
      </w:tr>
      <w:tr w:rsidR="00B53A11" w:rsidRPr="00EC0B45" w:rsidTr="0037732E">
        <w:trPr>
          <w:trHeight w:val="260"/>
        </w:trPr>
        <w:tc>
          <w:tcPr>
            <w:tcW w:w="1801" w:type="pct"/>
          </w:tcPr>
          <w:p w:rsidR="00B53A11" w:rsidRPr="00302DF9" w:rsidRDefault="00B53A11" w:rsidP="0037732E">
            <w:pPr>
              <w:pStyle w:val="CellHeading"/>
              <w:rPr>
                <w:rFonts w:asciiTheme="minorHAnsi" w:hAnsiTheme="minorHAnsi" w:cstheme="minorHAnsi"/>
                <w:color w:val="auto"/>
                <w:lang w:val="en-IE"/>
              </w:rPr>
            </w:pPr>
            <w:r w:rsidRPr="00302DF9">
              <w:rPr>
                <w:rFonts w:asciiTheme="minorHAnsi" w:hAnsiTheme="minorHAnsi" w:cstheme="minorHAnsi"/>
                <w:color w:val="auto"/>
                <w:lang w:val="en-IE"/>
              </w:rPr>
              <w:t>Aggregation</w:t>
            </w:r>
          </w:p>
        </w:tc>
        <w:tc>
          <w:tcPr>
            <w:tcW w:w="3199" w:type="pct"/>
          </w:tcPr>
          <w:p w:rsidR="00B53A11" w:rsidRPr="00302DF9" w:rsidRDefault="00B53A11" w:rsidP="0037732E">
            <w:pPr>
              <w:pStyle w:val="CellHeading"/>
              <w:rPr>
                <w:rFonts w:asciiTheme="minorHAnsi" w:hAnsiTheme="minorHAnsi" w:cstheme="minorHAnsi"/>
                <w:b w:val="0"/>
                <w:color w:val="auto"/>
                <w:lang w:val="en-IE"/>
              </w:rPr>
            </w:pPr>
            <w:r w:rsidRPr="00302DF9">
              <w:rPr>
                <w:rFonts w:asciiTheme="minorHAnsi" w:hAnsiTheme="minorHAnsi" w:cstheme="minorHAnsi"/>
                <w:b w:val="0"/>
                <w:color w:val="auto"/>
                <w:lang w:val="en-IE"/>
              </w:rPr>
              <w:t>Bulk – Multiple records in a single file</w:t>
            </w:r>
          </w:p>
        </w:tc>
      </w:tr>
    </w:tbl>
    <w:p w:rsidR="00B53A11" w:rsidRPr="00EC0B45" w:rsidRDefault="00B53A11" w:rsidP="00B53A11"/>
    <w:p w:rsidR="00B53A11" w:rsidRPr="00EC0B45" w:rsidRDefault="00B53A11" w:rsidP="00B53A11">
      <w:pPr>
        <w:pStyle w:val="Heading4"/>
      </w:pPr>
      <w:bookmarkStart w:id="67" w:name="_Toc528055852"/>
      <w:r w:rsidRPr="00EC0B45">
        <w:t>File Format Specification</w:t>
      </w:r>
      <w:bookmarkEnd w:id="67"/>
    </w:p>
    <w:p w:rsidR="00B53A11" w:rsidRPr="00EC0B45" w:rsidRDefault="00B53A11" w:rsidP="00B53A11">
      <w:pPr>
        <w:ind w:left="90"/>
      </w:pPr>
      <w:r w:rsidRPr="00EC0B45">
        <w:t xml:space="preserve">This file follows the </w:t>
      </w:r>
      <w:r w:rsidR="0041683E">
        <w:t>Fixed Width</w:t>
      </w:r>
      <w:r w:rsidRPr="00EC0B45">
        <w:t xml:space="preserve"> File Format Specification</w:t>
      </w:r>
      <w:r>
        <w:t xml:space="preserve">. </w:t>
      </w:r>
    </w:p>
    <w:p w:rsidR="00B53A11" w:rsidRPr="00766E48" w:rsidRDefault="00B53A11" w:rsidP="00766E48">
      <w:pPr>
        <w:pStyle w:val="TableHeader"/>
        <w:rPr>
          <w:bCs/>
          <w:color w:val="FFFFFF" w:themeColor="background1"/>
        </w:rPr>
      </w:pPr>
      <w:r w:rsidRPr="00EC0B45">
        <w:t>File Layout Specification</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720"/>
        <w:gridCol w:w="1045"/>
        <w:gridCol w:w="719"/>
        <w:gridCol w:w="3659"/>
        <w:gridCol w:w="3921"/>
      </w:tblGrid>
      <w:tr w:rsidR="00766E48" w:rsidRPr="00766E48" w:rsidTr="00766E48">
        <w:tc>
          <w:tcPr>
            <w:tcW w:w="357" w:type="pct"/>
            <w:shd w:val="clear" w:color="auto" w:fill="000000" w:themeFill="text1"/>
          </w:tcPr>
          <w:p w:rsidR="00766E48" w:rsidRPr="00766E48" w:rsidRDefault="00766E48" w:rsidP="00766E48">
            <w:pPr>
              <w:pStyle w:val="TableHeader"/>
              <w:rPr>
                <w:color w:val="FFFFFF" w:themeColor="background1"/>
              </w:rPr>
            </w:pPr>
            <w:r>
              <w:rPr>
                <w:color w:val="FFFFFF" w:themeColor="background1"/>
              </w:rPr>
              <w:t>Field</w:t>
            </w:r>
          </w:p>
        </w:tc>
        <w:tc>
          <w:tcPr>
            <w:tcW w:w="519" w:type="pct"/>
            <w:shd w:val="clear" w:color="auto" w:fill="000000" w:themeFill="text1"/>
          </w:tcPr>
          <w:p w:rsidR="00766E48" w:rsidRPr="00766E48" w:rsidRDefault="00766E48" w:rsidP="00766E48">
            <w:pPr>
              <w:pStyle w:val="TableHeader"/>
              <w:rPr>
                <w:color w:val="FFFFFF" w:themeColor="background1"/>
              </w:rPr>
            </w:pPr>
            <w:r>
              <w:rPr>
                <w:color w:val="FFFFFF" w:themeColor="background1"/>
              </w:rPr>
              <w:t>Position</w:t>
            </w:r>
          </w:p>
        </w:tc>
        <w:tc>
          <w:tcPr>
            <w:tcW w:w="357" w:type="pct"/>
            <w:shd w:val="clear" w:color="auto" w:fill="000000" w:themeFill="text1"/>
          </w:tcPr>
          <w:p w:rsidR="00766E48" w:rsidRPr="00766E48" w:rsidRDefault="00766E48" w:rsidP="00766E48">
            <w:pPr>
              <w:pStyle w:val="TableHeader"/>
              <w:rPr>
                <w:color w:val="FFFFFF" w:themeColor="background1"/>
              </w:rPr>
            </w:pPr>
            <w:r>
              <w:rPr>
                <w:color w:val="FFFFFF" w:themeColor="background1"/>
              </w:rPr>
              <w:t>Size</w:t>
            </w:r>
          </w:p>
        </w:tc>
        <w:tc>
          <w:tcPr>
            <w:tcW w:w="1818" w:type="pct"/>
            <w:shd w:val="clear" w:color="auto" w:fill="000000" w:themeFill="text1"/>
          </w:tcPr>
          <w:p w:rsidR="00766E48" w:rsidRPr="00766E48" w:rsidRDefault="00766E48" w:rsidP="00766E48">
            <w:pPr>
              <w:pStyle w:val="TableHeader"/>
              <w:rPr>
                <w:color w:val="FFFFFF" w:themeColor="background1"/>
              </w:rPr>
            </w:pPr>
            <w:r>
              <w:rPr>
                <w:color w:val="FFFFFF" w:themeColor="background1"/>
              </w:rPr>
              <w:t>Contents</w:t>
            </w:r>
          </w:p>
        </w:tc>
        <w:tc>
          <w:tcPr>
            <w:tcW w:w="1948" w:type="pct"/>
            <w:shd w:val="clear" w:color="auto" w:fill="000000" w:themeFill="text1"/>
          </w:tcPr>
          <w:p w:rsidR="00766E48" w:rsidRPr="00766E48" w:rsidRDefault="00766E48" w:rsidP="00766E48">
            <w:pPr>
              <w:pStyle w:val="TableHeader"/>
              <w:rPr>
                <w:color w:val="FFFFFF" w:themeColor="background1"/>
              </w:rPr>
            </w:pPr>
            <w:r>
              <w:rPr>
                <w:color w:val="FFFFFF" w:themeColor="background1"/>
              </w:rPr>
              <w:t>Description</w:t>
            </w:r>
          </w:p>
        </w:tc>
      </w:tr>
      <w:tr w:rsidR="00766E48" w:rsidRPr="00766E48" w:rsidTr="00766E48">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1</w:t>
            </w:r>
            <w:r w:rsidRPr="00766E48">
              <w:rPr>
                <w:rFonts w:ascii="Times New Roman" w:hAnsi="Times New Roman"/>
                <w:sz w:val="24"/>
                <w:vertAlign w:val="superscript"/>
                <w:lang w:val="en-US"/>
              </w:rPr>
              <w:t xml:space="preserve"> </w:t>
            </w:r>
          </w:p>
        </w:tc>
        <w:tc>
          <w:tcPr>
            <w:tcW w:w="519"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01-09</w:t>
            </w:r>
          </w:p>
        </w:tc>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9</w:t>
            </w:r>
          </w:p>
        </w:tc>
        <w:tc>
          <w:tcPr>
            <w:tcW w:w="181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INCEDORF</w:t>
            </w:r>
          </w:p>
        </w:tc>
        <w:tc>
          <w:tcPr>
            <w:tcW w:w="194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 xml:space="preserve">Customer Point Name </w:t>
            </w:r>
          </w:p>
        </w:tc>
      </w:tr>
      <w:tr w:rsidR="00766E48" w:rsidRPr="00766E48" w:rsidTr="00766E48">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2</w:t>
            </w:r>
            <w:r w:rsidRPr="00766E48">
              <w:rPr>
                <w:rFonts w:ascii="Times New Roman" w:hAnsi="Times New Roman"/>
                <w:sz w:val="24"/>
                <w:vertAlign w:val="superscript"/>
                <w:lang w:val="en-US"/>
              </w:rPr>
              <w:t xml:space="preserve"> </w:t>
            </w:r>
          </w:p>
        </w:tc>
        <w:tc>
          <w:tcPr>
            <w:tcW w:w="519"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10-11</w:t>
            </w:r>
          </w:p>
        </w:tc>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2</w:t>
            </w:r>
          </w:p>
        </w:tc>
        <w:tc>
          <w:tcPr>
            <w:tcW w:w="181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 xml:space="preserve"> </w:t>
            </w:r>
          </w:p>
        </w:tc>
        <w:tc>
          <w:tcPr>
            <w:tcW w:w="194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Filler</w:t>
            </w:r>
          </w:p>
        </w:tc>
      </w:tr>
      <w:tr w:rsidR="00766E48" w:rsidRPr="00766E48" w:rsidTr="00766E48">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3</w:t>
            </w:r>
            <w:r w:rsidRPr="00766E48">
              <w:rPr>
                <w:rFonts w:ascii="Times New Roman" w:hAnsi="Times New Roman"/>
                <w:sz w:val="24"/>
                <w:vertAlign w:val="superscript"/>
                <w:lang w:val="en-US"/>
              </w:rPr>
              <w:t xml:space="preserve"> </w:t>
            </w:r>
          </w:p>
        </w:tc>
        <w:tc>
          <w:tcPr>
            <w:tcW w:w="519"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12-41</w:t>
            </w:r>
          </w:p>
        </w:tc>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30</w:t>
            </w:r>
          </w:p>
        </w:tc>
        <w:tc>
          <w:tcPr>
            <w:tcW w:w="181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INCEDO REFUND MANAGEMENT</w:t>
            </w:r>
          </w:p>
        </w:tc>
        <w:tc>
          <w:tcPr>
            <w:tcW w:w="194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 xml:space="preserve">Customer Name Description </w:t>
            </w:r>
          </w:p>
        </w:tc>
      </w:tr>
      <w:tr w:rsidR="00766E48" w:rsidRPr="00766E48" w:rsidTr="00766E48">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4</w:t>
            </w:r>
            <w:r w:rsidRPr="00766E48">
              <w:rPr>
                <w:rFonts w:ascii="Times New Roman" w:hAnsi="Times New Roman"/>
                <w:sz w:val="24"/>
                <w:vertAlign w:val="superscript"/>
                <w:lang w:val="en-US"/>
              </w:rPr>
              <w:t xml:space="preserve"> </w:t>
            </w:r>
          </w:p>
        </w:tc>
        <w:tc>
          <w:tcPr>
            <w:tcW w:w="519"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42-43</w:t>
            </w:r>
          </w:p>
        </w:tc>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2</w:t>
            </w:r>
          </w:p>
        </w:tc>
        <w:tc>
          <w:tcPr>
            <w:tcW w:w="181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 xml:space="preserve"> </w:t>
            </w:r>
          </w:p>
        </w:tc>
        <w:tc>
          <w:tcPr>
            <w:tcW w:w="194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Filler</w:t>
            </w:r>
          </w:p>
        </w:tc>
      </w:tr>
      <w:tr w:rsidR="00766E48" w:rsidRPr="00766E48" w:rsidTr="00766E48">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5</w:t>
            </w:r>
            <w:r w:rsidRPr="00766E48">
              <w:rPr>
                <w:rFonts w:ascii="Times New Roman" w:hAnsi="Times New Roman"/>
                <w:sz w:val="24"/>
                <w:vertAlign w:val="superscript"/>
                <w:lang w:val="en-US"/>
              </w:rPr>
              <w:t xml:space="preserve"> </w:t>
            </w:r>
          </w:p>
        </w:tc>
        <w:tc>
          <w:tcPr>
            <w:tcW w:w="519"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44-67</w:t>
            </w:r>
          </w:p>
        </w:tc>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24</w:t>
            </w:r>
          </w:p>
        </w:tc>
        <w:tc>
          <w:tcPr>
            <w:tcW w:w="181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INCEDO.A01</w:t>
            </w:r>
          </w:p>
        </w:tc>
        <w:tc>
          <w:tcPr>
            <w:tcW w:w="194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Pre-Processor Dataset name (varied lengths up to 24 characters)</w:t>
            </w:r>
          </w:p>
        </w:tc>
      </w:tr>
      <w:tr w:rsidR="00766E48" w:rsidRPr="00766E48" w:rsidTr="00766E48">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6</w:t>
            </w:r>
            <w:r w:rsidRPr="00766E48">
              <w:rPr>
                <w:rFonts w:ascii="Times New Roman" w:hAnsi="Times New Roman"/>
                <w:sz w:val="24"/>
                <w:vertAlign w:val="superscript"/>
                <w:lang w:val="en-US"/>
              </w:rPr>
              <w:t xml:space="preserve"> </w:t>
            </w:r>
          </w:p>
        </w:tc>
        <w:tc>
          <w:tcPr>
            <w:tcW w:w="519"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68-69</w:t>
            </w:r>
          </w:p>
        </w:tc>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2</w:t>
            </w:r>
          </w:p>
        </w:tc>
        <w:tc>
          <w:tcPr>
            <w:tcW w:w="181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 xml:space="preserve"> </w:t>
            </w:r>
          </w:p>
        </w:tc>
        <w:tc>
          <w:tcPr>
            <w:tcW w:w="194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Filler</w:t>
            </w:r>
          </w:p>
        </w:tc>
      </w:tr>
      <w:tr w:rsidR="00766E48" w:rsidRPr="00766E48" w:rsidTr="00766E48">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7</w:t>
            </w:r>
            <w:r w:rsidRPr="00766E48">
              <w:rPr>
                <w:rFonts w:ascii="Times New Roman" w:hAnsi="Times New Roman"/>
                <w:sz w:val="24"/>
                <w:vertAlign w:val="superscript"/>
                <w:lang w:val="en-US"/>
              </w:rPr>
              <w:t xml:space="preserve"> </w:t>
            </w:r>
          </w:p>
        </w:tc>
        <w:tc>
          <w:tcPr>
            <w:tcW w:w="519"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70</w:t>
            </w:r>
          </w:p>
        </w:tc>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1</w:t>
            </w:r>
          </w:p>
        </w:tc>
        <w:tc>
          <w:tcPr>
            <w:tcW w:w="181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T (Standard Formatted Transmission)</w:t>
            </w:r>
          </w:p>
        </w:tc>
        <w:tc>
          <w:tcPr>
            <w:tcW w:w="194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 xml:space="preserve">Delivery Method of File Confirmation  </w:t>
            </w:r>
          </w:p>
        </w:tc>
      </w:tr>
      <w:tr w:rsidR="00766E48" w:rsidRPr="00766E48" w:rsidTr="00766E48">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8</w:t>
            </w:r>
            <w:r w:rsidRPr="00766E48">
              <w:rPr>
                <w:rFonts w:ascii="Times New Roman" w:hAnsi="Times New Roman"/>
                <w:sz w:val="24"/>
                <w:vertAlign w:val="superscript"/>
                <w:lang w:val="en-US"/>
              </w:rPr>
              <w:t xml:space="preserve"> </w:t>
            </w:r>
          </w:p>
        </w:tc>
        <w:tc>
          <w:tcPr>
            <w:tcW w:w="519"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71-72</w:t>
            </w:r>
          </w:p>
        </w:tc>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2</w:t>
            </w:r>
          </w:p>
        </w:tc>
        <w:tc>
          <w:tcPr>
            <w:tcW w:w="181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 xml:space="preserve"> </w:t>
            </w:r>
          </w:p>
        </w:tc>
        <w:tc>
          <w:tcPr>
            <w:tcW w:w="194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Filler</w:t>
            </w:r>
          </w:p>
        </w:tc>
      </w:tr>
      <w:tr w:rsidR="00766E48" w:rsidRPr="00766E48" w:rsidTr="00766E48">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9</w:t>
            </w:r>
            <w:r w:rsidRPr="00766E48">
              <w:rPr>
                <w:rFonts w:ascii="Times New Roman" w:hAnsi="Times New Roman"/>
                <w:sz w:val="24"/>
                <w:vertAlign w:val="superscript"/>
                <w:lang w:val="en-US"/>
              </w:rPr>
              <w:t xml:space="preserve"> </w:t>
            </w:r>
          </w:p>
        </w:tc>
        <w:tc>
          <w:tcPr>
            <w:tcW w:w="519"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73-73</w:t>
            </w:r>
          </w:p>
        </w:tc>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1</w:t>
            </w:r>
          </w:p>
        </w:tc>
        <w:tc>
          <w:tcPr>
            <w:tcW w:w="181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 xml:space="preserve">Blank </w:t>
            </w:r>
          </w:p>
        </w:tc>
        <w:tc>
          <w:tcPr>
            <w:tcW w:w="194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 xml:space="preserve">File Total Requirements </w:t>
            </w:r>
          </w:p>
        </w:tc>
      </w:tr>
      <w:tr w:rsidR="00766E48" w:rsidRPr="00766E48" w:rsidTr="00766E48">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10</w:t>
            </w:r>
            <w:r w:rsidRPr="00766E48">
              <w:rPr>
                <w:rFonts w:ascii="Times New Roman" w:hAnsi="Times New Roman"/>
                <w:sz w:val="24"/>
                <w:vertAlign w:val="superscript"/>
                <w:lang w:val="en-US"/>
              </w:rPr>
              <w:t xml:space="preserve"> </w:t>
            </w:r>
          </w:p>
        </w:tc>
        <w:tc>
          <w:tcPr>
            <w:tcW w:w="519"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74-75</w:t>
            </w:r>
          </w:p>
        </w:tc>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2</w:t>
            </w:r>
          </w:p>
        </w:tc>
        <w:tc>
          <w:tcPr>
            <w:tcW w:w="1818" w:type="pct"/>
          </w:tcPr>
          <w:p w:rsidR="00766E48" w:rsidRPr="00766E48" w:rsidRDefault="00766E48" w:rsidP="00766E48">
            <w:pPr>
              <w:spacing w:after="0"/>
              <w:rPr>
                <w:rFonts w:ascii="Times New Roman" w:hAnsi="Times New Roman"/>
                <w:sz w:val="24"/>
                <w:lang w:val="en-US"/>
              </w:rPr>
            </w:pPr>
          </w:p>
        </w:tc>
        <w:tc>
          <w:tcPr>
            <w:tcW w:w="194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Filler</w:t>
            </w:r>
          </w:p>
        </w:tc>
      </w:tr>
      <w:tr w:rsidR="00766E48" w:rsidRPr="00766E48" w:rsidTr="00766E48">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11</w:t>
            </w:r>
          </w:p>
        </w:tc>
        <w:tc>
          <w:tcPr>
            <w:tcW w:w="519"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76-81</w:t>
            </w:r>
          </w:p>
        </w:tc>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6</w:t>
            </w:r>
          </w:p>
        </w:tc>
        <w:tc>
          <w:tcPr>
            <w:tcW w:w="181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030618</w:t>
            </w:r>
          </w:p>
        </w:tc>
        <w:tc>
          <w:tcPr>
            <w:tcW w:w="194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File Confirmation Date = YYMMDD</w:t>
            </w:r>
          </w:p>
        </w:tc>
      </w:tr>
      <w:tr w:rsidR="00766E48" w:rsidRPr="00766E48" w:rsidTr="00766E48">
        <w:trPr>
          <w:trHeight w:val="246"/>
        </w:trPr>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12</w:t>
            </w:r>
          </w:p>
        </w:tc>
        <w:tc>
          <w:tcPr>
            <w:tcW w:w="519"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82-82</w:t>
            </w:r>
          </w:p>
        </w:tc>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1</w:t>
            </w:r>
          </w:p>
        </w:tc>
        <w:tc>
          <w:tcPr>
            <w:tcW w:w="181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 xml:space="preserve"> </w:t>
            </w:r>
          </w:p>
        </w:tc>
        <w:tc>
          <w:tcPr>
            <w:tcW w:w="194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Filler</w:t>
            </w:r>
          </w:p>
        </w:tc>
      </w:tr>
      <w:tr w:rsidR="00766E48" w:rsidRPr="00766E48" w:rsidTr="00766E48">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13</w:t>
            </w:r>
          </w:p>
        </w:tc>
        <w:tc>
          <w:tcPr>
            <w:tcW w:w="519"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83-88</w:t>
            </w:r>
          </w:p>
        </w:tc>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6</w:t>
            </w:r>
          </w:p>
        </w:tc>
        <w:tc>
          <w:tcPr>
            <w:tcW w:w="181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084951</w:t>
            </w:r>
          </w:p>
        </w:tc>
        <w:tc>
          <w:tcPr>
            <w:tcW w:w="194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File Confirmation Time = HHMMSS</w:t>
            </w:r>
          </w:p>
        </w:tc>
      </w:tr>
      <w:tr w:rsidR="00766E48" w:rsidRPr="00766E48" w:rsidTr="00766E48">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14</w:t>
            </w:r>
          </w:p>
        </w:tc>
        <w:tc>
          <w:tcPr>
            <w:tcW w:w="519"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 xml:space="preserve">     89-97</w:t>
            </w:r>
          </w:p>
        </w:tc>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9</w:t>
            </w:r>
          </w:p>
        </w:tc>
        <w:tc>
          <w:tcPr>
            <w:tcW w:w="181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 CREATE  ‘</w:t>
            </w:r>
          </w:p>
        </w:tc>
        <w:tc>
          <w:tcPr>
            <w:tcW w:w="194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Literal ‘ CREATE  ‘</w:t>
            </w:r>
          </w:p>
        </w:tc>
      </w:tr>
      <w:tr w:rsidR="00766E48" w:rsidRPr="00766E48" w:rsidTr="00766E48">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15</w:t>
            </w:r>
          </w:p>
        </w:tc>
        <w:tc>
          <w:tcPr>
            <w:tcW w:w="519"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98-103</w:t>
            </w:r>
          </w:p>
        </w:tc>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6</w:t>
            </w:r>
          </w:p>
        </w:tc>
        <w:tc>
          <w:tcPr>
            <w:tcW w:w="181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030618</w:t>
            </w:r>
          </w:p>
        </w:tc>
        <w:tc>
          <w:tcPr>
            <w:tcW w:w="194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File Creation Date = YYMMDD</w:t>
            </w:r>
          </w:p>
        </w:tc>
      </w:tr>
      <w:tr w:rsidR="00766E48" w:rsidRPr="00766E48" w:rsidTr="00766E48">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16</w:t>
            </w:r>
          </w:p>
        </w:tc>
        <w:tc>
          <w:tcPr>
            <w:tcW w:w="519"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104-104</w:t>
            </w:r>
          </w:p>
        </w:tc>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1</w:t>
            </w:r>
          </w:p>
        </w:tc>
        <w:tc>
          <w:tcPr>
            <w:tcW w:w="181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 xml:space="preserve"> </w:t>
            </w:r>
          </w:p>
        </w:tc>
        <w:tc>
          <w:tcPr>
            <w:tcW w:w="194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Filler</w:t>
            </w:r>
          </w:p>
        </w:tc>
      </w:tr>
      <w:tr w:rsidR="00766E48" w:rsidRPr="00766E48" w:rsidTr="00766E48">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lastRenderedPageBreak/>
              <w:t>17</w:t>
            </w:r>
          </w:p>
        </w:tc>
        <w:tc>
          <w:tcPr>
            <w:tcW w:w="519"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105-110</w:t>
            </w:r>
          </w:p>
        </w:tc>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6</w:t>
            </w:r>
          </w:p>
        </w:tc>
        <w:tc>
          <w:tcPr>
            <w:tcW w:w="181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184150</w:t>
            </w:r>
          </w:p>
        </w:tc>
        <w:tc>
          <w:tcPr>
            <w:tcW w:w="194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File Creation Time = HHMMSS</w:t>
            </w:r>
          </w:p>
        </w:tc>
      </w:tr>
      <w:tr w:rsidR="00766E48" w:rsidRPr="00766E48" w:rsidTr="00766E48">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18</w:t>
            </w:r>
          </w:p>
        </w:tc>
        <w:tc>
          <w:tcPr>
            <w:tcW w:w="519"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111-112</w:t>
            </w:r>
          </w:p>
        </w:tc>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2</w:t>
            </w:r>
          </w:p>
        </w:tc>
        <w:tc>
          <w:tcPr>
            <w:tcW w:w="1818" w:type="pct"/>
          </w:tcPr>
          <w:p w:rsidR="00766E48" w:rsidRPr="00766E48" w:rsidRDefault="00766E48" w:rsidP="00766E48">
            <w:pPr>
              <w:spacing w:after="0"/>
              <w:rPr>
                <w:rFonts w:ascii="Times New Roman" w:hAnsi="Times New Roman"/>
                <w:sz w:val="24"/>
                <w:lang w:val="en-US"/>
              </w:rPr>
            </w:pPr>
          </w:p>
        </w:tc>
        <w:tc>
          <w:tcPr>
            <w:tcW w:w="194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Filler</w:t>
            </w:r>
          </w:p>
        </w:tc>
      </w:tr>
      <w:tr w:rsidR="00766E48" w:rsidRPr="00766E48" w:rsidTr="00766E48">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19</w:t>
            </w:r>
          </w:p>
        </w:tc>
        <w:tc>
          <w:tcPr>
            <w:tcW w:w="519"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113-113</w:t>
            </w:r>
          </w:p>
        </w:tc>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1</w:t>
            </w:r>
          </w:p>
        </w:tc>
        <w:tc>
          <w:tcPr>
            <w:tcW w:w="181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A</w:t>
            </w:r>
          </w:p>
        </w:tc>
        <w:tc>
          <w:tcPr>
            <w:tcW w:w="194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File ID Modifier from Input File</w:t>
            </w:r>
          </w:p>
        </w:tc>
      </w:tr>
      <w:tr w:rsidR="00766E48" w:rsidRPr="00766E48" w:rsidTr="00766E48">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20</w:t>
            </w:r>
          </w:p>
        </w:tc>
        <w:tc>
          <w:tcPr>
            <w:tcW w:w="519"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114-115</w:t>
            </w:r>
          </w:p>
        </w:tc>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2</w:t>
            </w:r>
          </w:p>
        </w:tc>
        <w:tc>
          <w:tcPr>
            <w:tcW w:w="1818" w:type="pct"/>
          </w:tcPr>
          <w:p w:rsidR="00766E48" w:rsidRPr="00766E48" w:rsidRDefault="00766E48" w:rsidP="00766E48">
            <w:pPr>
              <w:spacing w:after="0"/>
              <w:rPr>
                <w:rFonts w:ascii="Times New Roman" w:hAnsi="Times New Roman"/>
                <w:sz w:val="24"/>
                <w:lang w:val="en-US"/>
              </w:rPr>
            </w:pPr>
          </w:p>
        </w:tc>
        <w:tc>
          <w:tcPr>
            <w:tcW w:w="194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Filler</w:t>
            </w:r>
          </w:p>
        </w:tc>
      </w:tr>
      <w:tr w:rsidR="00766E48" w:rsidRPr="00766E48" w:rsidTr="00766E48">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21</w:t>
            </w:r>
          </w:p>
        </w:tc>
        <w:tc>
          <w:tcPr>
            <w:tcW w:w="519"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116-121</w:t>
            </w:r>
          </w:p>
        </w:tc>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6</w:t>
            </w:r>
          </w:p>
        </w:tc>
        <w:tc>
          <w:tcPr>
            <w:tcW w:w="181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000006</w:t>
            </w:r>
          </w:p>
        </w:tc>
        <w:tc>
          <w:tcPr>
            <w:tcW w:w="194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Batch Count from Input File</w:t>
            </w:r>
          </w:p>
        </w:tc>
      </w:tr>
      <w:tr w:rsidR="00766E48" w:rsidRPr="00766E48" w:rsidTr="00766E48">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22</w:t>
            </w:r>
          </w:p>
        </w:tc>
        <w:tc>
          <w:tcPr>
            <w:tcW w:w="519"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122-125</w:t>
            </w:r>
          </w:p>
        </w:tc>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4</w:t>
            </w:r>
          </w:p>
        </w:tc>
        <w:tc>
          <w:tcPr>
            <w:tcW w:w="181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 IT ‘</w:t>
            </w:r>
          </w:p>
        </w:tc>
        <w:tc>
          <w:tcPr>
            <w:tcW w:w="194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Literal ‘ IT ‘</w:t>
            </w:r>
          </w:p>
        </w:tc>
      </w:tr>
      <w:tr w:rsidR="00766E48" w:rsidRPr="00766E48" w:rsidTr="00766E48">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23</w:t>
            </w:r>
          </w:p>
        </w:tc>
        <w:tc>
          <w:tcPr>
            <w:tcW w:w="519"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126-133</w:t>
            </w:r>
          </w:p>
        </w:tc>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8</w:t>
            </w:r>
          </w:p>
        </w:tc>
        <w:tc>
          <w:tcPr>
            <w:tcW w:w="181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00005678</w:t>
            </w:r>
          </w:p>
        </w:tc>
        <w:tc>
          <w:tcPr>
            <w:tcW w:w="194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Batch Item Count from Input File</w:t>
            </w:r>
          </w:p>
        </w:tc>
      </w:tr>
      <w:tr w:rsidR="00766E48" w:rsidRPr="00766E48" w:rsidTr="00766E48">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24</w:t>
            </w:r>
          </w:p>
        </w:tc>
        <w:tc>
          <w:tcPr>
            <w:tcW w:w="519"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134-137</w:t>
            </w:r>
          </w:p>
        </w:tc>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4</w:t>
            </w:r>
          </w:p>
        </w:tc>
        <w:tc>
          <w:tcPr>
            <w:tcW w:w="181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 DR ‘</w:t>
            </w:r>
          </w:p>
        </w:tc>
        <w:tc>
          <w:tcPr>
            <w:tcW w:w="194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Literal ‘ DR ‘</w:t>
            </w:r>
          </w:p>
        </w:tc>
      </w:tr>
      <w:tr w:rsidR="00766E48" w:rsidRPr="00766E48" w:rsidTr="00766E48">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25</w:t>
            </w:r>
          </w:p>
        </w:tc>
        <w:tc>
          <w:tcPr>
            <w:tcW w:w="519"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138-149</w:t>
            </w:r>
          </w:p>
        </w:tc>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12</w:t>
            </w:r>
          </w:p>
        </w:tc>
        <w:tc>
          <w:tcPr>
            <w:tcW w:w="181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000000123456</w:t>
            </w:r>
          </w:p>
        </w:tc>
        <w:tc>
          <w:tcPr>
            <w:tcW w:w="194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Debit Amount from Input File without the decimal</w:t>
            </w:r>
          </w:p>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Displayed.  Value is 1234.56</w:t>
            </w:r>
          </w:p>
        </w:tc>
      </w:tr>
      <w:tr w:rsidR="00766E48" w:rsidRPr="00766E48" w:rsidTr="00766E48">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26</w:t>
            </w:r>
          </w:p>
        </w:tc>
        <w:tc>
          <w:tcPr>
            <w:tcW w:w="519"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150-153</w:t>
            </w:r>
          </w:p>
        </w:tc>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4</w:t>
            </w:r>
          </w:p>
        </w:tc>
        <w:tc>
          <w:tcPr>
            <w:tcW w:w="181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 CR ‘</w:t>
            </w:r>
          </w:p>
        </w:tc>
        <w:tc>
          <w:tcPr>
            <w:tcW w:w="194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Literal ‘ CR ‘</w:t>
            </w:r>
          </w:p>
        </w:tc>
      </w:tr>
      <w:tr w:rsidR="00766E48" w:rsidRPr="00766E48" w:rsidTr="00766E48">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27</w:t>
            </w:r>
          </w:p>
        </w:tc>
        <w:tc>
          <w:tcPr>
            <w:tcW w:w="519"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154-165</w:t>
            </w:r>
          </w:p>
        </w:tc>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12</w:t>
            </w:r>
          </w:p>
        </w:tc>
        <w:tc>
          <w:tcPr>
            <w:tcW w:w="181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000000987654</w:t>
            </w:r>
          </w:p>
        </w:tc>
        <w:tc>
          <w:tcPr>
            <w:tcW w:w="194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Credit Amount from Input File without the decimal</w:t>
            </w:r>
          </w:p>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Displayed.  Value is 9876.54</w:t>
            </w:r>
          </w:p>
        </w:tc>
      </w:tr>
      <w:tr w:rsidR="00766E48" w:rsidRPr="00766E48" w:rsidTr="00766E48">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28</w:t>
            </w:r>
          </w:p>
        </w:tc>
        <w:tc>
          <w:tcPr>
            <w:tcW w:w="519"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166-166</w:t>
            </w:r>
          </w:p>
        </w:tc>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1</w:t>
            </w:r>
          </w:p>
        </w:tc>
        <w:tc>
          <w:tcPr>
            <w:tcW w:w="1818" w:type="pct"/>
          </w:tcPr>
          <w:p w:rsidR="00766E48" w:rsidRPr="00766E48" w:rsidRDefault="00766E48" w:rsidP="00766E48">
            <w:pPr>
              <w:spacing w:after="0"/>
              <w:rPr>
                <w:rFonts w:ascii="Times New Roman" w:hAnsi="Times New Roman"/>
                <w:sz w:val="24"/>
                <w:lang w:val="en-US"/>
              </w:rPr>
            </w:pPr>
          </w:p>
        </w:tc>
        <w:tc>
          <w:tcPr>
            <w:tcW w:w="194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Filler</w:t>
            </w:r>
          </w:p>
        </w:tc>
      </w:tr>
      <w:tr w:rsidR="00766E48" w:rsidRPr="00766E48" w:rsidTr="00766E48">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29</w:t>
            </w:r>
          </w:p>
        </w:tc>
        <w:tc>
          <w:tcPr>
            <w:tcW w:w="519"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167-169</w:t>
            </w:r>
          </w:p>
        </w:tc>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3</w:t>
            </w:r>
          </w:p>
        </w:tc>
        <w:tc>
          <w:tcPr>
            <w:tcW w:w="181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Nnn</w:t>
            </w:r>
          </w:p>
        </w:tc>
        <w:tc>
          <w:tcPr>
            <w:tcW w:w="194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Fatal Error Message Number (</w:t>
            </w:r>
            <w:r w:rsidRPr="00766E48">
              <w:rPr>
                <w:rFonts w:ascii="Times New Roman" w:hAnsi="Times New Roman"/>
                <w:b/>
                <w:i/>
                <w:sz w:val="24"/>
                <w:lang w:val="en-US"/>
              </w:rPr>
              <w:t xml:space="preserve">see page 3 for list of error codes </w:t>
            </w:r>
            <w:r w:rsidRPr="00766E48">
              <w:rPr>
                <w:rFonts w:ascii="Times New Roman" w:hAnsi="Times New Roman"/>
                <w:sz w:val="24"/>
                <w:lang w:val="en-US"/>
              </w:rPr>
              <w:t>)</w:t>
            </w:r>
          </w:p>
        </w:tc>
      </w:tr>
      <w:tr w:rsidR="00766E48" w:rsidRPr="00766E48" w:rsidTr="00766E48">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30</w:t>
            </w:r>
          </w:p>
        </w:tc>
        <w:tc>
          <w:tcPr>
            <w:tcW w:w="519"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170-171</w:t>
            </w:r>
          </w:p>
        </w:tc>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2</w:t>
            </w:r>
          </w:p>
        </w:tc>
        <w:tc>
          <w:tcPr>
            <w:tcW w:w="1818" w:type="pct"/>
          </w:tcPr>
          <w:p w:rsidR="00766E48" w:rsidRPr="00766E48" w:rsidRDefault="00766E48" w:rsidP="00766E48">
            <w:pPr>
              <w:spacing w:after="0"/>
              <w:rPr>
                <w:rFonts w:ascii="Times New Roman" w:hAnsi="Times New Roman"/>
                <w:sz w:val="24"/>
                <w:lang w:val="en-US"/>
              </w:rPr>
            </w:pPr>
          </w:p>
        </w:tc>
        <w:tc>
          <w:tcPr>
            <w:tcW w:w="194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Filler</w:t>
            </w:r>
          </w:p>
        </w:tc>
      </w:tr>
      <w:tr w:rsidR="00766E48" w:rsidRPr="00766E48" w:rsidTr="00766E48">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31</w:t>
            </w:r>
          </w:p>
        </w:tc>
        <w:tc>
          <w:tcPr>
            <w:tcW w:w="519"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172-172</w:t>
            </w:r>
          </w:p>
        </w:tc>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1</w:t>
            </w:r>
          </w:p>
        </w:tc>
        <w:tc>
          <w:tcPr>
            <w:tcW w:w="181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N = None, no error</w:t>
            </w:r>
          </w:p>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Y = Yes, error(s) encountered</w:t>
            </w:r>
          </w:p>
        </w:tc>
        <w:tc>
          <w:tcPr>
            <w:tcW w:w="194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More Fatal Errors Indicator</w:t>
            </w:r>
          </w:p>
          <w:p w:rsidR="00766E48" w:rsidRPr="00766E48" w:rsidRDefault="00766E48" w:rsidP="00766E48">
            <w:pPr>
              <w:spacing w:after="0"/>
              <w:rPr>
                <w:rFonts w:ascii="Times New Roman" w:hAnsi="Times New Roman"/>
                <w:sz w:val="24"/>
                <w:lang w:val="en-US"/>
              </w:rPr>
            </w:pPr>
          </w:p>
        </w:tc>
      </w:tr>
      <w:tr w:rsidR="00766E48" w:rsidRPr="00766E48" w:rsidTr="00766E48">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32</w:t>
            </w:r>
          </w:p>
        </w:tc>
        <w:tc>
          <w:tcPr>
            <w:tcW w:w="519"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173-174</w:t>
            </w:r>
          </w:p>
        </w:tc>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2</w:t>
            </w:r>
          </w:p>
        </w:tc>
        <w:tc>
          <w:tcPr>
            <w:tcW w:w="1818" w:type="pct"/>
          </w:tcPr>
          <w:p w:rsidR="00766E48" w:rsidRPr="00766E48" w:rsidRDefault="00766E48" w:rsidP="00766E48">
            <w:pPr>
              <w:spacing w:after="0"/>
              <w:rPr>
                <w:rFonts w:ascii="Times New Roman" w:hAnsi="Times New Roman"/>
                <w:sz w:val="24"/>
                <w:lang w:val="en-US"/>
              </w:rPr>
            </w:pPr>
          </w:p>
        </w:tc>
        <w:tc>
          <w:tcPr>
            <w:tcW w:w="194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Filler</w:t>
            </w:r>
          </w:p>
        </w:tc>
      </w:tr>
      <w:tr w:rsidR="00766E48" w:rsidRPr="00766E48" w:rsidTr="00766E48">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33</w:t>
            </w:r>
          </w:p>
        </w:tc>
        <w:tc>
          <w:tcPr>
            <w:tcW w:w="519"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175-244</w:t>
            </w:r>
          </w:p>
        </w:tc>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70</w:t>
            </w:r>
          </w:p>
        </w:tc>
        <w:tc>
          <w:tcPr>
            <w:tcW w:w="1818" w:type="pct"/>
          </w:tcPr>
          <w:p w:rsidR="00766E48" w:rsidRPr="00766E48" w:rsidRDefault="00766E48" w:rsidP="00766E48">
            <w:pPr>
              <w:spacing w:after="0"/>
              <w:rPr>
                <w:rFonts w:ascii="Times New Roman" w:hAnsi="Times New Roman"/>
                <w:sz w:val="24"/>
                <w:lang w:val="en-US"/>
              </w:rPr>
            </w:pPr>
          </w:p>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ACH SERVICES RECEIVED YOUR FILE FOR PROCESSING</w:t>
            </w:r>
          </w:p>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or</w:t>
            </w:r>
          </w:p>
          <w:p w:rsidR="00766E48" w:rsidRPr="00766E48" w:rsidRDefault="00766E48" w:rsidP="00766E48">
            <w:pPr>
              <w:spacing w:after="0"/>
              <w:rPr>
                <w:rFonts w:ascii="Times New Roman" w:hAnsi="Times New Roman"/>
                <w:sz w:val="24"/>
                <w:lang w:val="en-US"/>
              </w:rPr>
            </w:pPr>
            <w:r w:rsidRPr="00766E48">
              <w:rPr>
                <w:rFonts w:ascii="Times New Roman" w:hAnsi="Times New Roman"/>
                <w:color w:val="000000"/>
                <w:sz w:val="24"/>
                <w:szCs w:val="24"/>
                <w:lang w:val="en-US"/>
              </w:rPr>
              <w:t>ACH SERVICES RECEIVED YOUR ACH FILE AND TOTALS FOR PROCESSING</w:t>
            </w:r>
          </w:p>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or</w:t>
            </w:r>
          </w:p>
          <w:p w:rsidR="00766E48" w:rsidRPr="00766E48" w:rsidRDefault="00766E48" w:rsidP="00766E48">
            <w:pPr>
              <w:spacing w:after="0"/>
              <w:rPr>
                <w:rFonts w:ascii="Times New Roman" w:hAnsi="Times New Roman"/>
                <w:color w:val="FF0000"/>
                <w:sz w:val="24"/>
                <w:lang w:val="en-US"/>
              </w:rPr>
            </w:pPr>
            <w:r w:rsidRPr="00766E48">
              <w:rPr>
                <w:rFonts w:ascii="Times New Roman" w:hAnsi="Times New Roman"/>
                <w:sz w:val="24"/>
                <w:lang w:val="en-US"/>
              </w:rPr>
              <w:t xml:space="preserve">ERR: EFFECTIVE ENTRY DATE IS NOT A VALID BUSINESS DATE. </w:t>
            </w:r>
          </w:p>
        </w:tc>
        <w:tc>
          <w:tcPr>
            <w:tcW w:w="194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Message 1:</w:t>
            </w:r>
          </w:p>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If the file is good, this is the confirmation message.</w:t>
            </w:r>
          </w:p>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*file confirmation setup for transmission method only</w:t>
            </w:r>
          </w:p>
          <w:p w:rsidR="00766E48" w:rsidRPr="00766E48" w:rsidRDefault="00766E48" w:rsidP="00766E48">
            <w:pPr>
              <w:spacing w:after="0"/>
              <w:rPr>
                <w:rFonts w:ascii="Times New Roman" w:hAnsi="Times New Roman"/>
                <w:sz w:val="24"/>
                <w:lang w:val="en-US"/>
              </w:rPr>
            </w:pPr>
          </w:p>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If the file is good, this is the confirmation message.</w:t>
            </w:r>
          </w:p>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*file confirmation setup for IVR (phone call) and transmission methods</w:t>
            </w:r>
          </w:p>
          <w:p w:rsidR="00766E48" w:rsidRPr="00766E48" w:rsidRDefault="00766E48" w:rsidP="00766E48">
            <w:pPr>
              <w:spacing w:after="0"/>
              <w:rPr>
                <w:rFonts w:ascii="Times New Roman" w:hAnsi="Times New Roman"/>
                <w:sz w:val="24"/>
                <w:lang w:val="en-US"/>
              </w:rPr>
            </w:pPr>
          </w:p>
          <w:p w:rsidR="00766E48" w:rsidRPr="00766E48" w:rsidRDefault="00766E48" w:rsidP="00766E48">
            <w:pPr>
              <w:spacing w:after="0"/>
              <w:rPr>
                <w:rFonts w:ascii="Times New Roman" w:hAnsi="Times New Roman"/>
                <w:color w:val="FF0000"/>
                <w:sz w:val="24"/>
                <w:lang w:val="en-US"/>
              </w:rPr>
            </w:pPr>
            <w:r w:rsidRPr="00766E48">
              <w:rPr>
                <w:rFonts w:ascii="Times New Roman" w:hAnsi="Times New Roman"/>
                <w:sz w:val="24"/>
                <w:lang w:val="en-US"/>
              </w:rPr>
              <w:t>If the file is fatal, this is the error message</w:t>
            </w:r>
          </w:p>
        </w:tc>
      </w:tr>
      <w:tr w:rsidR="00766E48" w:rsidRPr="00766E48" w:rsidTr="00766E48">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34</w:t>
            </w:r>
          </w:p>
        </w:tc>
        <w:tc>
          <w:tcPr>
            <w:tcW w:w="519"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245-246</w:t>
            </w:r>
          </w:p>
        </w:tc>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2</w:t>
            </w:r>
          </w:p>
        </w:tc>
        <w:tc>
          <w:tcPr>
            <w:tcW w:w="1818" w:type="pct"/>
          </w:tcPr>
          <w:p w:rsidR="00766E48" w:rsidRPr="00766E48" w:rsidRDefault="00766E48" w:rsidP="00766E48">
            <w:pPr>
              <w:spacing w:after="0"/>
              <w:rPr>
                <w:rFonts w:ascii="Times New Roman" w:hAnsi="Times New Roman"/>
                <w:sz w:val="24"/>
                <w:lang w:val="en-US"/>
              </w:rPr>
            </w:pPr>
          </w:p>
        </w:tc>
        <w:tc>
          <w:tcPr>
            <w:tcW w:w="194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Filler</w:t>
            </w:r>
          </w:p>
        </w:tc>
      </w:tr>
      <w:tr w:rsidR="00766E48" w:rsidRPr="00766E48" w:rsidTr="00766E48">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35</w:t>
            </w:r>
          </w:p>
        </w:tc>
        <w:tc>
          <w:tcPr>
            <w:tcW w:w="519"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247-316</w:t>
            </w:r>
          </w:p>
        </w:tc>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70</w:t>
            </w:r>
          </w:p>
        </w:tc>
        <w:tc>
          <w:tcPr>
            <w:tcW w:w="181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PLEASE CONTACT ACH SERVICES AT 800-944-7504</w:t>
            </w:r>
          </w:p>
        </w:tc>
        <w:tc>
          <w:tcPr>
            <w:tcW w:w="194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Message 2:</w:t>
            </w:r>
          </w:p>
          <w:p w:rsidR="00766E48" w:rsidRPr="00766E48" w:rsidRDefault="00766E48" w:rsidP="00766E48">
            <w:pPr>
              <w:spacing w:after="0"/>
              <w:rPr>
                <w:rFonts w:ascii="Times New Roman" w:hAnsi="Times New Roman"/>
                <w:color w:val="FF0000"/>
                <w:sz w:val="24"/>
                <w:lang w:val="en-US"/>
              </w:rPr>
            </w:pPr>
            <w:r w:rsidRPr="00766E48">
              <w:rPr>
                <w:rFonts w:ascii="Times New Roman" w:hAnsi="Times New Roman"/>
                <w:sz w:val="24"/>
                <w:lang w:val="en-US"/>
              </w:rPr>
              <w:t>Only for fatal files, blank for good files</w:t>
            </w:r>
          </w:p>
        </w:tc>
      </w:tr>
      <w:tr w:rsidR="00766E48" w:rsidRPr="00766E48" w:rsidTr="00766E48">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36</w:t>
            </w:r>
          </w:p>
        </w:tc>
        <w:tc>
          <w:tcPr>
            <w:tcW w:w="519"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317-318</w:t>
            </w:r>
          </w:p>
        </w:tc>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2</w:t>
            </w:r>
          </w:p>
        </w:tc>
        <w:tc>
          <w:tcPr>
            <w:tcW w:w="1818" w:type="pct"/>
          </w:tcPr>
          <w:p w:rsidR="00766E48" w:rsidRPr="00766E48" w:rsidRDefault="00766E48" w:rsidP="00766E48">
            <w:pPr>
              <w:spacing w:after="0"/>
              <w:rPr>
                <w:rFonts w:ascii="Times New Roman" w:hAnsi="Times New Roman"/>
                <w:sz w:val="24"/>
                <w:lang w:val="en-US"/>
              </w:rPr>
            </w:pPr>
          </w:p>
        </w:tc>
        <w:tc>
          <w:tcPr>
            <w:tcW w:w="194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Filler</w:t>
            </w:r>
          </w:p>
        </w:tc>
      </w:tr>
      <w:tr w:rsidR="00766E48" w:rsidRPr="00766E48" w:rsidTr="00766E48">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37</w:t>
            </w:r>
          </w:p>
        </w:tc>
        <w:tc>
          <w:tcPr>
            <w:tcW w:w="519"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319-327</w:t>
            </w:r>
          </w:p>
        </w:tc>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9</w:t>
            </w:r>
          </w:p>
        </w:tc>
        <w:tc>
          <w:tcPr>
            <w:tcW w:w="1818" w:type="pct"/>
          </w:tcPr>
          <w:p w:rsidR="00766E48" w:rsidRPr="00766E48" w:rsidRDefault="00D549B5" w:rsidP="00766E48">
            <w:pPr>
              <w:spacing w:after="0"/>
              <w:rPr>
                <w:rFonts w:ascii="Times New Roman" w:hAnsi="Times New Roman"/>
                <w:sz w:val="24"/>
                <w:lang w:val="en-US"/>
              </w:rPr>
            </w:pPr>
            <w:r w:rsidRPr="00766E48">
              <w:rPr>
                <w:rFonts w:ascii="Times New Roman" w:hAnsi="Times New Roman"/>
                <w:sz w:val="24"/>
                <w:lang w:val="en-US"/>
              </w:rPr>
              <w:t>N</w:t>
            </w:r>
            <w:r w:rsidR="00766E48" w:rsidRPr="00766E48">
              <w:rPr>
                <w:rFonts w:ascii="Times New Roman" w:hAnsi="Times New Roman"/>
                <w:sz w:val="24"/>
                <w:lang w:val="en-US"/>
              </w:rPr>
              <w:t>nnnnnnnn</w:t>
            </w:r>
          </w:p>
        </w:tc>
        <w:tc>
          <w:tcPr>
            <w:tcW w:w="194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 xml:space="preserve">Billing Account Transit Routing Number </w:t>
            </w:r>
          </w:p>
        </w:tc>
      </w:tr>
      <w:tr w:rsidR="00766E48" w:rsidRPr="00766E48" w:rsidTr="00766E48">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lastRenderedPageBreak/>
              <w:t>38</w:t>
            </w:r>
          </w:p>
        </w:tc>
        <w:tc>
          <w:tcPr>
            <w:tcW w:w="519"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328-329</w:t>
            </w:r>
          </w:p>
        </w:tc>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2</w:t>
            </w:r>
          </w:p>
        </w:tc>
        <w:tc>
          <w:tcPr>
            <w:tcW w:w="1818" w:type="pct"/>
          </w:tcPr>
          <w:p w:rsidR="00766E48" w:rsidRPr="00766E48" w:rsidRDefault="00766E48" w:rsidP="00766E48">
            <w:pPr>
              <w:spacing w:after="0"/>
              <w:rPr>
                <w:rFonts w:ascii="Times New Roman" w:hAnsi="Times New Roman"/>
                <w:sz w:val="24"/>
                <w:lang w:val="en-US"/>
              </w:rPr>
            </w:pPr>
          </w:p>
        </w:tc>
        <w:tc>
          <w:tcPr>
            <w:tcW w:w="194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Filler</w:t>
            </w:r>
          </w:p>
        </w:tc>
      </w:tr>
      <w:tr w:rsidR="00766E48" w:rsidRPr="00766E48" w:rsidTr="00766E48">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39</w:t>
            </w:r>
          </w:p>
        </w:tc>
        <w:tc>
          <w:tcPr>
            <w:tcW w:w="519"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330-346</w:t>
            </w:r>
          </w:p>
        </w:tc>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17</w:t>
            </w:r>
          </w:p>
        </w:tc>
        <w:tc>
          <w:tcPr>
            <w:tcW w:w="1818" w:type="pct"/>
          </w:tcPr>
          <w:p w:rsidR="00766E48" w:rsidRPr="00766E48" w:rsidRDefault="00D549B5" w:rsidP="00766E48">
            <w:pPr>
              <w:spacing w:after="0"/>
              <w:rPr>
                <w:rFonts w:ascii="Times New Roman" w:hAnsi="Times New Roman"/>
                <w:sz w:val="24"/>
                <w:lang w:val="en-US"/>
              </w:rPr>
            </w:pPr>
            <w:r w:rsidRPr="00766E48">
              <w:rPr>
                <w:rFonts w:ascii="Times New Roman" w:hAnsi="Times New Roman"/>
                <w:sz w:val="24"/>
                <w:lang w:val="en-US"/>
              </w:rPr>
              <w:t>N</w:t>
            </w:r>
            <w:r w:rsidR="00766E48" w:rsidRPr="00766E48">
              <w:rPr>
                <w:rFonts w:ascii="Times New Roman" w:hAnsi="Times New Roman"/>
                <w:sz w:val="24"/>
                <w:lang w:val="en-US"/>
              </w:rPr>
              <w:t>nnnnnnnnnnnnnnnn</w:t>
            </w:r>
          </w:p>
        </w:tc>
        <w:tc>
          <w:tcPr>
            <w:tcW w:w="194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 xml:space="preserve">Billing Account Number </w:t>
            </w:r>
          </w:p>
        </w:tc>
      </w:tr>
      <w:tr w:rsidR="00766E48" w:rsidRPr="00766E48" w:rsidTr="00766E48">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40</w:t>
            </w:r>
          </w:p>
        </w:tc>
        <w:tc>
          <w:tcPr>
            <w:tcW w:w="519"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347-348</w:t>
            </w:r>
          </w:p>
        </w:tc>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2</w:t>
            </w:r>
          </w:p>
        </w:tc>
        <w:tc>
          <w:tcPr>
            <w:tcW w:w="1818" w:type="pct"/>
          </w:tcPr>
          <w:p w:rsidR="00766E48" w:rsidRPr="00766E48" w:rsidRDefault="00766E48" w:rsidP="00766E48">
            <w:pPr>
              <w:spacing w:after="0"/>
              <w:rPr>
                <w:rFonts w:ascii="Times New Roman" w:hAnsi="Times New Roman"/>
                <w:sz w:val="24"/>
                <w:lang w:val="en-US"/>
              </w:rPr>
            </w:pPr>
          </w:p>
        </w:tc>
        <w:tc>
          <w:tcPr>
            <w:tcW w:w="194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Filler</w:t>
            </w:r>
          </w:p>
        </w:tc>
      </w:tr>
      <w:tr w:rsidR="00766E48" w:rsidRPr="00766E48" w:rsidTr="00766E48">
        <w:tc>
          <w:tcPr>
            <w:tcW w:w="357" w:type="pct"/>
          </w:tcPr>
          <w:p w:rsidR="00766E48" w:rsidRPr="00766E48" w:rsidRDefault="00766E48" w:rsidP="00766E48">
            <w:pPr>
              <w:spacing w:after="0"/>
              <w:jc w:val="center"/>
              <w:rPr>
                <w:rFonts w:ascii="Times New Roman" w:hAnsi="Times New Roman"/>
                <w:i/>
                <w:color w:val="0000FF"/>
                <w:sz w:val="24"/>
                <w:lang w:val="en-US"/>
              </w:rPr>
            </w:pPr>
            <w:r w:rsidRPr="00766E48">
              <w:rPr>
                <w:rFonts w:ascii="Times New Roman" w:hAnsi="Times New Roman"/>
                <w:i/>
                <w:color w:val="0000FF"/>
                <w:sz w:val="24"/>
                <w:lang w:val="en-US"/>
              </w:rPr>
              <w:t>41</w:t>
            </w:r>
          </w:p>
        </w:tc>
        <w:tc>
          <w:tcPr>
            <w:tcW w:w="519" w:type="pct"/>
          </w:tcPr>
          <w:p w:rsidR="00766E48" w:rsidRPr="00766E48" w:rsidRDefault="00766E48" w:rsidP="00766E48">
            <w:pPr>
              <w:spacing w:after="0"/>
              <w:jc w:val="center"/>
              <w:rPr>
                <w:rFonts w:ascii="Times New Roman" w:hAnsi="Times New Roman"/>
                <w:i/>
                <w:color w:val="0000FF"/>
                <w:sz w:val="24"/>
                <w:lang w:val="en-US"/>
              </w:rPr>
            </w:pPr>
            <w:r w:rsidRPr="00766E48">
              <w:rPr>
                <w:rFonts w:ascii="Times New Roman" w:hAnsi="Times New Roman"/>
                <w:i/>
                <w:color w:val="0000FF"/>
                <w:sz w:val="24"/>
                <w:lang w:val="en-US"/>
              </w:rPr>
              <w:t>349-395</w:t>
            </w:r>
          </w:p>
        </w:tc>
        <w:tc>
          <w:tcPr>
            <w:tcW w:w="357" w:type="pct"/>
          </w:tcPr>
          <w:p w:rsidR="00766E48" w:rsidRPr="00766E48" w:rsidRDefault="00766E48" w:rsidP="00766E48">
            <w:pPr>
              <w:spacing w:after="0"/>
              <w:jc w:val="center"/>
              <w:rPr>
                <w:rFonts w:ascii="Times New Roman" w:hAnsi="Times New Roman"/>
                <w:i/>
                <w:color w:val="0000FF"/>
                <w:sz w:val="24"/>
                <w:lang w:val="en-US"/>
              </w:rPr>
            </w:pPr>
            <w:r w:rsidRPr="00766E48">
              <w:rPr>
                <w:rFonts w:ascii="Times New Roman" w:hAnsi="Times New Roman"/>
                <w:i/>
                <w:color w:val="0000FF"/>
                <w:sz w:val="24"/>
                <w:lang w:val="en-US"/>
              </w:rPr>
              <w:t>47</w:t>
            </w:r>
          </w:p>
        </w:tc>
        <w:tc>
          <w:tcPr>
            <w:tcW w:w="1818" w:type="pct"/>
          </w:tcPr>
          <w:p w:rsidR="00766E48" w:rsidRPr="00766E48" w:rsidRDefault="00766E48" w:rsidP="00766E48">
            <w:pPr>
              <w:spacing w:after="0"/>
              <w:rPr>
                <w:rFonts w:ascii="Times New Roman" w:hAnsi="Times New Roman"/>
                <w:i/>
                <w:color w:val="0000FF"/>
                <w:sz w:val="24"/>
                <w:lang w:val="en-US"/>
              </w:rPr>
            </w:pPr>
          </w:p>
        </w:tc>
        <w:tc>
          <w:tcPr>
            <w:tcW w:w="1948" w:type="pct"/>
          </w:tcPr>
          <w:p w:rsidR="00766E48" w:rsidRPr="00766E48" w:rsidRDefault="00766E48" w:rsidP="00766E48">
            <w:pPr>
              <w:spacing w:after="0"/>
              <w:rPr>
                <w:rFonts w:ascii="Times New Roman" w:hAnsi="Times New Roman"/>
                <w:i/>
                <w:color w:val="0000FF"/>
                <w:sz w:val="24"/>
                <w:lang w:val="en-US"/>
              </w:rPr>
            </w:pPr>
            <w:r w:rsidRPr="00766E48">
              <w:rPr>
                <w:rFonts w:ascii="Times New Roman" w:hAnsi="Times New Roman"/>
                <w:i/>
                <w:color w:val="0000FF"/>
                <w:sz w:val="24"/>
                <w:lang w:val="en-US"/>
              </w:rPr>
              <w:t>RESERVED</w:t>
            </w:r>
          </w:p>
        </w:tc>
      </w:tr>
      <w:tr w:rsidR="00766E48" w:rsidRPr="00766E48" w:rsidTr="00766E48">
        <w:tc>
          <w:tcPr>
            <w:tcW w:w="357" w:type="pct"/>
          </w:tcPr>
          <w:p w:rsidR="00766E48" w:rsidRPr="00766E48" w:rsidRDefault="00766E48" w:rsidP="00766E48">
            <w:pPr>
              <w:spacing w:after="0"/>
              <w:jc w:val="center"/>
              <w:rPr>
                <w:rFonts w:ascii="Times New Roman" w:hAnsi="Times New Roman"/>
                <w:color w:val="FF6600"/>
                <w:sz w:val="24"/>
                <w:lang w:val="en-US"/>
              </w:rPr>
            </w:pPr>
            <w:r w:rsidRPr="00766E48">
              <w:rPr>
                <w:rFonts w:ascii="Times New Roman" w:hAnsi="Times New Roman"/>
                <w:color w:val="FF6600"/>
                <w:sz w:val="24"/>
                <w:lang w:val="en-US"/>
              </w:rPr>
              <w:t>42</w:t>
            </w:r>
          </w:p>
        </w:tc>
        <w:tc>
          <w:tcPr>
            <w:tcW w:w="519" w:type="pct"/>
          </w:tcPr>
          <w:p w:rsidR="00766E48" w:rsidRPr="00766E48" w:rsidRDefault="00766E48" w:rsidP="00766E48">
            <w:pPr>
              <w:spacing w:after="0"/>
              <w:jc w:val="center"/>
              <w:rPr>
                <w:rFonts w:ascii="Times New Roman" w:hAnsi="Times New Roman"/>
                <w:color w:val="FF6600"/>
                <w:sz w:val="24"/>
                <w:lang w:val="en-US"/>
              </w:rPr>
            </w:pPr>
            <w:r w:rsidRPr="00766E48">
              <w:rPr>
                <w:rFonts w:ascii="Times New Roman" w:hAnsi="Times New Roman"/>
                <w:color w:val="FF6600"/>
                <w:sz w:val="24"/>
                <w:lang w:val="en-US"/>
              </w:rPr>
              <w:t>396-405</w:t>
            </w:r>
          </w:p>
        </w:tc>
        <w:tc>
          <w:tcPr>
            <w:tcW w:w="357" w:type="pct"/>
          </w:tcPr>
          <w:p w:rsidR="00766E48" w:rsidRPr="00766E48" w:rsidRDefault="00766E48" w:rsidP="00766E48">
            <w:pPr>
              <w:spacing w:after="0"/>
              <w:jc w:val="center"/>
              <w:rPr>
                <w:rFonts w:ascii="Times New Roman" w:hAnsi="Times New Roman"/>
                <w:color w:val="FF6600"/>
                <w:sz w:val="24"/>
                <w:lang w:val="en-US"/>
              </w:rPr>
            </w:pPr>
            <w:r w:rsidRPr="00766E48">
              <w:rPr>
                <w:rFonts w:ascii="Times New Roman" w:hAnsi="Times New Roman"/>
                <w:color w:val="FF6600"/>
                <w:sz w:val="24"/>
                <w:lang w:val="en-US"/>
              </w:rPr>
              <w:t>10</w:t>
            </w:r>
          </w:p>
        </w:tc>
        <w:tc>
          <w:tcPr>
            <w:tcW w:w="1818" w:type="pct"/>
          </w:tcPr>
          <w:p w:rsidR="00766E48" w:rsidRPr="00766E48" w:rsidRDefault="00766E48" w:rsidP="00766E48">
            <w:pPr>
              <w:spacing w:after="0"/>
              <w:rPr>
                <w:rFonts w:ascii="Times New Roman" w:hAnsi="Times New Roman"/>
                <w:color w:val="FF6600"/>
                <w:sz w:val="24"/>
                <w:lang w:val="en-US"/>
              </w:rPr>
            </w:pPr>
          </w:p>
        </w:tc>
        <w:tc>
          <w:tcPr>
            <w:tcW w:w="1948" w:type="pct"/>
          </w:tcPr>
          <w:p w:rsidR="00766E48" w:rsidRPr="00766E48" w:rsidRDefault="00766E48" w:rsidP="00766E48">
            <w:pPr>
              <w:spacing w:after="0"/>
              <w:rPr>
                <w:rFonts w:ascii="Times New Roman" w:hAnsi="Times New Roman"/>
                <w:color w:val="FF6600"/>
                <w:sz w:val="24"/>
                <w:lang w:val="en-US"/>
              </w:rPr>
            </w:pPr>
            <w:r w:rsidRPr="00766E48">
              <w:rPr>
                <w:rFonts w:ascii="Times New Roman" w:hAnsi="Times New Roman"/>
                <w:color w:val="FF6600"/>
                <w:sz w:val="24"/>
                <w:lang w:val="en-US"/>
              </w:rPr>
              <w:t>Hash Total</w:t>
            </w:r>
          </w:p>
        </w:tc>
      </w:tr>
      <w:tr w:rsidR="00766E48" w:rsidRPr="00766E48" w:rsidTr="00766E48">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43</w:t>
            </w:r>
          </w:p>
        </w:tc>
        <w:tc>
          <w:tcPr>
            <w:tcW w:w="519"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406-500</w:t>
            </w:r>
          </w:p>
        </w:tc>
        <w:tc>
          <w:tcPr>
            <w:tcW w:w="357" w:type="pct"/>
          </w:tcPr>
          <w:p w:rsidR="00766E48" w:rsidRPr="00766E48" w:rsidRDefault="00766E48" w:rsidP="00766E48">
            <w:pPr>
              <w:spacing w:after="0"/>
              <w:jc w:val="center"/>
              <w:rPr>
                <w:rFonts w:ascii="Times New Roman" w:hAnsi="Times New Roman"/>
                <w:sz w:val="24"/>
                <w:lang w:val="en-US"/>
              </w:rPr>
            </w:pPr>
            <w:r w:rsidRPr="00766E48">
              <w:rPr>
                <w:rFonts w:ascii="Times New Roman" w:hAnsi="Times New Roman"/>
                <w:sz w:val="24"/>
                <w:lang w:val="en-US"/>
              </w:rPr>
              <w:t>95</w:t>
            </w:r>
          </w:p>
        </w:tc>
        <w:tc>
          <w:tcPr>
            <w:tcW w:w="1818" w:type="pct"/>
          </w:tcPr>
          <w:p w:rsidR="00766E48" w:rsidRPr="00766E48" w:rsidRDefault="00766E48" w:rsidP="00766E48">
            <w:pPr>
              <w:spacing w:after="0"/>
              <w:rPr>
                <w:rFonts w:ascii="Times New Roman" w:hAnsi="Times New Roman"/>
                <w:sz w:val="24"/>
                <w:lang w:val="en-US"/>
              </w:rPr>
            </w:pPr>
          </w:p>
        </w:tc>
        <w:tc>
          <w:tcPr>
            <w:tcW w:w="1948" w:type="pct"/>
          </w:tcPr>
          <w:p w:rsidR="00766E48" w:rsidRPr="00766E48" w:rsidRDefault="00766E48" w:rsidP="00766E48">
            <w:pPr>
              <w:spacing w:after="0"/>
              <w:rPr>
                <w:rFonts w:ascii="Times New Roman" w:hAnsi="Times New Roman"/>
                <w:sz w:val="24"/>
                <w:lang w:val="en-US"/>
              </w:rPr>
            </w:pPr>
            <w:r w:rsidRPr="00766E48">
              <w:rPr>
                <w:rFonts w:ascii="Times New Roman" w:hAnsi="Times New Roman"/>
                <w:sz w:val="24"/>
                <w:lang w:val="en-US"/>
              </w:rPr>
              <w:t>Filler (</w:t>
            </w:r>
            <w:r w:rsidRPr="00766E48">
              <w:rPr>
                <w:rFonts w:ascii="Times New Roman" w:hAnsi="Times New Roman"/>
                <w:b/>
                <w:i/>
                <w:sz w:val="24"/>
                <w:lang w:val="en-US"/>
              </w:rPr>
              <w:t>future expansion</w:t>
            </w:r>
            <w:r w:rsidRPr="00766E48">
              <w:rPr>
                <w:rFonts w:ascii="Times New Roman" w:hAnsi="Times New Roman"/>
                <w:sz w:val="24"/>
                <w:lang w:val="en-US"/>
              </w:rPr>
              <w:t>)</w:t>
            </w:r>
          </w:p>
        </w:tc>
      </w:tr>
    </w:tbl>
    <w:p w:rsidR="00F44A90" w:rsidRPr="00F0504F" w:rsidRDefault="00F44A90" w:rsidP="00F0504F">
      <w:pPr>
        <w:pStyle w:val="Heading4"/>
        <w:numPr>
          <w:ilvl w:val="0"/>
          <w:numId w:val="0"/>
        </w:numPr>
      </w:pPr>
    </w:p>
    <w:p w:rsidR="00F44A90" w:rsidRPr="00F44A90" w:rsidRDefault="00F0504F" w:rsidP="00F44A90">
      <w:pPr>
        <w:pStyle w:val="BodyTextIndent2"/>
        <w:ind w:left="0"/>
      </w:pPr>
      <w:r w:rsidRPr="00F0504F">
        <w:t xml:space="preserve">Refer to </w:t>
      </w:r>
      <w:hyperlink w:anchor="_ACH_File_Confirmation" w:history="1">
        <w:r w:rsidRPr="00F0504F">
          <w:rPr>
            <w:rStyle w:val="Hyperlink"/>
          </w:rPr>
          <w:t>section 6.10</w:t>
        </w:r>
      </w:hyperlink>
      <w:r w:rsidR="00F44A90" w:rsidRPr="00F0504F">
        <w:t xml:space="preserve"> for ACH confirmation file error codes and description.</w:t>
      </w:r>
      <w:r w:rsidR="00F44A90">
        <w:t xml:space="preserve"> </w:t>
      </w:r>
    </w:p>
    <w:p w:rsidR="00B53A11" w:rsidRPr="00F16A89" w:rsidRDefault="00B53A11" w:rsidP="00B53A11">
      <w:pPr>
        <w:pStyle w:val="Heading4"/>
      </w:pPr>
      <w:bookmarkStart w:id="68" w:name="_Toc528055853"/>
      <w:r w:rsidRPr="00F16A89">
        <w:t>File Naming Convention</w:t>
      </w:r>
      <w:bookmarkEnd w:id="68"/>
    </w:p>
    <w:p w:rsidR="00B53A11" w:rsidRPr="00F16A89" w:rsidRDefault="00F16A89" w:rsidP="00B53A11">
      <w:pPr>
        <w:rPr>
          <w:rFonts w:ascii="Tahoma" w:hAnsi="Tahoma" w:cs="Tahoma"/>
          <w:color w:val="FF0000"/>
        </w:rPr>
      </w:pPr>
      <w:r w:rsidRPr="003E7BAB">
        <w:rPr>
          <w:rFonts w:ascii="Tahoma" w:hAnsi="Tahoma" w:cs="Tahoma"/>
          <w:color w:val="FF0000"/>
        </w:rPr>
        <w:t>TBD</w:t>
      </w:r>
      <w:r w:rsidR="00E65A13">
        <w:rPr>
          <w:rFonts w:ascii="Tahoma" w:hAnsi="Tahoma" w:cs="Tahoma"/>
          <w:color w:val="000000"/>
        </w:rPr>
        <w:t xml:space="preserve"> </w:t>
      </w:r>
    </w:p>
    <w:p w:rsidR="00EB0D30" w:rsidRPr="00C06F3E" w:rsidRDefault="00EB0D30" w:rsidP="00B53A11">
      <w:pPr>
        <w:rPr>
          <w:rFonts w:ascii="Tahoma" w:hAnsi="Tahoma" w:cs="Tahoma"/>
          <w:color w:val="FF0000"/>
        </w:rPr>
      </w:pPr>
    </w:p>
    <w:p w:rsidR="0041683E" w:rsidRPr="00F16A89" w:rsidRDefault="0041683E" w:rsidP="0041683E">
      <w:pPr>
        <w:pStyle w:val="Heading3"/>
        <w:tabs>
          <w:tab w:val="clear" w:pos="5850"/>
          <w:tab w:val="num" w:pos="720"/>
        </w:tabs>
        <w:ind w:left="720"/>
      </w:pPr>
      <w:bookmarkStart w:id="69" w:name="_Toc528055854"/>
      <w:r w:rsidRPr="0041683E">
        <w:rPr>
          <w:color w:val="FF0000"/>
        </w:rPr>
        <w:t xml:space="preserve">INPAY-NACHARETURN-: </w:t>
      </w:r>
      <w:r>
        <w:t>NACHA RETURN</w:t>
      </w:r>
      <w:r w:rsidRPr="00F16A89">
        <w:t xml:space="preserve"> File</w:t>
      </w:r>
      <w:bookmarkEnd w:id="69"/>
    </w:p>
    <w:p w:rsidR="0041683E" w:rsidRPr="00EC0B45" w:rsidRDefault="0041683E" w:rsidP="0041683E">
      <w:pPr>
        <w:pStyle w:val="Heading4"/>
      </w:pPr>
      <w:bookmarkStart w:id="70" w:name="_Toc528055855"/>
      <w:r w:rsidRPr="00EC0B45">
        <w:t>Service Overview</w:t>
      </w:r>
      <w:bookmarkEnd w:id="70"/>
    </w:p>
    <w:tbl>
      <w:tblPr>
        <w:tblStyle w:val="TableProfessional"/>
        <w:tblW w:w="5000" w:type="pct"/>
        <w:tblLook w:val="00A0" w:firstRow="1" w:lastRow="0" w:firstColumn="1" w:lastColumn="0" w:noHBand="0" w:noVBand="0"/>
      </w:tblPr>
      <w:tblGrid>
        <w:gridCol w:w="472"/>
        <w:gridCol w:w="1828"/>
        <w:gridCol w:w="2824"/>
        <w:gridCol w:w="688"/>
        <w:gridCol w:w="1129"/>
        <w:gridCol w:w="986"/>
        <w:gridCol w:w="1155"/>
        <w:gridCol w:w="982"/>
      </w:tblGrid>
      <w:tr w:rsidR="0041683E" w:rsidRPr="00EC0B45" w:rsidTr="0041683E">
        <w:trPr>
          <w:cnfStyle w:val="100000000000" w:firstRow="1" w:lastRow="0" w:firstColumn="0" w:lastColumn="0" w:oddVBand="0" w:evenVBand="0" w:oddHBand="0" w:evenHBand="0" w:firstRowFirstColumn="0" w:firstRowLastColumn="0" w:lastRowFirstColumn="0" w:lastRowLastColumn="0"/>
          <w:cantSplit/>
        </w:trPr>
        <w:tc>
          <w:tcPr>
            <w:tcW w:w="234" w:type="pct"/>
          </w:tcPr>
          <w:p w:rsidR="0041683E" w:rsidRPr="00823D18" w:rsidRDefault="0041683E" w:rsidP="0041683E">
            <w:pPr>
              <w:pStyle w:val="ListParagraph"/>
              <w:spacing w:after="0" w:line="240" w:lineRule="auto"/>
              <w:ind w:left="0"/>
              <w:jc w:val="left"/>
              <w:rPr>
                <w:rFonts w:asciiTheme="minorHAnsi" w:hAnsiTheme="minorHAnsi" w:cstheme="minorHAnsi"/>
                <w:b w:val="0"/>
                <w:bCs w:val="0"/>
                <w:color w:val="FFFFFF"/>
                <w:sz w:val="18"/>
                <w:lang w:val="en-IE"/>
              </w:rPr>
            </w:pPr>
            <w:r w:rsidRPr="00823D18">
              <w:rPr>
                <w:rFonts w:asciiTheme="minorHAnsi" w:hAnsiTheme="minorHAnsi" w:cstheme="minorHAnsi"/>
                <w:color w:val="FFFFFF"/>
                <w:sz w:val="18"/>
                <w:lang w:val="en-IE"/>
              </w:rPr>
              <w:t>#</w:t>
            </w:r>
          </w:p>
        </w:tc>
        <w:tc>
          <w:tcPr>
            <w:tcW w:w="908" w:type="pct"/>
          </w:tcPr>
          <w:p w:rsidR="0041683E" w:rsidRPr="00823D18" w:rsidRDefault="0041683E" w:rsidP="0041683E">
            <w:pPr>
              <w:pStyle w:val="ListParagraph"/>
              <w:spacing w:after="0" w:line="240" w:lineRule="auto"/>
              <w:ind w:left="0"/>
              <w:jc w:val="left"/>
              <w:rPr>
                <w:rFonts w:asciiTheme="minorHAnsi" w:hAnsiTheme="minorHAnsi" w:cstheme="minorHAnsi"/>
                <w:b w:val="0"/>
                <w:bCs w:val="0"/>
                <w:color w:val="FFFFFF"/>
                <w:sz w:val="16"/>
                <w:lang w:val="en-IE"/>
              </w:rPr>
            </w:pPr>
            <w:r w:rsidRPr="00823D18">
              <w:rPr>
                <w:rFonts w:asciiTheme="minorHAnsi" w:hAnsiTheme="minorHAnsi" w:cstheme="minorHAnsi"/>
                <w:color w:val="FFFFFF"/>
                <w:sz w:val="18"/>
                <w:lang w:val="en-IE"/>
              </w:rPr>
              <w:t>Service ID</w:t>
            </w:r>
          </w:p>
        </w:tc>
        <w:tc>
          <w:tcPr>
            <w:tcW w:w="1403" w:type="pct"/>
          </w:tcPr>
          <w:p w:rsidR="0041683E" w:rsidRPr="00823D18" w:rsidRDefault="0041683E" w:rsidP="0041683E">
            <w:pPr>
              <w:pStyle w:val="ListParagraph"/>
              <w:spacing w:after="0" w:line="240" w:lineRule="auto"/>
              <w:ind w:left="0"/>
              <w:jc w:val="left"/>
              <w:rPr>
                <w:rFonts w:asciiTheme="minorHAnsi" w:hAnsiTheme="minorHAnsi" w:cstheme="minorHAnsi"/>
                <w:b w:val="0"/>
                <w:bCs w:val="0"/>
                <w:color w:val="FFFFFF"/>
                <w:sz w:val="18"/>
                <w:lang w:val="en-IE"/>
              </w:rPr>
            </w:pPr>
            <w:r w:rsidRPr="00823D18">
              <w:rPr>
                <w:rFonts w:asciiTheme="minorHAnsi" w:hAnsiTheme="minorHAnsi" w:cstheme="minorHAnsi"/>
                <w:color w:val="FFFFFF"/>
                <w:sz w:val="18"/>
                <w:lang w:val="en-IE"/>
              </w:rPr>
              <w:t>Description</w:t>
            </w:r>
          </w:p>
        </w:tc>
        <w:tc>
          <w:tcPr>
            <w:tcW w:w="342" w:type="pct"/>
          </w:tcPr>
          <w:p w:rsidR="0041683E" w:rsidRPr="00823D18" w:rsidRDefault="0041683E" w:rsidP="0041683E">
            <w:pPr>
              <w:pStyle w:val="ListParagraph"/>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Use Cases</w:t>
            </w:r>
          </w:p>
        </w:tc>
        <w:tc>
          <w:tcPr>
            <w:tcW w:w="561" w:type="pct"/>
          </w:tcPr>
          <w:p w:rsidR="0041683E" w:rsidRPr="00823D18" w:rsidRDefault="0041683E" w:rsidP="0041683E">
            <w:pPr>
              <w:pStyle w:val="ListParagraph"/>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Origin</w:t>
            </w:r>
          </w:p>
        </w:tc>
        <w:tc>
          <w:tcPr>
            <w:tcW w:w="490" w:type="pct"/>
          </w:tcPr>
          <w:p w:rsidR="0041683E" w:rsidRPr="00823D18" w:rsidRDefault="0041683E" w:rsidP="0041683E">
            <w:pPr>
              <w:pStyle w:val="ListParagraph"/>
              <w:spacing w:after="0" w:line="240" w:lineRule="auto"/>
              <w:ind w:left="0"/>
              <w:jc w:val="left"/>
              <w:rPr>
                <w:rFonts w:asciiTheme="minorHAnsi" w:hAnsiTheme="minorHAnsi" w:cstheme="minorHAnsi"/>
                <w:b w:val="0"/>
                <w:bCs w:val="0"/>
                <w:color w:val="FFFFFF"/>
                <w:sz w:val="18"/>
                <w:lang w:val="en-IE"/>
              </w:rPr>
            </w:pPr>
            <w:r w:rsidRPr="00823D18">
              <w:rPr>
                <w:rFonts w:asciiTheme="minorHAnsi" w:hAnsiTheme="minorHAnsi" w:cstheme="minorHAnsi"/>
                <w:color w:val="FFFFFF"/>
                <w:sz w:val="18"/>
                <w:lang w:val="en-IE"/>
              </w:rPr>
              <w:t>Input Format</w:t>
            </w:r>
          </w:p>
        </w:tc>
        <w:tc>
          <w:tcPr>
            <w:tcW w:w="574" w:type="pct"/>
          </w:tcPr>
          <w:p w:rsidR="0041683E" w:rsidRPr="00823D18" w:rsidRDefault="0041683E" w:rsidP="0041683E">
            <w:pPr>
              <w:pStyle w:val="ListParagraph"/>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Destination</w:t>
            </w:r>
          </w:p>
        </w:tc>
        <w:tc>
          <w:tcPr>
            <w:tcW w:w="489" w:type="pct"/>
          </w:tcPr>
          <w:p w:rsidR="0041683E" w:rsidRPr="00823D18" w:rsidRDefault="0041683E" w:rsidP="0041683E">
            <w:pPr>
              <w:pStyle w:val="ListParagraph"/>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 xml:space="preserve">Output </w:t>
            </w:r>
          </w:p>
        </w:tc>
      </w:tr>
      <w:tr w:rsidR="0041683E" w:rsidRPr="00EC0B45" w:rsidTr="0041683E">
        <w:trPr>
          <w:cantSplit/>
        </w:trPr>
        <w:tc>
          <w:tcPr>
            <w:tcW w:w="234" w:type="pct"/>
          </w:tcPr>
          <w:p w:rsidR="0041683E" w:rsidRPr="00823D18" w:rsidRDefault="0041683E" w:rsidP="0041683E">
            <w:pPr>
              <w:pStyle w:val="ListParagraph"/>
              <w:spacing w:after="0" w:line="240" w:lineRule="auto"/>
              <w:ind w:left="0"/>
              <w:jc w:val="left"/>
              <w:rPr>
                <w:rFonts w:asciiTheme="minorHAnsi" w:hAnsiTheme="minorHAnsi" w:cstheme="minorHAnsi"/>
                <w:color w:val="000000"/>
                <w:sz w:val="18"/>
                <w:szCs w:val="18"/>
                <w:lang w:val="en-IE"/>
              </w:rPr>
            </w:pPr>
            <w:r w:rsidRPr="00823D18">
              <w:rPr>
                <w:rFonts w:asciiTheme="minorHAnsi" w:hAnsiTheme="minorHAnsi" w:cstheme="minorHAnsi"/>
                <w:color w:val="000000"/>
                <w:sz w:val="18"/>
                <w:szCs w:val="18"/>
                <w:lang w:val="en-IE"/>
              </w:rPr>
              <w:t>0</w:t>
            </w:r>
            <w:r>
              <w:rPr>
                <w:rFonts w:asciiTheme="minorHAnsi" w:hAnsiTheme="minorHAnsi" w:cstheme="minorHAnsi"/>
                <w:color w:val="000000"/>
                <w:sz w:val="18"/>
                <w:szCs w:val="18"/>
                <w:lang w:val="en-IE"/>
              </w:rPr>
              <w:t>4</w:t>
            </w:r>
          </w:p>
        </w:tc>
        <w:tc>
          <w:tcPr>
            <w:tcW w:w="908" w:type="pct"/>
          </w:tcPr>
          <w:p w:rsidR="0041683E" w:rsidRPr="00823D18" w:rsidRDefault="0041683E" w:rsidP="0041683E">
            <w:pPr>
              <w:pStyle w:val="ListParagraph"/>
              <w:spacing w:after="0" w:line="240" w:lineRule="auto"/>
              <w:ind w:left="0"/>
              <w:jc w:val="left"/>
              <w:rPr>
                <w:rFonts w:asciiTheme="minorHAnsi" w:hAnsiTheme="minorHAnsi" w:cstheme="minorHAnsi"/>
                <w:bCs/>
                <w:sz w:val="18"/>
                <w:szCs w:val="18"/>
                <w:lang w:val="en-IE"/>
              </w:rPr>
            </w:pPr>
          </w:p>
        </w:tc>
        <w:tc>
          <w:tcPr>
            <w:tcW w:w="1403" w:type="pct"/>
          </w:tcPr>
          <w:p w:rsidR="0041683E" w:rsidRPr="00823D18" w:rsidRDefault="0041683E" w:rsidP="0041683E">
            <w:pPr>
              <w:pStyle w:val="ListParagraph"/>
              <w:spacing w:after="0" w:line="240" w:lineRule="auto"/>
              <w:ind w:left="0"/>
              <w:jc w:val="left"/>
              <w:rPr>
                <w:rFonts w:asciiTheme="minorHAnsi" w:hAnsiTheme="minorHAnsi" w:cstheme="minorHAnsi"/>
                <w:bCs/>
                <w:sz w:val="18"/>
                <w:szCs w:val="18"/>
                <w:lang w:val="en-IE"/>
              </w:rPr>
            </w:pPr>
            <w:r>
              <w:rPr>
                <w:rFonts w:asciiTheme="minorHAnsi" w:hAnsiTheme="minorHAnsi"/>
                <w:bCs/>
                <w:sz w:val="18"/>
                <w:szCs w:val="18"/>
                <w:lang w:val="en-IE"/>
              </w:rPr>
              <w:t>NACHA Return file to receive total ACH transactions statuses</w:t>
            </w:r>
          </w:p>
        </w:tc>
        <w:tc>
          <w:tcPr>
            <w:tcW w:w="342" w:type="pct"/>
          </w:tcPr>
          <w:p w:rsidR="0041683E" w:rsidRPr="00E13CA2" w:rsidRDefault="0041683E" w:rsidP="0041683E">
            <w:pPr>
              <w:pStyle w:val="ListParagraph"/>
              <w:spacing w:after="0" w:line="240" w:lineRule="auto"/>
              <w:ind w:left="0"/>
              <w:jc w:val="left"/>
              <w:rPr>
                <w:rFonts w:asciiTheme="minorHAnsi" w:hAnsiTheme="minorHAnsi" w:cstheme="minorHAnsi"/>
                <w:bCs/>
                <w:sz w:val="18"/>
                <w:highlight w:val="yellow"/>
                <w:lang w:val="en-IE"/>
              </w:rPr>
            </w:pPr>
            <w:r w:rsidRPr="00C06F3E">
              <w:rPr>
                <w:rFonts w:asciiTheme="minorHAnsi" w:hAnsiTheme="minorHAnsi" w:cstheme="minorHAnsi"/>
                <w:bCs/>
                <w:sz w:val="18"/>
                <w:lang w:val="en-IE"/>
              </w:rPr>
              <w:t>8.8</w:t>
            </w:r>
          </w:p>
        </w:tc>
        <w:tc>
          <w:tcPr>
            <w:tcW w:w="561" w:type="pct"/>
          </w:tcPr>
          <w:p w:rsidR="0041683E" w:rsidRDefault="0041683E" w:rsidP="0041683E">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US Bank ACH network</w:t>
            </w:r>
          </w:p>
        </w:tc>
        <w:tc>
          <w:tcPr>
            <w:tcW w:w="490" w:type="pct"/>
          </w:tcPr>
          <w:p w:rsidR="0041683E" w:rsidRDefault="0041683E" w:rsidP="0041683E">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NACHA</w:t>
            </w:r>
          </w:p>
        </w:tc>
        <w:tc>
          <w:tcPr>
            <w:tcW w:w="574" w:type="pct"/>
          </w:tcPr>
          <w:p w:rsidR="0041683E" w:rsidRDefault="0041683E" w:rsidP="0041683E">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IncedoPay</w:t>
            </w:r>
          </w:p>
        </w:tc>
        <w:tc>
          <w:tcPr>
            <w:tcW w:w="489" w:type="pct"/>
          </w:tcPr>
          <w:p w:rsidR="0041683E" w:rsidRPr="00763B71" w:rsidRDefault="0041683E" w:rsidP="0041683E">
            <w:pPr>
              <w:pStyle w:val="ListParagraph"/>
              <w:spacing w:after="0" w:line="240" w:lineRule="auto"/>
              <w:ind w:left="0"/>
              <w:jc w:val="left"/>
              <w:rPr>
                <w:rFonts w:asciiTheme="minorHAnsi" w:hAnsiTheme="minorHAnsi" w:cstheme="minorHAnsi"/>
                <w:bCs/>
                <w:sz w:val="18"/>
                <w:lang w:val="en-IE"/>
              </w:rPr>
            </w:pPr>
            <w:r w:rsidRPr="00763B71">
              <w:rPr>
                <w:rFonts w:asciiTheme="minorHAnsi" w:hAnsiTheme="minorHAnsi" w:cstheme="minorHAnsi"/>
                <w:bCs/>
                <w:sz w:val="18"/>
                <w:lang w:val="en-IE"/>
              </w:rPr>
              <w:t>N/A</w:t>
            </w:r>
          </w:p>
        </w:tc>
      </w:tr>
    </w:tbl>
    <w:p w:rsidR="0041683E" w:rsidRDefault="0041683E" w:rsidP="0041683E">
      <w:pPr>
        <w:jc w:val="center"/>
      </w:pPr>
      <w:r>
        <w:t xml:space="preserve"> </w:t>
      </w:r>
    </w:p>
    <w:p w:rsidR="0041683E" w:rsidRPr="00EC0B45" w:rsidRDefault="0041683E" w:rsidP="0041683E">
      <w:pPr>
        <w:jc w:val="center"/>
      </w:pPr>
      <w:r w:rsidRPr="00DE5C10">
        <w:rPr>
          <w:noProof/>
          <w:lang w:val="en-US"/>
        </w:rPr>
        <w:drawing>
          <wp:inline distT="0" distB="0" distL="0" distR="0" wp14:anchorId="117143FA" wp14:editId="41498F28">
            <wp:extent cx="3609492" cy="1831682"/>
            <wp:effectExtent l="0" t="0" r="0" b="0"/>
            <wp:docPr id="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3609492" cy="1831682"/>
                    </a:xfrm>
                    <a:prstGeom prst="rect">
                      <a:avLst/>
                    </a:prstGeom>
                  </pic:spPr>
                </pic:pic>
              </a:graphicData>
            </a:graphic>
          </wp:inline>
        </w:drawing>
      </w:r>
    </w:p>
    <w:tbl>
      <w:tblPr>
        <w:tblStyle w:val="TableElegan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27"/>
        <w:gridCol w:w="6443"/>
      </w:tblGrid>
      <w:tr w:rsidR="0041683E" w:rsidRPr="00EC0B45" w:rsidTr="0041683E">
        <w:trPr>
          <w:cnfStyle w:val="100000000000" w:firstRow="1" w:lastRow="0" w:firstColumn="0" w:lastColumn="0" w:oddVBand="0" w:evenVBand="0" w:oddHBand="0" w:evenHBand="0" w:firstRowFirstColumn="0" w:firstRowLastColumn="0" w:lastRowFirstColumn="0" w:lastRowLastColumn="0"/>
          <w:trHeight w:val="260"/>
        </w:trPr>
        <w:tc>
          <w:tcPr>
            <w:tcW w:w="1801" w:type="pct"/>
          </w:tcPr>
          <w:p w:rsidR="0041683E" w:rsidRPr="00302DF9" w:rsidRDefault="0041683E" w:rsidP="0041683E">
            <w:pPr>
              <w:pStyle w:val="CellHeading"/>
              <w:keepNext/>
              <w:rPr>
                <w:rFonts w:asciiTheme="minorHAnsi" w:hAnsiTheme="minorHAnsi" w:cstheme="minorHAnsi"/>
                <w:color w:val="auto"/>
                <w:lang w:val="en-IE"/>
              </w:rPr>
            </w:pPr>
            <w:r w:rsidRPr="00302DF9">
              <w:rPr>
                <w:rFonts w:asciiTheme="minorHAnsi" w:hAnsiTheme="minorHAnsi" w:cstheme="minorHAnsi"/>
                <w:color w:val="auto"/>
                <w:lang w:val="en-IE"/>
              </w:rPr>
              <w:t>Service Type</w:t>
            </w:r>
          </w:p>
        </w:tc>
        <w:tc>
          <w:tcPr>
            <w:tcW w:w="3199" w:type="pct"/>
          </w:tcPr>
          <w:p w:rsidR="0041683E" w:rsidRPr="00302DF9" w:rsidRDefault="0041683E" w:rsidP="0041683E">
            <w:pPr>
              <w:pStyle w:val="CellHeading"/>
              <w:keepNext/>
              <w:rPr>
                <w:rFonts w:asciiTheme="minorHAnsi" w:hAnsiTheme="minorHAnsi" w:cstheme="minorHAnsi"/>
                <w:b w:val="0"/>
                <w:color w:val="auto"/>
                <w:lang w:val="en-IE"/>
              </w:rPr>
            </w:pPr>
            <w:r w:rsidRPr="00302DF9">
              <w:rPr>
                <w:rFonts w:asciiTheme="minorHAnsi" w:hAnsiTheme="minorHAnsi" w:cstheme="minorHAnsi"/>
                <w:b w:val="0"/>
                <w:color w:val="auto"/>
                <w:lang w:val="en-IE"/>
              </w:rPr>
              <w:t>INBOUND</w:t>
            </w:r>
          </w:p>
        </w:tc>
      </w:tr>
      <w:tr w:rsidR="0041683E" w:rsidRPr="00EC0B45" w:rsidTr="0041683E">
        <w:trPr>
          <w:trHeight w:val="260"/>
        </w:trPr>
        <w:tc>
          <w:tcPr>
            <w:tcW w:w="1801" w:type="pct"/>
          </w:tcPr>
          <w:p w:rsidR="0041683E" w:rsidRPr="00302DF9" w:rsidRDefault="0041683E" w:rsidP="0041683E">
            <w:pPr>
              <w:pStyle w:val="CellHeading"/>
              <w:rPr>
                <w:rFonts w:asciiTheme="minorHAnsi" w:hAnsiTheme="minorHAnsi" w:cstheme="minorHAnsi"/>
                <w:color w:val="auto"/>
                <w:lang w:val="en-IE"/>
              </w:rPr>
            </w:pPr>
            <w:r w:rsidRPr="00302DF9">
              <w:rPr>
                <w:rFonts w:asciiTheme="minorHAnsi" w:hAnsiTheme="minorHAnsi" w:cstheme="minorHAnsi"/>
                <w:color w:val="auto"/>
                <w:lang w:val="en-IE"/>
              </w:rPr>
              <w:t>Data Exchange Format</w:t>
            </w:r>
          </w:p>
        </w:tc>
        <w:tc>
          <w:tcPr>
            <w:tcW w:w="3199" w:type="pct"/>
          </w:tcPr>
          <w:p w:rsidR="0041683E" w:rsidRPr="00302DF9" w:rsidRDefault="0041683E" w:rsidP="0041683E">
            <w:pPr>
              <w:pStyle w:val="CellHeading"/>
              <w:rPr>
                <w:rFonts w:asciiTheme="minorHAnsi" w:hAnsiTheme="minorHAnsi" w:cstheme="minorHAnsi"/>
                <w:b w:val="0"/>
                <w:color w:val="auto"/>
                <w:lang w:val="en-IE"/>
              </w:rPr>
            </w:pPr>
            <w:r>
              <w:rPr>
                <w:rFonts w:asciiTheme="minorHAnsi" w:hAnsiTheme="minorHAnsi" w:cstheme="minorHAnsi"/>
                <w:b w:val="0"/>
                <w:color w:val="auto"/>
                <w:lang w:val="en-IE"/>
              </w:rPr>
              <w:t>NACHA</w:t>
            </w:r>
          </w:p>
        </w:tc>
      </w:tr>
      <w:tr w:rsidR="0041683E" w:rsidRPr="00EC0B45" w:rsidTr="0041683E">
        <w:trPr>
          <w:trHeight w:val="260"/>
        </w:trPr>
        <w:tc>
          <w:tcPr>
            <w:tcW w:w="1801" w:type="pct"/>
          </w:tcPr>
          <w:p w:rsidR="0041683E" w:rsidRPr="00302DF9" w:rsidRDefault="0041683E" w:rsidP="0041683E">
            <w:pPr>
              <w:pStyle w:val="CellHeading"/>
              <w:rPr>
                <w:rFonts w:asciiTheme="minorHAnsi" w:hAnsiTheme="minorHAnsi" w:cstheme="minorHAnsi"/>
                <w:color w:val="auto"/>
                <w:lang w:val="en-IE"/>
              </w:rPr>
            </w:pPr>
            <w:r w:rsidRPr="00302DF9">
              <w:rPr>
                <w:rFonts w:asciiTheme="minorHAnsi" w:hAnsiTheme="minorHAnsi" w:cstheme="minorHAnsi"/>
                <w:color w:val="auto"/>
                <w:lang w:val="en-IE"/>
              </w:rPr>
              <w:t>Communication protocol</w:t>
            </w:r>
          </w:p>
        </w:tc>
        <w:tc>
          <w:tcPr>
            <w:tcW w:w="3199" w:type="pct"/>
          </w:tcPr>
          <w:p w:rsidR="0041683E" w:rsidRPr="00302DF9" w:rsidRDefault="0041683E" w:rsidP="0041683E">
            <w:pPr>
              <w:pStyle w:val="CellHeading"/>
              <w:rPr>
                <w:rFonts w:asciiTheme="minorHAnsi" w:hAnsiTheme="minorHAnsi" w:cstheme="minorHAnsi"/>
                <w:b w:val="0"/>
                <w:color w:val="auto"/>
                <w:lang w:val="en-IE"/>
              </w:rPr>
            </w:pPr>
            <w:r>
              <w:rPr>
                <w:rFonts w:asciiTheme="minorHAnsi" w:hAnsiTheme="minorHAnsi" w:cstheme="minorHAnsi"/>
                <w:b w:val="0"/>
                <w:color w:val="auto"/>
                <w:lang w:val="en-IE"/>
              </w:rPr>
              <w:t>SFTP</w:t>
            </w:r>
          </w:p>
        </w:tc>
      </w:tr>
      <w:tr w:rsidR="0041683E" w:rsidRPr="00EC0B45" w:rsidTr="0041683E">
        <w:trPr>
          <w:trHeight w:val="260"/>
        </w:trPr>
        <w:tc>
          <w:tcPr>
            <w:tcW w:w="1801" w:type="pct"/>
          </w:tcPr>
          <w:p w:rsidR="0041683E" w:rsidRPr="00302DF9" w:rsidRDefault="0041683E" w:rsidP="0041683E">
            <w:pPr>
              <w:pStyle w:val="CellHeading"/>
              <w:rPr>
                <w:rFonts w:asciiTheme="minorHAnsi" w:hAnsiTheme="minorHAnsi" w:cstheme="minorHAnsi"/>
                <w:color w:val="auto"/>
                <w:lang w:val="en-IE"/>
              </w:rPr>
            </w:pPr>
            <w:r w:rsidRPr="00302DF9">
              <w:rPr>
                <w:rFonts w:asciiTheme="minorHAnsi" w:hAnsiTheme="minorHAnsi" w:cstheme="minorHAnsi"/>
                <w:color w:val="auto"/>
                <w:lang w:val="en-IE"/>
              </w:rPr>
              <w:t>Service Triggering Mode</w:t>
            </w:r>
          </w:p>
        </w:tc>
        <w:tc>
          <w:tcPr>
            <w:tcW w:w="3199" w:type="pct"/>
          </w:tcPr>
          <w:p w:rsidR="0041683E" w:rsidRPr="00302DF9" w:rsidRDefault="0041683E" w:rsidP="0041683E">
            <w:pPr>
              <w:pStyle w:val="CellHeading"/>
              <w:rPr>
                <w:rFonts w:asciiTheme="minorHAnsi" w:hAnsiTheme="minorHAnsi" w:cstheme="minorHAnsi"/>
                <w:b w:val="0"/>
                <w:color w:val="auto"/>
                <w:lang w:val="en-IE"/>
              </w:rPr>
            </w:pPr>
            <w:r>
              <w:rPr>
                <w:rFonts w:asciiTheme="minorHAnsi" w:hAnsiTheme="minorHAnsi" w:cstheme="minorHAnsi"/>
                <w:b w:val="0"/>
                <w:color w:val="auto"/>
                <w:lang w:val="en-IE"/>
              </w:rPr>
              <w:t>As &amp; when file is available</w:t>
            </w:r>
          </w:p>
        </w:tc>
      </w:tr>
      <w:tr w:rsidR="0041683E" w:rsidRPr="00EC0B45" w:rsidTr="0041683E">
        <w:trPr>
          <w:trHeight w:val="260"/>
        </w:trPr>
        <w:tc>
          <w:tcPr>
            <w:tcW w:w="1801" w:type="pct"/>
          </w:tcPr>
          <w:p w:rsidR="0041683E" w:rsidRPr="00302DF9" w:rsidRDefault="0041683E" w:rsidP="0041683E">
            <w:pPr>
              <w:pStyle w:val="CellHeading"/>
              <w:rPr>
                <w:rFonts w:asciiTheme="minorHAnsi" w:hAnsiTheme="minorHAnsi" w:cstheme="minorHAnsi"/>
                <w:color w:val="auto"/>
                <w:lang w:val="en-IE"/>
              </w:rPr>
            </w:pPr>
            <w:r w:rsidRPr="00302DF9">
              <w:rPr>
                <w:rFonts w:asciiTheme="minorHAnsi" w:hAnsiTheme="minorHAnsi" w:cstheme="minorHAnsi"/>
                <w:color w:val="auto"/>
                <w:lang w:val="en-IE"/>
              </w:rPr>
              <w:t>Estimated Run Frequency</w:t>
            </w:r>
          </w:p>
        </w:tc>
        <w:tc>
          <w:tcPr>
            <w:tcW w:w="3199" w:type="pct"/>
          </w:tcPr>
          <w:p w:rsidR="0041683E" w:rsidRPr="00302DF9" w:rsidRDefault="0041683E" w:rsidP="0041683E">
            <w:pPr>
              <w:pStyle w:val="CellHeading"/>
              <w:rPr>
                <w:rFonts w:asciiTheme="minorHAnsi" w:hAnsiTheme="minorHAnsi" w:cstheme="minorHAnsi"/>
                <w:b w:val="0"/>
                <w:color w:val="auto"/>
                <w:lang w:val="en-IE"/>
              </w:rPr>
            </w:pPr>
            <w:r w:rsidRPr="00302DF9">
              <w:rPr>
                <w:rFonts w:asciiTheme="minorHAnsi" w:hAnsiTheme="minorHAnsi" w:cstheme="minorHAnsi"/>
                <w:b w:val="0"/>
                <w:color w:val="auto"/>
                <w:lang w:val="en-IE"/>
              </w:rPr>
              <w:t>N/A</w:t>
            </w:r>
          </w:p>
        </w:tc>
      </w:tr>
      <w:tr w:rsidR="0041683E" w:rsidRPr="00EC0B45" w:rsidTr="0041683E">
        <w:trPr>
          <w:trHeight w:val="260"/>
        </w:trPr>
        <w:tc>
          <w:tcPr>
            <w:tcW w:w="1801" w:type="pct"/>
          </w:tcPr>
          <w:p w:rsidR="0041683E" w:rsidRPr="00302DF9" w:rsidRDefault="0041683E" w:rsidP="0041683E">
            <w:pPr>
              <w:pStyle w:val="CellHeading"/>
              <w:rPr>
                <w:rFonts w:asciiTheme="minorHAnsi" w:hAnsiTheme="minorHAnsi" w:cstheme="minorHAnsi"/>
                <w:color w:val="auto"/>
                <w:lang w:val="en-IE"/>
              </w:rPr>
            </w:pPr>
            <w:r w:rsidRPr="00302DF9">
              <w:rPr>
                <w:rFonts w:asciiTheme="minorHAnsi" w:hAnsiTheme="minorHAnsi" w:cstheme="minorHAnsi"/>
                <w:color w:val="auto"/>
                <w:lang w:val="en-IE"/>
              </w:rPr>
              <w:t>Aggregation</w:t>
            </w:r>
          </w:p>
        </w:tc>
        <w:tc>
          <w:tcPr>
            <w:tcW w:w="3199" w:type="pct"/>
          </w:tcPr>
          <w:p w:rsidR="0041683E" w:rsidRPr="00302DF9" w:rsidRDefault="0041683E" w:rsidP="0041683E">
            <w:pPr>
              <w:pStyle w:val="CellHeading"/>
              <w:rPr>
                <w:rFonts w:asciiTheme="minorHAnsi" w:hAnsiTheme="minorHAnsi" w:cstheme="minorHAnsi"/>
                <w:b w:val="0"/>
                <w:color w:val="auto"/>
                <w:lang w:val="en-IE"/>
              </w:rPr>
            </w:pPr>
            <w:r w:rsidRPr="00302DF9">
              <w:rPr>
                <w:rFonts w:asciiTheme="minorHAnsi" w:hAnsiTheme="minorHAnsi" w:cstheme="minorHAnsi"/>
                <w:b w:val="0"/>
                <w:color w:val="auto"/>
                <w:lang w:val="en-IE"/>
              </w:rPr>
              <w:t>Bulk – Multiple records in a single file</w:t>
            </w:r>
          </w:p>
        </w:tc>
      </w:tr>
    </w:tbl>
    <w:p w:rsidR="0041683E" w:rsidRPr="00EC0B45" w:rsidRDefault="0041683E" w:rsidP="0041683E"/>
    <w:p w:rsidR="0041683E" w:rsidRPr="00EC0B45" w:rsidRDefault="0041683E" w:rsidP="0041683E">
      <w:pPr>
        <w:pStyle w:val="Heading4"/>
      </w:pPr>
      <w:bookmarkStart w:id="71" w:name="_Toc528055856"/>
      <w:r w:rsidRPr="00EC0B45">
        <w:t>File Format Specification</w:t>
      </w:r>
      <w:bookmarkEnd w:id="71"/>
    </w:p>
    <w:p w:rsidR="0041683E" w:rsidRPr="00EC0B45" w:rsidRDefault="0041683E" w:rsidP="0041683E">
      <w:pPr>
        <w:ind w:left="90"/>
      </w:pPr>
      <w:r w:rsidRPr="00EC0B45">
        <w:t xml:space="preserve">This file follows the </w:t>
      </w:r>
      <w:r>
        <w:t>NACHA file</w:t>
      </w:r>
      <w:r w:rsidRPr="00EC0B45">
        <w:t xml:space="preserve"> Format Specification</w:t>
      </w:r>
      <w:r>
        <w:t xml:space="preserve">. </w:t>
      </w:r>
    </w:p>
    <w:p w:rsidR="0041683E" w:rsidRPr="00766E48" w:rsidRDefault="0041683E" w:rsidP="0041683E">
      <w:pPr>
        <w:pStyle w:val="TableHeader"/>
        <w:rPr>
          <w:bCs/>
          <w:color w:val="FFFFFF" w:themeColor="background1"/>
        </w:rPr>
      </w:pPr>
      <w:r w:rsidRPr="00EC0B45">
        <w:lastRenderedPageBreak/>
        <w:t>File Layout Specification</w:t>
      </w:r>
    </w:p>
    <w:p w:rsidR="0041683E" w:rsidRDefault="0041683E" w:rsidP="00B53A11">
      <w:pPr>
        <w:rPr>
          <w:rFonts w:ascii="Tahoma" w:hAnsi="Tahoma" w:cs="Tahoma"/>
          <w:color w:val="000000"/>
        </w:rPr>
      </w:pPr>
      <w:r>
        <w:rPr>
          <w:rFonts w:ascii="Tahoma" w:hAnsi="Tahoma" w:cs="Tahoma"/>
          <w:color w:val="000000"/>
        </w:rPr>
        <w:t xml:space="preserve">Refer to </w:t>
      </w:r>
      <w:hyperlink w:anchor="_NACHA_Return_File" w:history="1">
        <w:r w:rsidRPr="00B961C2">
          <w:rPr>
            <w:rStyle w:val="Hyperlink"/>
            <w:rFonts w:ascii="Tahoma" w:hAnsi="Tahoma" w:cs="Tahoma"/>
          </w:rPr>
          <w:t>section</w:t>
        </w:r>
        <w:r w:rsidR="00B961C2" w:rsidRPr="00B961C2">
          <w:rPr>
            <w:rStyle w:val="Hyperlink"/>
            <w:rFonts w:ascii="Tahoma" w:hAnsi="Tahoma" w:cs="Tahoma"/>
          </w:rPr>
          <w:t xml:space="preserve"> 6.15</w:t>
        </w:r>
      </w:hyperlink>
      <w:r>
        <w:rPr>
          <w:rFonts w:ascii="Tahoma" w:hAnsi="Tahoma" w:cs="Tahoma"/>
          <w:color w:val="000000"/>
        </w:rPr>
        <w:t xml:space="preserve"> for NACHA return file layout specifications. </w:t>
      </w:r>
    </w:p>
    <w:p w:rsidR="00EB0D30" w:rsidRPr="00EC0B45" w:rsidRDefault="008D1F68" w:rsidP="00D549B5">
      <w:pPr>
        <w:pStyle w:val="Heading3"/>
        <w:tabs>
          <w:tab w:val="clear" w:pos="5850"/>
          <w:tab w:val="num" w:pos="720"/>
        </w:tabs>
        <w:ind w:left="720"/>
      </w:pPr>
      <w:bookmarkStart w:id="72" w:name="_Ref467652418"/>
      <w:bookmarkStart w:id="73" w:name="_Toc528055857"/>
      <w:r w:rsidRPr="008D1F68">
        <w:t>INPAY</w:t>
      </w:r>
      <w:r w:rsidR="009F26D1" w:rsidRPr="008D1F68">
        <w:t>-CHK</w:t>
      </w:r>
      <w:r w:rsidRPr="008D1F68">
        <w:t>Alias_</w:t>
      </w:r>
      <w:r w:rsidR="009F26D1" w:rsidRPr="008D1F68">
        <w:t>:</w:t>
      </w:r>
      <w:r w:rsidR="009F26D1">
        <w:t xml:space="preserve"> </w:t>
      </w:r>
      <w:r w:rsidR="00EB0D30" w:rsidRPr="00EC0B45">
        <w:t>C</w:t>
      </w:r>
      <w:bookmarkEnd w:id="72"/>
      <w:r w:rsidR="00EB0D30">
        <w:t>heckAliasEnrollmentRequest API</w:t>
      </w:r>
      <w:bookmarkEnd w:id="73"/>
    </w:p>
    <w:p w:rsidR="00EB0D30" w:rsidRPr="00EC0B45" w:rsidRDefault="00EB0D30" w:rsidP="00EB0D30">
      <w:pPr>
        <w:pStyle w:val="Heading4"/>
      </w:pPr>
      <w:bookmarkStart w:id="74" w:name="_Toc528055858"/>
      <w:r w:rsidRPr="00EC0B45">
        <w:t>Service Overview</w:t>
      </w:r>
      <w:bookmarkEnd w:id="74"/>
    </w:p>
    <w:tbl>
      <w:tblPr>
        <w:tblStyle w:val="TableProfessional"/>
        <w:tblW w:w="5000" w:type="pct"/>
        <w:tblLook w:val="00A0" w:firstRow="1" w:lastRow="0" w:firstColumn="1" w:lastColumn="0" w:noHBand="0" w:noVBand="0"/>
      </w:tblPr>
      <w:tblGrid>
        <w:gridCol w:w="554"/>
        <w:gridCol w:w="1443"/>
        <w:gridCol w:w="1755"/>
        <w:gridCol w:w="1089"/>
        <w:gridCol w:w="672"/>
        <w:gridCol w:w="1089"/>
        <w:gridCol w:w="954"/>
        <w:gridCol w:w="1226"/>
        <w:gridCol w:w="1282"/>
      </w:tblGrid>
      <w:tr w:rsidR="00EB0D30" w:rsidRPr="00EC0B45" w:rsidTr="00302DF9">
        <w:trPr>
          <w:cnfStyle w:val="100000000000" w:firstRow="1" w:lastRow="0" w:firstColumn="0" w:lastColumn="0" w:oddVBand="0" w:evenVBand="0" w:oddHBand="0" w:evenHBand="0" w:firstRowFirstColumn="0" w:firstRowLastColumn="0" w:lastRowFirstColumn="0" w:lastRowLastColumn="0"/>
          <w:cantSplit/>
        </w:trPr>
        <w:tc>
          <w:tcPr>
            <w:tcW w:w="275" w:type="pct"/>
          </w:tcPr>
          <w:p w:rsidR="00EB0D30" w:rsidRPr="00823D18" w:rsidRDefault="00EB0D30" w:rsidP="00EB0D30">
            <w:pPr>
              <w:pStyle w:val="ListParagraph"/>
              <w:keepNext/>
              <w:spacing w:after="0" w:line="240" w:lineRule="auto"/>
              <w:ind w:left="0"/>
              <w:jc w:val="left"/>
              <w:rPr>
                <w:rFonts w:asciiTheme="minorHAnsi" w:hAnsiTheme="minorHAnsi" w:cstheme="minorHAnsi"/>
                <w:b w:val="0"/>
                <w:bCs w:val="0"/>
                <w:color w:val="FFFFFF"/>
                <w:sz w:val="18"/>
                <w:lang w:val="en-IE"/>
              </w:rPr>
            </w:pPr>
            <w:r w:rsidRPr="00823D18">
              <w:rPr>
                <w:rFonts w:asciiTheme="minorHAnsi" w:hAnsiTheme="minorHAnsi" w:cstheme="minorHAnsi"/>
                <w:color w:val="FFFFFF"/>
                <w:sz w:val="18"/>
                <w:lang w:val="en-IE"/>
              </w:rPr>
              <w:t>#</w:t>
            </w:r>
          </w:p>
        </w:tc>
        <w:tc>
          <w:tcPr>
            <w:tcW w:w="717" w:type="pct"/>
          </w:tcPr>
          <w:p w:rsidR="00EB0D30" w:rsidRPr="00823D18" w:rsidRDefault="00EB0D30" w:rsidP="00EB0D30">
            <w:pPr>
              <w:pStyle w:val="ListParagraph"/>
              <w:keepNext/>
              <w:spacing w:after="0" w:line="240" w:lineRule="auto"/>
              <w:ind w:left="0"/>
              <w:jc w:val="left"/>
              <w:rPr>
                <w:rFonts w:asciiTheme="minorHAnsi" w:hAnsiTheme="minorHAnsi" w:cstheme="minorHAnsi"/>
                <w:b w:val="0"/>
                <w:bCs w:val="0"/>
                <w:color w:val="FFFFFF"/>
                <w:sz w:val="16"/>
                <w:lang w:val="en-IE"/>
              </w:rPr>
            </w:pPr>
            <w:r w:rsidRPr="00823D18">
              <w:rPr>
                <w:rFonts w:asciiTheme="minorHAnsi" w:hAnsiTheme="minorHAnsi" w:cstheme="minorHAnsi"/>
                <w:color w:val="FFFFFF"/>
                <w:sz w:val="18"/>
                <w:lang w:val="en-IE"/>
              </w:rPr>
              <w:t>Service ID</w:t>
            </w:r>
          </w:p>
        </w:tc>
        <w:tc>
          <w:tcPr>
            <w:tcW w:w="872" w:type="pct"/>
          </w:tcPr>
          <w:p w:rsidR="00EB0D30" w:rsidRPr="00823D18" w:rsidRDefault="00EB0D30" w:rsidP="00EB0D30">
            <w:pPr>
              <w:pStyle w:val="ListParagraph"/>
              <w:keepNext/>
              <w:spacing w:after="0" w:line="240" w:lineRule="auto"/>
              <w:ind w:left="0"/>
              <w:jc w:val="left"/>
              <w:rPr>
                <w:rFonts w:asciiTheme="minorHAnsi" w:hAnsiTheme="minorHAnsi" w:cstheme="minorHAnsi"/>
                <w:b w:val="0"/>
                <w:bCs w:val="0"/>
                <w:color w:val="FFFFFF"/>
                <w:sz w:val="18"/>
                <w:lang w:val="en-IE"/>
              </w:rPr>
            </w:pPr>
            <w:r w:rsidRPr="00823D18">
              <w:rPr>
                <w:rFonts w:asciiTheme="minorHAnsi" w:hAnsiTheme="minorHAnsi" w:cstheme="minorHAnsi"/>
                <w:color w:val="FFFFFF"/>
                <w:sz w:val="18"/>
                <w:lang w:val="en-IE"/>
              </w:rPr>
              <w:t>Description</w:t>
            </w:r>
          </w:p>
        </w:tc>
        <w:tc>
          <w:tcPr>
            <w:tcW w:w="541" w:type="pct"/>
          </w:tcPr>
          <w:p w:rsidR="00EB0D30" w:rsidRPr="00823D18" w:rsidRDefault="00EB0D30" w:rsidP="00EB0D30">
            <w:pPr>
              <w:pStyle w:val="ListParagraph"/>
              <w:keepNext/>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Transport Method</w:t>
            </w:r>
          </w:p>
        </w:tc>
        <w:tc>
          <w:tcPr>
            <w:tcW w:w="334" w:type="pct"/>
          </w:tcPr>
          <w:p w:rsidR="00EB0D30" w:rsidRPr="00823D18" w:rsidRDefault="00EB0D30" w:rsidP="00EB0D30">
            <w:pPr>
              <w:pStyle w:val="ListParagraph"/>
              <w:keepNext/>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Use Cases</w:t>
            </w:r>
          </w:p>
        </w:tc>
        <w:tc>
          <w:tcPr>
            <w:tcW w:w="541" w:type="pct"/>
          </w:tcPr>
          <w:p w:rsidR="00EB0D30" w:rsidRPr="00823D18" w:rsidRDefault="00EB0D30" w:rsidP="00EB0D30">
            <w:pPr>
              <w:pStyle w:val="ListParagraph"/>
              <w:keepNext/>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Origin</w:t>
            </w:r>
          </w:p>
        </w:tc>
        <w:tc>
          <w:tcPr>
            <w:tcW w:w="474" w:type="pct"/>
          </w:tcPr>
          <w:p w:rsidR="00EB0D30" w:rsidRPr="00823D18" w:rsidRDefault="00EB0D30" w:rsidP="00EB0D30">
            <w:pPr>
              <w:pStyle w:val="ListParagraph"/>
              <w:keepNext/>
              <w:spacing w:after="0" w:line="240" w:lineRule="auto"/>
              <w:ind w:left="0"/>
              <w:jc w:val="left"/>
              <w:rPr>
                <w:rFonts w:asciiTheme="minorHAnsi" w:hAnsiTheme="minorHAnsi" w:cstheme="minorHAnsi"/>
                <w:b w:val="0"/>
                <w:bCs w:val="0"/>
                <w:color w:val="FFFFFF"/>
                <w:sz w:val="18"/>
                <w:lang w:val="en-IE"/>
              </w:rPr>
            </w:pPr>
            <w:r w:rsidRPr="00823D18">
              <w:rPr>
                <w:rFonts w:asciiTheme="minorHAnsi" w:hAnsiTheme="minorHAnsi" w:cstheme="minorHAnsi"/>
                <w:color w:val="FFFFFF"/>
                <w:sz w:val="18"/>
                <w:lang w:val="en-IE"/>
              </w:rPr>
              <w:t>Input Format</w:t>
            </w:r>
          </w:p>
        </w:tc>
        <w:tc>
          <w:tcPr>
            <w:tcW w:w="609" w:type="pct"/>
          </w:tcPr>
          <w:p w:rsidR="00EB0D30" w:rsidRPr="00823D18" w:rsidRDefault="00EB0D30" w:rsidP="00EB0D30">
            <w:pPr>
              <w:pStyle w:val="ListParagraph"/>
              <w:keepNext/>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Destination</w:t>
            </w:r>
          </w:p>
        </w:tc>
        <w:tc>
          <w:tcPr>
            <w:tcW w:w="637" w:type="pct"/>
          </w:tcPr>
          <w:p w:rsidR="00EB0D30" w:rsidRPr="00823D18" w:rsidRDefault="00302DF9" w:rsidP="00EB0D30">
            <w:pPr>
              <w:pStyle w:val="ListParagraph"/>
              <w:keepNext/>
              <w:spacing w:after="0" w:line="240" w:lineRule="auto"/>
              <w:ind w:left="0"/>
              <w:jc w:val="left"/>
              <w:rPr>
                <w:rFonts w:asciiTheme="minorHAnsi" w:hAnsiTheme="minorHAnsi" w:cstheme="minorHAnsi"/>
                <w:color w:val="FFFFFF"/>
                <w:sz w:val="18"/>
                <w:lang w:val="en-IE"/>
              </w:rPr>
            </w:pPr>
            <w:r>
              <w:rPr>
                <w:rFonts w:asciiTheme="minorHAnsi" w:hAnsiTheme="minorHAnsi" w:cstheme="minorHAnsi"/>
                <w:color w:val="FFFFFF"/>
                <w:sz w:val="18"/>
                <w:lang w:val="en-IE"/>
              </w:rPr>
              <w:t xml:space="preserve">Output </w:t>
            </w:r>
          </w:p>
        </w:tc>
      </w:tr>
      <w:tr w:rsidR="00302DF9" w:rsidRPr="00EC0B45" w:rsidTr="00302DF9">
        <w:trPr>
          <w:cantSplit/>
        </w:trPr>
        <w:tc>
          <w:tcPr>
            <w:tcW w:w="275" w:type="pct"/>
          </w:tcPr>
          <w:p w:rsidR="00302DF9" w:rsidRPr="00823D18" w:rsidRDefault="0041683E" w:rsidP="00302DF9">
            <w:pPr>
              <w:pStyle w:val="ListParagraph"/>
              <w:spacing w:after="0" w:line="240" w:lineRule="auto"/>
              <w:ind w:left="0"/>
              <w:jc w:val="left"/>
              <w:rPr>
                <w:rFonts w:asciiTheme="minorHAnsi" w:hAnsiTheme="minorHAnsi" w:cstheme="minorHAnsi"/>
                <w:color w:val="FFFFFF"/>
                <w:sz w:val="18"/>
                <w:lang w:val="en-IE"/>
              </w:rPr>
            </w:pPr>
            <w:r>
              <w:rPr>
                <w:rFonts w:asciiTheme="minorHAnsi" w:hAnsiTheme="minorHAnsi" w:cstheme="minorHAnsi"/>
                <w:color w:val="000000"/>
                <w:sz w:val="18"/>
                <w:lang w:val="en-IE"/>
              </w:rPr>
              <w:t>05</w:t>
            </w:r>
          </w:p>
        </w:tc>
        <w:tc>
          <w:tcPr>
            <w:tcW w:w="717" w:type="pct"/>
          </w:tcPr>
          <w:p w:rsidR="00302DF9" w:rsidRPr="00823D18" w:rsidRDefault="00302DF9" w:rsidP="00302DF9">
            <w:pPr>
              <w:pStyle w:val="ListParagraph"/>
              <w:spacing w:after="0" w:line="240" w:lineRule="auto"/>
              <w:ind w:left="0"/>
              <w:jc w:val="left"/>
              <w:rPr>
                <w:rFonts w:asciiTheme="minorHAnsi" w:hAnsiTheme="minorHAnsi" w:cstheme="minorHAnsi"/>
                <w:color w:val="FFFFFF"/>
                <w:sz w:val="18"/>
                <w:lang w:val="en-IE"/>
              </w:rPr>
            </w:pPr>
          </w:p>
        </w:tc>
        <w:tc>
          <w:tcPr>
            <w:tcW w:w="872" w:type="pct"/>
          </w:tcPr>
          <w:p w:rsidR="00302DF9" w:rsidRPr="00B27747" w:rsidRDefault="00302DF9" w:rsidP="00302DF9">
            <w:pPr>
              <w:pStyle w:val="BodyDefaultText"/>
              <w:rPr>
                <w:rFonts w:asciiTheme="minorHAnsi" w:eastAsia="Calibri" w:hAnsiTheme="minorHAnsi" w:cs="Arial"/>
                <w:bCs/>
                <w:sz w:val="18"/>
                <w:szCs w:val="18"/>
                <w:lang w:val="en-IE"/>
              </w:rPr>
            </w:pPr>
            <w:r w:rsidRPr="00B27747">
              <w:rPr>
                <w:rFonts w:asciiTheme="minorHAnsi" w:eastAsia="Calibri" w:hAnsiTheme="minorHAnsi" w:cs="Arial"/>
                <w:bCs/>
                <w:sz w:val="18"/>
                <w:szCs w:val="18"/>
                <w:lang w:val="en-IE"/>
              </w:rPr>
              <w:t xml:space="preserve">This operation </w:t>
            </w:r>
            <w:r w:rsidR="00F16A89">
              <w:rPr>
                <w:rFonts w:asciiTheme="minorHAnsi" w:eastAsia="Calibri" w:hAnsiTheme="minorHAnsi" w:cs="Arial"/>
                <w:bCs/>
                <w:sz w:val="18"/>
                <w:szCs w:val="18"/>
                <w:lang w:val="en-IE"/>
              </w:rPr>
              <w:t xml:space="preserve">will </w:t>
            </w:r>
            <w:r w:rsidRPr="00B27747">
              <w:rPr>
                <w:rFonts w:asciiTheme="minorHAnsi" w:eastAsia="Calibri" w:hAnsiTheme="minorHAnsi" w:cs="Arial"/>
                <w:bCs/>
                <w:sz w:val="18"/>
                <w:szCs w:val="18"/>
                <w:lang w:val="en-IE"/>
              </w:rPr>
              <w:t>allow user to check the enrollment status of a given alias. When a request is made, the backing system will return the enrollment status of the given alias, if the request call goes through successfully. Otherwise a call failure status will be returned.</w:t>
            </w:r>
          </w:p>
          <w:p w:rsidR="00302DF9" w:rsidRPr="00823D18" w:rsidRDefault="00302DF9" w:rsidP="00302DF9">
            <w:pPr>
              <w:pStyle w:val="ListParagraph"/>
              <w:spacing w:after="0" w:line="240" w:lineRule="auto"/>
              <w:ind w:left="0"/>
              <w:jc w:val="left"/>
              <w:rPr>
                <w:rFonts w:asciiTheme="minorHAnsi" w:hAnsiTheme="minorHAnsi" w:cstheme="minorHAnsi"/>
                <w:color w:val="FFFFFF"/>
                <w:sz w:val="18"/>
                <w:lang w:val="en-IE"/>
              </w:rPr>
            </w:pPr>
          </w:p>
        </w:tc>
        <w:tc>
          <w:tcPr>
            <w:tcW w:w="541" w:type="pct"/>
          </w:tcPr>
          <w:p w:rsidR="00302DF9" w:rsidRPr="00302DF9" w:rsidRDefault="00302DF9" w:rsidP="00302DF9">
            <w:pPr>
              <w:pStyle w:val="ListParagraph"/>
              <w:spacing w:after="0" w:line="240" w:lineRule="auto"/>
              <w:ind w:left="0"/>
              <w:jc w:val="left"/>
              <w:rPr>
                <w:rFonts w:asciiTheme="minorHAnsi" w:hAnsiTheme="minorHAnsi"/>
                <w:bCs/>
                <w:sz w:val="18"/>
                <w:szCs w:val="18"/>
                <w:lang w:val="en-IE"/>
              </w:rPr>
            </w:pPr>
            <w:r w:rsidRPr="00302DF9">
              <w:rPr>
                <w:rFonts w:asciiTheme="minorHAnsi" w:hAnsiTheme="minorHAnsi"/>
                <w:bCs/>
                <w:sz w:val="18"/>
                <w:szCs w:val="18"/>
                <w:lang w:val="en-IE"/>
              </w:rPr>
              <w:t>API</w:t>
            </w:r>
          </w:p>
        </w:tc>
        <w:tc>
          <w:tcPr>
            <w:tcW w:w="334" w:type="pct"/>
          </w:tcPr>
          <w:p w:rsidR="00302DF9" w:rsidRPr="00E13CA2" w:rsidRDefault="00302DF9" w:rsidP="00302DF9">
            <w:pPr>
              <w:pStyle w:val="ListParagraph"/>
              <w:spacing w:after="0" w:line="240" w:lineRule="auto"/>
              <w:ind w:left="0"/>
              <w:jc w:val="left"/>
              <w:rPr>
                <w:rFonts w:asciiTheme="minorHAnsi" w:hAnsiTheme="minorHAnsi" w:cstheme="minorHAnsi"/>
                <w:bCs/>
                <w:sz w:val="18"/>
                <w:highlight w:val="yellow"/>
                <w:lang w:val="en-IE"/>
              </w:rPr>
            </w:pPr>
            <w:r w:rsidRPr="00413B56">
              <w:rPr>
                <w:rFonts w:asciiTheme="minorHAnsi" w:hAnsiTheme="minorHAnsi" w:cstheme="minorHAnsi"/>
                <w:bCs/>
                <w:sz w:val="18"/>
                <w:lang w:val="en-IE"/>
              </w:rPr>
              <w:t>5.12</w:t>
            </w:r>
          </w:p>
        </w:tc>
        <w:tc>
          <w:tcPr>
            <w:tcW w:w="541" w:type="pct"/>
          </w:tcPr>
          <w:p w:rsidR="00302DF9" w:rsidRDefault="00302DF9" w:rsidP="00302DF9">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IncedoPay</w:t>
            </w:r>
          </w:p>
        </w:tc>
        <w:tc>
          <w:tcPr>
            <w:tcW w:w="474" w:type="pct"/>
          </w:tcPr>
          <w:p w:rsidR="00302DF9" w:rsidRDefault="00302DF9" w:rsidP="00302DF9">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N/A</w:t>
            </w:r>
          </w:p>
        </w:tc>
        <w:tc>
          <w:tcPr>
            <w:tcW w:w="609" w:type="pct"/>
          </w:tcPr>
          <w:p w:rsidR="00302DF9" w:rsidRDefault="00302DF9" w:rsidP="00302DF9">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US Bank Zelle Network</w:t>
            </w:r>
          </w:p>
        </w:tc>
        <w:tc>
          <w:tcPr>
            <w:tcW w:w="637" w:type="pct"/>
          </w:tcPr>
          <w:p w:rsidR="00302DF9" w:rsidRDefault="00302DF9" w:rsidP="00302DF9">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Return Enrolment Status</w:t>
            </w:r>
          </w:p>
        </w:tc>
      </w:tr>
    </w:tbl>
    <w:p w:rsidR="00EB0D30" w:rsidRPr="00EC0B45" w:rsidRDefault="00EB0D30" w:rsidP="00EB0D30"/>
    <w:p w:rsidR="00EB0D30" w:rsidRPr="00EC0B45" w:rsidRDefault="00DE5C10" w:rsidP="00EB0D30">
      <w:pPr>
        <w:jc w:val="center"/>
      </w:pPr>
      <w:r w:rsidRPr="00DE5C10">
        <w:rPr>
          <w:noProof/>
          <w:lang w:val="en-US"/>
        </w:rPr>
        <w:drawing>
          <wp:inline distT="0" distB="0" distL="0" distR="0" wp14:anchorId="3E05DA5B" wp14:editId="0196B353">
            <wp:extent cx="2730827" cy="1104703"/>
            <wp:effectExtent l="0" t="0" r="0" b="635"/>
            <wp:docPr id="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rotWithShape="1">
                    <a:blip r:embed="rId30"/>
                    <a:srcRect l="34974" t="29018" r="34003" b="48661"/>
                    <a:stretch/>
                  </pic:blipFill>
                  <pic:spPr>
                    <a:xfrm>
                      <a:off x="0" y="0"/>
                      <a:ext cx="2757320" cy="1115420"/>
                    </a:xfrm>
                    <a:prstGeom prst="rect">
                      <a:avLst/>
                    </a:prstGeom>
                  </pic:spPr>
                </pic:pic>
              </a:graphicData>
            </a:graphic>
          </wp:inline>
        </w:drawing>
      </w:r>
    </w:p>
    <w:tbl>
      <w:tblPr>
        <w:tblStyle w:val="TableElegan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27"/>
        <w:gridCol w:w="6443"/>
      </w:tblGrid>
      <w:tr w:rsidR="00EB0D30" w:rsidRPr="00EC0B45" w:rsidTr="00EB0D30">
        <w:trPr>
          <w:cnfStyle w:val="100000000000" w:firstRow="1" w:lastRow="0" w:firstColumn="0" w:lastColumn="0" w:oddVBand="0" w:evenVBand="0" w:oddHBand="0" w:evenHBand="0" w:firstRowFirstColumn="0" w:firstRowLastColumn="0" w:lastRowFirstColumn="0" w:lastRowLastColumn="0"/>
          <w:trHeight w:val="260"/>
        </w:trPr>
        <w:tc>
          <w:tcPr>
            <w:tcW w:w="1801" w:type="pct"/>
          </w:tcPr>
          <w:p w:rsidR="00EB0D30" w:rsidRPr="00F16A89" w:rsidRDefault="00EB0D30" w:rsidP="00EB0D30">
            <w:pPr>
              <w:pStyle w:val="CellHeading"/>
              <w:rPr>
                <w:rFonts w:asciiTheme="minorHAnsi" w:hAnsiTheme="minorHAnsi" w:cstheme="minorHAnsi"/>
                <w:color w:val="auto"/>
                <w:lang w:val="en-IE"/>
              </w:rPr>
            </w:pPr>
            <w:r w:rsidRPr="00F16A89">
              <w:rPr>
                <w:rFonts w:asciiTheme="minorHAnsi" w:hAnsiTheme="minorHAnsi" w:cstheme="minorHAnsi"/>
                <w:color w:val="auto"/>
                <w:lang w:val="en-IE"/>
              </w:rPr>
              <w:t>Service Type</w:t>
            </w:r>
          </w:p>
        </w:tc>
        <w:tc>
          <w:tcPr>
            <w:tcW w:w="3199" w:type="pct"/>
          </w:tcPr>
          <w:p w:rsidR="00EB0D30" w:rsidRPr="00F16A89" w:rsidRDefault="0097296F" w:rsidP="00EB0D30">
            <w:pPr>
              <w:pStyle w:val="CellHeading"/>
              <w:rPr>
                <w:rFonts w:asciiTheme="minorHAnsi" w:hAnsiTheme="minorHAnsi" w:cstheme="minorHAnsi"/>
                <w:b w:val="0"/>
                <w:color w:val="auto"/>
                <w:lang w:val="en-IE"/>
              </w:rPr>
            </w:pPr>
            <w:r w:rsidRPr="00F16A89">
              <w:rPr>
                <w:rFonts w:asciiTheme="minorHAnsi" w:hAnsiTheme="minorHAnsi" w:cstheme="minorHAnsi"/>
                <w:b w:val="0"/>
                <w:color w:val="auto"/>
                <w:lang w:val="en-IE"/>
              </w:rPr>
              <w:t>outbound</w:t>
            </w:r>
          </w:p>
        </w:tc>
      </w:tr>
      <w:tr w:rsidR="00EB0D30" w:rsidRPr="00EC0B45" w:rsidTr="00EB0D30">
        <w:trPr>
          <w:trHeight w:val="260"/>
        </w:trPr>
        <w:tc>
          <w:tcPr>
            <w:tcW w:w="1801" w:type="pct"/>
          </w:tcPr>
          <w:p w:rsidR="00EB0D30" w:rsidRPr="00F16A89" w:rsidRDefault="00EB0D30" w:rsidP="00EB0D30">
            <w:pPr>
              <w:pStyle w:val="CellHeading"/>
              <w:rPr>
                <w:rFonts w:asciiTheme="minorHAnsi" w:hAnsiTheme="minorHAnsi" w:cstheme="minorHAnsi"/>
                <w:color w:val="auto"/>
                <w:lang w:val="en-IE"/>
              </w:rPr>
            </w:pPr>
            <w:r w:rsidRPr="00F16A89">
              <w:rPr>
                <w:rFonts w:asciiTheme="minorHAnsi" w:hAnsiTheme="minorHAnsi" w:cstheme="minorHAnsi"/>
                <w:color w:val="auto"/>
                <w:lang w:val="en-IE"/>
              </w:rPr>
              <w:t>Communication protocol</w:t>
            </w:r>
          </w:p>
        </w:tc>
        <w:tc>
          <w:tcPr>
            <w:tcW w:w="3199" w:type="pct"/>
          </w:tcPr>
          <w:p w:rsidR="00EB0D30" w:rsidRPr="00F16A89" w:rsidRDefault="00886FE0" w:rsidP="00EB0D30">
            <w:pPr>
              <w:pStyle w:val="CellHeading"/>
              <w:rPr>
                <w:rFonts w:asciiTheme="minorHAnsi" w:hAnsiTheme="minorHAnsi" w:cstheme="minorHAnsi"/>
                <w:b w:val="0"/>
                <w:color w:val="auto"/>
                <w:lang w:val="en-IE"/>
              </w:rPr>
            </w:pPr>
            <w:r w:rsidRPr="00F16A89">
              <w:rPr>
                <w:rFonts w:asciiTheme="minorHAnsi" w:hAnsiTheme="minorHAnsi" w:cstheme="minorHAnsi"/>
                <w:b w:val="0"/>
                <w:color w:val="auto"/>
                <w:lang w:val="en-IE"/>
              </w:rPr>
              <w:t>SOAP</w:t>
            </w:r>
          </w:p>
        </w:tc>
      </w:tr>
      <w:tr w:rsidR="00EB0D30" w:rsidRPr="00EC0B45" w:rsidTr="00EB0D30">
        <w:trPr>
          <w:trHeight w:val="260"/>
        </w:trPr>
        <w:tc>
          <w:tcPr>
            <w:tcW w:w="1801" w:type="pct"/>
          </w:tcPr>
          <w:p w:rsidR="00EB0D30" w:rsidRPr="00F16A89" w:rsidRDefault="00EB0D30" w:rsidP="00EB0D30">
            <w:pPr>
              <w:pStyle w:val="CellHeading"/>
              <w:rPr>
                <w:rFonts w:asciiTheme="minorHAnsi" w:hAnsiTheme="minorHAnsi" w:cstheme="minorHAnsi"/>
                <w:color w:val="auto"/>
                <w:lang w:val="en-IE"/>
              </w:rPr>
            </w:pPr>
            <w:r w:rsidRPr="00F16A89">
              <w:rPr>
                <w:rFonts w:asciiTheme="minorHAnsi" w:hAnsiTheme="minorHAnsi" w:cstheme="minorHAnsi"/>
                <w:color w:val="auto"/>
                <w:lang w:val="en-IE"/>
              </w:rPr>
              <w:t>Service Triggering Mode</w:t>
            </w:r>
          </w:p>
        </w:tc>
        <w:tc>
          <w:tcPr>
            <w:tcW w:w="3199" w:type="pct"/>
          </w:tcPr>
          <w:p w:rsidR="00EB0D30" w:rsidRPr="00F16A89" w:rsidRDefault="00EB0D30" w:rsidP="00EB0D30">
            <w:pPr>
              <w:pStyle w:val="CellHeading"/>
              <w:rPr>
                <w:rFonts w:asciiTheme="minorHAnsi" w:hAnsiTheme="minorHAnsi" w:cstheme="minorHAnsi"/>
                <w:b w:val="0"/>
                <w:color w:val="auto"/>
                <w:lang w:val="en-IE"/>
              </w:rPr>
            </w:pPr>
            <w:r w:rsidRPr="00F16A89">
              <w:rPr>
                <w:rFonts w:asciiTheme="minorHAnsi" w:hAnsiTheme="minorHAnsi" w:cstheme="minorHAnsi"/>
                <w:b w:val="0"/>
                <w:color w:val="auto"/>
                <w:lang w:val="en-IE"/>
              </w:rPr>
              <w:t>On Request</w:t>
            </w:r>
          </w:p>
        </w:tc>
      </w:tr>
      <w:tr w:rsidR="00EB0D30" w:rsidRPr="00EC0B45" w:rsidTr="00EB0D30">
        <w:trPr>
          <w:trHeight w:val="260"/>
        </w:trPr>
        <w:tc>
          <w:tcPr>
            <w:tcW w:w="1801" w:type="pct"/>
          </w:tcPr>
          <w:p w:rsidR="00EB0D30" w:rsidRPr="00F16A89" w:rsidRDefault="00EB0D30" w:rsidP="00EB0D30">
            <w:pPr>
              <w:pStyle w:val="CellHeading"/>
              <w:rPr>
                <w:rFonts w:asciiTheme="minorHAnsi" w:hAnsiTheme="minorHAnsi" w:cstheme="minorHAnsi"/>
                <w:color w:val="auto"/>
                <w:lang w:val="en-IE"/>
              </w:rPr>
            </w:pPr>
            <w:r w:rsidRPr="00F16A89">
              <w:rPr>
                <w:rFonts w:asciiTheme="minorHAnsi" w:hAnsiTheme="minorHAnsi" w:cstheme="minorHAnsi"/>
                <w:color w:val="auto"/>
                <w:lang w:val="en-IE"/>
              </w:rPr>
              <w:t>Estimated Run Frequency</w:t>
            </w:r>
          </w:p>
        </w:tc>
        <w:tc>
          <w:tcPr>
            <w:tcW w:w="3199" w:type="pct"/>
          </w:tcPr>
          <w:p w:rsidR="00EB0D30" w:rsidRPr="00F16A89" w:rsidRDefault="00886FE0" w:rsidP="00EB0D30">
            <w:pPr>
              <w:pStyle w:val="CellHeading"/>
              <w:rPr>
                <w:rFonts w:asciiTheme="minorHAnsi" w:hAnsiTheme="minorHAnsi" w:cstheme="minorHAnsi"/>
                <w:b w:val="0"/>
                <w:color w:val="auto"/>
                <w:lang w:val="en-IE"/>
              </w:rPr>
            </w:pPr>
            <w:r w:rsidRPr="00F16A89">
              <w:rPr>
                <w:rFonts w:asciiTheme="minorHAnsi" w:hAnsiTheme="minorHAnsi" w:cstheme="minorHAnsi"/>
                <w:b w:val="0"/>
                <w:color w:val="auto"/>
                <w:lang w:val="en-IE"/>
              </w:rPr>
              <w:t>On Request</w:t>
            </w:r>
          </w:p>
        </w:tc>
      </w:tr>
      <w:tr w:rsidR="00EB0D30" w:rsidRPr="00EC0B45" w:rsidTr="00EB0D30">
        <w:trPr>
          <w:trHeight w:val="260"/>
        </w:trPr>
        <w:tc>
          <w:tcPr>
            <w:tcW w:w="1801" w:type="pct"/>
          </w:tcPr>
          <w:p w:rsidR="00EB0D30" w:rsidRPr="00F16A89" w:rsidRDefault="00EB0D30" w:rsidP="00EB0D30">
            <w:pPr>
              <w:pStyle w:val="CellHeading"/>
              <w:rPr>
                <w:rFonts w:asciiTheme="minorHAnsi" w:hAnsiTheme="minorHAnsi" w:cstheme="minorHAnsi"/>
                <w:color w:val="auto"/>
                <w:lang w:val="en-IE"/>
              </w:rPr>
            </w:pPr>
            <w:r w:rsidRPr="00F16A89">
              <w:rPr>
                <w:rFonts w:asciiTheme="minorHAnsi" w:hAnsiTheme="minorHAnsi" w:cstheme="minorHAnsi"/>
                <w:color w:val="auto"/>
                <w:lang w:val="en-IE"/>
              </w:rPr>
              <w:t>Aggregation</w:t>
            </w:r>
          </w:p>
        </w:tc>
        <w:tc>
          <w:tcPr>
            <w:tcW w:w="3199" w:type="pct"/>
          </w:tcPr>
          <w:p w:rsidR="00EB0D30" w:rsidRPr="00F16A89" w:rsidRDefault="00FD6A4D" w:rsidP="00EB0D30">
            <w:pPr>
              <w:pStyle w:val="CellHeading"/>
              <w:rPr>
                <w:rFonts w:asciiTheme="minorHAnsi" w:hAnsiTheme="minorHAnsi" w:cstheme="minorHAnsi"/>
                <w:b w:val="0"/>
                <w:color w:val="auto"/>
                <w:lang w:val="en-IE"/>
              </w:rPr>
            </w:pPr>
            <w:r>
              <w:rPr>
                <w:rFonts w:asciiTheme="minorHAnsi" w:hAnsiTheme="minorHAnsi" w:cstheme="minorHAnsi"/>
                <w:b w:val="0"/>
                <w:color w:val="auto"/>
                <w:lang w:val="en-IE"/>
              </w:rPr>
              <w:t>Single</w:t>
            </w:r>
          </w:p>
        </w:tc>
      </w:tr>
    </w:tbl>
    <w:p w:rsidR="00EB0D30" w:rsidRDefault="00EB0D30" w:rsidP="00EB0D30">
      <w:pPr>
        <w:pStyle w:val="Heading4"/>
      </w:pPr>
      <w:bookmarkStart w:id="75" w:name="_Toc528055859"/>
      <w:r>
        <w:t>Token Request</w:t>
      </w:r>
      <w:r w:rsidRPr="00EC0B45">
        <w:t xml:space="preserve"> Specification</w:t>
      </w:r>
      <w:bookmarkEnd w:id="7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3142"/>
        <w:gridCol w:w="882"/>
        <w:gridCol w:w="818"/>
        <w:gridCol w:w="755"/>
        <w:gridCol w:w="4473"/>
      </w:tblGrid>
      <w:tr w:rsidR="00EB0D30" w:rsidRPr="007304AF" w:rsidTr="00EB0D30">
        <w:trPr>
          <w:trHeight w:val="197"/>
          <w:tblHeader/>
        </w:trPr>
        <w:tc>
          <w:tcPr>
            <w:tcW w:w="1312" w:type="pct"/>
            <w:shd w:val="clear" w:color="auto" w:fill="000000" w:themeFill="text1"/>
          </w:tcPr>
          <w:p w:rsidR="00EB0D30" w:rsidRPr="00FF2D1D" w:rsidRDefault="00EB0D30" w:rsidP="00EB0D30">
            <w:pPr>
              <w:pStyle w:val="TableHeader"/>
              <w:jc w:val="center"/>
              <w:rPr>
                <w:b w:val="0"/>
              </w:rPr>
            </w:pPr>
            <w:r w:rsidRPr="00FF2D1D">
              <w:rPr>
                <w:b w:val="0"/>
              </w:rPr>
              <w:t>Name</w:t>
            </w:r>
          </w:p>
        </w:tc>
        <w:tc>
          <w:tcPr>
            <w:tcW w:w="500" w:type="pct"/>
            <w:shd w:val="clear" w:color="auto" w:fill="000000" w:themeFill="text1"/>
          </w:tcPr>
          <w:p w:rsidR="00EB0D30" w:rsidRPr="00FF2D1D" w:rsidRDefault="00EB0D30" w:rsidP="00EB0D30">
            <w:pPr>
              <w:pStyle w:val="TableHeader"/>
              <w:jc w:val="center"/>
              <w:rPr>
                <w:b w:val="0"/>
              </w:rPr>
            </w:pPr>
            <w:r w:rsidRPr="00FF2D1D">
              <w:rPr>
                <w:b w:val="0"/>
              </w:rPr>
              <w:t>Type</w:t>
            </w:r>
          </w:p>
        </w:tc>
        <w:tc>
          <w:tcPr>
            <w:tcW w:w="468" w:type="pct"/>
            <w:shd w:val="clear" w:color="auto" w:fill="000000" w:themeFill="text1"/>
          </w:tcPr>
          <w:p w:rsidR="00EB0D30" w:rsidRPr="00FF2D1D" w:rsidRDefault="00EB0D30" w:rsidP="00EB0D30">
            <w:pPr>
              <w:pStyle w:val="TableHeader"/>
              <w:jc w:val="center"/>
              <w:rPr>
                <w:b w:val="0"/>
              </w:rPr>
            </w:pPr>
            <w:r w:rsidRPr="00FF2D1D">
              <w:rPr>
                <w:b w:val="0"/>
              </w:rPr>
              <w:t>Width</w:t>
            </w:r>
          </w:p>
        </w:tc>
        <w:tc>
          <w:tcPr>
            <w:tcW w:w="437" w:type="pct"/>
            <w:shd w:val="clear" w:color="auto" w:fill="000000" w:themeFill="text1"/>
          </w:tcPr>
          <w:p w:rsidR="00EB0D30" w:rsidRPr="00FF2D1D" w:rsidRDefault="00EB0D30" w:rsidP="00EB0D30">
            <w:pPr>
              <w:pStyle w:val="TableHeader"/>
              <w:jc w:val="center"/>
              <w:rPr>
                <w:b w:val="0"/>
              </w:rPr>
            </w:pPr>
            <w:r w:rsidRPr="00FF2D1D">
              <w:rPr>
                <w:b w:val="0"/>
              </w:rPr>
              <w:t>Req?</w:t>
            </w:r>
          </w:p>
        </w:tc>
        <w:tc>
          <w:tcPr>
            <w:tcW w:w="2283" w:type="pct"/>
            <w:shd w:val="clear" w:color="auto" w:fill="000000" w:themeFill="text1"/>
          </w:tcPr>
          <w:p w:rsidR="00EB0D30" w:rsidRPr="00FF2D1D" w:rsidRDefault="00EB0D30" w:rsidP="00EB0D30">
            <w:pPr>
              <w:pStyle w:val="TableHeader"/>
              <w:jc w:val="center"/>
              <w:rPr>
                <w:b w:val="0"/>
              </w:rPr>
            </w:pPr>
            <w:r w:rsidRPr="00FF2D1D">
              <w:rPr>
                <w:b w:val="0"/>
              </w:rPr>
              <w:t>Description</w:t>
            </w:r>
          </w:p>
        </w:tc>
      </w:tr>
      <w:tr w:rsidR="00EB0D30" w:rsidTr="00EB0D30">
        <w:trPr>
          <w:trHeight w:val="240"/>
        </w:trPr>
        <w:tc>
          <w:tcPr>
            <w:tcW w:w="1312" w:type="pct"/>
            <w:shd w:val="clear" w:color="auto" w:fill="A6A6A6" w:themeFill="background1" w:themeFillShade="A6"/>
          </w:tcPr>
          <w:p w:rsidR="00EB0D30" w:rsidRDefault="00EB0D30" w:rsidP="007B0193">
            <w:pPr>
              <w:pStyle w:val="TabletextBold"/>
            </w:pPr>
          </w:p>
        </w:tc>
        <w:tc>
          <w:tcPr>
            <w:tcW w:w="500" w:type="pct"/>
            <w:shd w:val="clear" w:color="auto" w:fill="A6A6A6" w:themeFill="background1" w:themeFillShade="A6"/>
          </w:tcPr>
          <w:p w:rsidR="00EB0D30" w:rsidRDefault="00EB0D30" w:rsidP="007B0193">
            <w:pPr>
              <w:pStyle w:val="Tabletext0"/>
            </w:pPr>
          </w:p>
        </w:tc>
        <w:tc>
          <w:tcPr>
            <w:tcW w:w="468" w:type="pct"/>
            <w:shd w:val="clear" w:color="auto" w:fill="A6A6A6" w:themeFill="background1" w:themeFillShade="A6"/>
          </w:tcPr>
          <w:p w:rsidR="00EB0D30" w:rsidRDefault="00EB0D30" w:rsidP="007B0193">
            <w:pPr>
              <w:pStyle w:val="Tabletext0"/>
            </w:pPr>
          </w:p>
        </w:tc>
        <w:tc>
          <w:tcPr>
            <w:tcW w:w="437" w:type="pct"/>
            <w:shd w:val="clear" w:color="auto" w:fill="A6A6A6" w:themeFill="background1" w:themeFillShade="A6"/>
          </w:tcPr>
          <w:p w:rsidR="00EB0D30" w:rsidRDefault="00EB0D30" w:rsidP="007B0193">
            <w:pPr>
              <w:pStyle w:val="TabletextBold"/>
            </w:pPr>
          </w:p>
        </w:tc>
        <w:tc>
          <w:tcPr>
            <w:tcW w:w="2283" w:type="pct"/>
            <w:shd w:val="clear" w:color="auto" w:fill="A6A6A6" w:themeFill="background1" w:themeFillShade="A6"/>
          </w:tcPr>
          <w:p w:rsidR="00EB0D30" w:rsidRDefault="00EB0D30" w:rsidP="007B0193">
            <w:pPr>
              <w:pStyle w:val="Tabletext0"/>
            </w:pPr>
          </w:p>
        </w:tc>
      </w:tr>
      <w:tr w:rsidR="00EB0D30" w:rsidTr="00EB0D30">
        <w:trPr>
          <w:trHeight w:val="240"/>
        </w:trPr>
        <w:tc>
          <w:tcPr>
            <w:tcW w:w="1312" w:type="pct"/>
            <w:shd w:val="clear" w:color="auto" w:fill="A6A6A6" w:themeFill="background1" w:themeFillShade="A6"/>
          </w:tcPr>
          <w:p w:rsidR="00EB0D30" w:rsidRPr="0094370A" w:rsidRDefault="00EB0D30" w:rsidP="007B0193">
            <w:pPr>
              <w:pStyle w:val="TabletextBold"/>
            </w:pPr>
            <w:r>
              <w:t>CheckAliasEnrollment</w:t>
            </w:r>
            <w:r w:rsidRPr="00A567E6">
              <w:t>Request</w:t>
            </w:r>
          </w:p>
        </w:tc>
        <w:tc>
          <w:tcPr>
            <w:tcW w:w="500" w:type="pct"/>
            <w:shd w:val="clear" w:color="auto" w:fill="A6A6A6" w:themeFill="background1" w:themeFillShade="A6"/>
          </w:tcPr>
          <w:p w:rsidR="00EB0D30" w:rsidRDefault="00EB0D30" w:rsidP="007B0193">
            <w:pPr>
              <w:pStyle w:val="Tabletext0"/>
            </w:pPr>
          </w:p>
        </w:tc>
        <w:tc>
          <w:tcPr>
            <w:tcW w:w="468" w:type="pct"/>
            <w:shd w:val="clear" w:color="auto" w:fill="A6A6A6" w:themeFill="background1" w:themeFillShade="A6"/>
          </w:tcPr>
          <w:p w:rsidR="00EB0D30" w:rsidRDefault="00EB0D30" w:rsidP="007B0193">
            <w:pPr>
              <w:pStyle w:val="Tabletext0"/>
            </w:pPr>
          </w:p>
        </w:tc>
        <w:tc>
          <w:tcPr>
            <w:tcW w:w="437" w:type="pct"/>
            <w:shd w:val="clear" w:color="auto" w:fill="A6A6A6" w:themeFill="background1" w:themeFillShade="A6"/>
          </w:tcPr>
          <w:p w:rsidR="00EB0D30" w:rsidRDefault="00EB0D30" w:rsidP="007B0193">
            <w:pPr>
              <w:pStyle w:val="TabletextBold"/>
            </w:pPr>
            <w:r>
              <w:t>Y</w:t>
            </w:r>
          </w:p>
        </w:tc>
        <w:tc>
          <w:tcPr>
            <w:tcW w:w="2283" w:type="pct"/>
            <w:shd w:val="clear" w:color="auto" w:fill="A6A6A6" w:themeFill="background1" w:themeFillShade="A6"/>
          </w:tcPr>
          <w:p w:rsidR="00EB0D30" w:rsidRDefault="00EB0D30" w:rsidP="007B0193">
            <w:pPr>
              <w:pStyle w:val="Tabletext0"/>
            </w:pPr>
          </w:p>
        </w:tc>
      </w:tr>
      <w:tr w:rsidR="00EB0D30" w:rsidTr="00EB0D30">
        <w:tblPrEx>
          <w:tblCellMar>
            <w:left w:w="108" w:type="dxa"/>
            <w:right w:w="108" w:type="dxa"/>
          </w:tblCellMar>
        </w:tblPrEx>
        <w:trPr>
          <w:trHeight w:val="240"/>
        </w:trPr>
        <w:tc>
          <w:tcPr>
            <w:tcW w:w="1312" w:type="pct"/>
          </w:tcPr>
          <w:p w:rsidR="00EB0D30" w:rsidRDefault="00EB0D30" w:rsidP="007B0193">
            <w:pPr>
              <w:pStyle w:val="Tabletext0"/>
            </w:pPr>
            <w:r>
              <w:t xml:space="preserve">    PayerID</w:t>
            </w:r>
            <w:r>
              <w:tab/>
            </w:r>
          </w:p>
        </w:tc>
        <w:tc>
          <w:tcPr>
            <w:tcW w:w="500" w:type="pct"/>
          </w:tcPr>
          <w:p w:rsidR="00EB0D30" w:rsidRDefault="00EB0D30" w:rsidP="007B0193">
            <w:pPr>
              <w:pStyle w:val="Tabletext0"/>
            </w:pPr>
            <w:r>
              <w:t>String</w:t>
            </w:r>
          </w:p>
        </w:tc>
        <w:tc>
          <w:tcPr>
            <w:tcW w:w="468" w:type="pct"/>
          </w:tcPr>
          <w:p w:rsidR="00EB0D30" w:rsidRDefault="00EB0D30" w:rsidP="007B0193">
            <w:pPr>
              <w:pStyle w:val="Tabletext0"/>
            </w:pPr>
            <w:r>
              <w:t>3..10</w:t>
            </w:r>
          </w:p>
        </w:tc>
        <w:tc>
          <w:tcPr>
            <w:tcW w:w="437" w:type="pct"/>
          </w:tcPr>
          <w:p w:rsidR="00EB0D30" w:rsidRDefault="00EB0D30" w:rsidP="007B0193">
            <w:pPr>
              <w:pStyle w:val="Tabletext0"/>
            </w:pPr>
            <w:r>
              <w:t>Y</w:t>
            </w:r>
          </w:p>
        </w:tc>
        <w:tc>
          <w:tcPr>
            <w:tcW w:w="2280" w:type="pct"/>
          </w:tcPr>
          <w:p w:rsidR="00EB0D30" w:rsidRDefault="00EB0D30" w:rsidP="007B0193">
            <w:pPr>
              <w:pStyle w:val="Tabletext0"/>
            </w:pPr>
            <w:r>
              <w:t>The payer ID of the payer for which this operation is accessible.</w:t>
            </w:r>
          </w:p>
        </w:tc>
      </w:tr>
      <w:tr w:rsidR="00EB0D30" w:rsidTr="00EB0D30">
        <w:tblPrEx>
          <w:tblCellMar>
            <w:left w:w="108" w:type="dxa"/>
            <w:right w:w="108" w:type="dxa"/>
          </w:tblCellMar>
        </w:tblPrEx>
        <w:trPr>
          <w:trHeight w:val="240"/>
        </w:trPr>
        <w:tc>
          <w:tcPr>
            <w:tcW w:w="1312" w:type="pct"/>
          </w:tcPr>
          <w:p w:rsidR="00EB0D30" w:rsidRDefault="00EB0D30" w:rsidP="007B0193">
            <w:pPr>
              <w:pStyle w:val="Tabletext0"/>
            </w:pPr>
            <w:r>
              <w:t xml:space="preserve">    Alias</w:t>
            </w:r>
            <w:r>
              <w:tab/>
            </w:r>
          </w:p>
        </w:tc>
        <w:tc>
          <w:tcPr>
            <w:tcW w:w="500" w:type="pct"/>
          </w:tcPr>
          <w:p w:rsidR="00EB0D30" w:rsidRDefault="00EB0D30" w:rsidP="007B0193">
            <w:pPr>
              <w:pStyle w:val="Tabletext0"/>
            </w:pPr>
            <w:r>
              <w:t>String</w:t>
            </w:r>
          </w:p>
        </w:tc>
        <w:tc>
          <w:tcPr>
            <w:tcW w:w="468" w:type="pct"/>
          </w:tcPr>
          <w:p w:rsidR="00EB0D30" w:rsidRDefault="00EB0D30" w:rsidP="007B0193">
            <w:pPr>
              <w:pStyle w:val="Tabletext0"/>
            </w:pPr>
            <w:r>
              <w:t>1..48</w:t>
            </w:r>
          </w:p>
        </w:tc>
        <w:tc>
          <w:tcPr>
            <w:tcW w:w="437" w:type="pct"/>
          </w:tcPr>
          <w:p w:rsidR="00EB0D30" w:rsidRDefault="00EB0D30" w:rsidP="007B0193">
            <w:pPr>
              <w:pStyle w:val="Tabletext0"/>
            </w:pPr>
            <w:r>
              <w:t>Y</w:t>
            </w:r>
          </w:p>
        </w:tc>
        <w:tc>
          <w:tcPr>
            <w:tcW w:w="2280" w:type="pct"/>
          </w:tcPr>
          <w:p w:rsidR="00EB0D30" w:rsidRDefault="00EB0D30" w:rsidP="007B0193">
            <w:pPr>
              <w:pStyle w:val="Tabletext0"/>
            </w:pPr>
            <w:r>
              <w:t>The email address or phone number to which the payment was directed.</w:t>
            </w:r>
            <w:r>
              <w:br/>
              <w:t>A.k.a. "Token".</w:t>
            </w:r>
          </w:p>
        </w:tc>
      </w:tr>
    </w:tbl>
    <w:p w:rsidR="00AD7884" w:rsidRDefault="00AD7884" w:rsidP="00B53A11">
      <w:pPr>
        <w:rPr>
          <w:rFonts w:ascii="Tahoma" w:hAnsi="Tahoma" w:cs="Tahoma"/>
          <w:color w:val="000000"/>
        </w:rPr>
      </w:pPr>
    </w:p>
    <w:p w:rsidR="0097296F" w:rsidRPr="008A17C9" w:rsidRDefault="0097296F" w:rsidP="008A17C9">
      <w:pPr>
        <w:rPr>
          <w:rFonts w:ascii="Tahoma" w:hAnsi="Tahoma" w:cs="Tahoma"/>
          <w:color w:val="000000"/>
        </w:rPr>
      </w:pPr>
      <w:r w:rsidRPr="008A17C9">
        <w:rPr>
          <w:rFonts w:ascii="Tahoma" w:hAnsi="Tahoma" w:cs="Tahoma"/>
          <w:color w:val="000000"/>
        </w:rPr>
        <w:t>First email token of a consumer will be sent if the response is “Token Not Active”</w:t>
      </w:r>
    </w:p>
    <w:p w:rsidR="008A17C9" w:rsidRDefault="0097296F" w:rsidP="008A17C9">
      <w:pPr>
        <w:rPr>
          <w:rFonts w:ascii="Tahoma" w:hAnsi="Tahoma" w:cs="Tahoma"/>
          <w:color w:val="000000"/>
        </w:rPr>
      </w:pPr>
      <w:r w:rsidRPr="008A17C9">
        <w:rPr>
          <w:rFonts w:ascii="Tahoma" w:hAnsi="Tahoma" w:cs="Tahoma"/>
          <w:color w:val="000000"/>
        </w:rPr>
        <w:t xml:space="preserve">Next API call with phone number will be made i.e. For a single consumer two token request can be made. </w:t>
      </w:r>
    </w:p>
    <w:p w:rsidR="008A17C9" w:rsidRPr="008A17C9" w:rsidRDefault="008A17C9" w:rsidP="008A17C9">
      <w:pPr>
        <w:rPr>
          <w:rFonts w:ascii="Tahoma" w:hAnsi="Tahoma" w:cs="Tahoma"/>
          <w:color w:val="000000"/>
        </w:rPr>
      </w:pPr>
    </w:p>
    <w:p w:rsidR="00AD7884" w:rsidRPr="00EC0B45" w:rsidRDefault="00196C99" w:rsidP="00D549B5">
      <w:pPr>
        <w:pStyle w:val="Heading3"/>
        <w:tabs>
          <w:tab w:val="clear" w:pos="5850"/>
          <w:tab w:val="num" w:pos="720"/>
        </w:tabs>
        <w:ind w:left="720"/>
      </w:pPr>
      <w:bookmarkStart w:id="76" w:name="_Toc528055860"/>
      <w:r w:rsidRPr="008A17C9">
        <w:t>IP-CONSALIENRLRES-IN-FL:</w:t>
      </w:r>
      <w:r w:rsidR="00AD7884" w:rsidRPr="008A17C9">
        <w:t>:</w:t>
      </w:r>
      <w:r w:rsidR="00AD7884">
        <w:t xml:space="preserve"> </w:t>
      </w:r>
      <w:r w:rsidR="00A91FFE">
        <w:t>Check</w:t>
      </w:r>
      <w:r w:rsidR="00AD7884">
        <w:t>AliasEnrollmentResponse API</w:t>
      </w:r>
      <w:bookmarkEnd w:id="76"/>
    </w:p>
    <w:p w:rsidR="00AD7884" w:rsidRPr="00EC0B45" w:rsidRDefault="00AD7884" w:rsidP="00AD7884">
      <w:pPr>
        <w:pStyle w:val="Heading4"/>
      </w:pPr>
      <w:bookmarkStart w:id="77" w:name="_Toc528055861"/>
      <w:r w:rsidRPr="00EC0B45">
        <w:t>Service Overview</w:t>
      </w:r>
      <w:bookmarkEnd w:id="77"/>
    </w:p>
    <w:tbl>
      <w:tblPr>
        <w:tblStyle w:val="TableProfessional"/>
        <w:tblW w:w="5000" w:type="pct"/>
        <w:tblLook w:val="00A0" w:firstRow="1" w:lastRow="0" w:firstColumn="1" w:lastColumn="0" w:noHBand="0" w:noVBand="0"/>
      </w:tblPr>
      <w:tblGrid>
        <w:gridCol w:w="470"/>
        <w:gridCol w:w="1827"/>
        <w:gridCol w:w="2823"/>
        <w:gridCol w:w="688"/>
        <w:gridCol w:w="1129"/>
        <w:gridCol w:w="986"/>
        <w:gridCol w:w="1155"/>
        <w:gridCol w:w="986"/>
      </w:tblGrid>
      <w:tr w:rsidR="00AD7884" w:rsidRPr="00EC0B45" w:rsidTr="004255FC">
        <w:trPr>
          <w:cnfStyle w:val="100000000000" w:firstRow="1" w:lastRow="0" w:firstColumn="0" w:lastColumn="0" w:oddVBand="0" w:evenVBand="0" w:oddHBand="0" w:evenHBand="0" w:firstRowFirstColumn="0" w:firstRowLastColumn="0" w:lastRowFirstColumn="0" w:lastRowLastColumn="0"/>
          <w:cantSplit/>
        </w:trPr>
        <w:tc>
          <w:tcPr>
            <w:tcW w:w="234" w:type="pct"/>
          </w:tcPr>
          <w:p w:rsidR="00AD7884" w:rsidRPr="00823D18" w:rsidRDefault="00AD7884" w:rsidP="004D37D0">
            <w:pPr>
              <w:pStyle w:val="ListParagraph"/>
              <w:spacing w:after="0" w:line="240" w:lineRule="auto"/>
              <w:ind w:left="0"/>
              <w:jc w:val="left"/>
              <w:rPr>
                <w:rFonts w:asciiTheme="minorHAnsi" w:hAnsiTheme="minorHAnsi" w:cstheme="minorHAnsi"/>
                <w:b w:val="0"/>
                <w:bCs w:val="0"/>
                <w:color w:val="FFFFFF"/>
                <w:sz w:val="18"/>
                <w:lang w:val="en-IE"/>
              </w:rPr>
            </w:pPr>
            <w:r w:rsidRPr="00823D18">
              <w:rPr>
                <w:rFonts w:asciiTheme="minorHAnsi" w:hAnsiTheme="minorHAnsi" w:cstheme="minorHAnsi"/>
                <w:color w:val="FFFFFF"/>
                <w:sz w:val="18"/>
                <w:lang w:val="en-IE"/>
              </w:rPr>
              <w:t>#</w:t>
            </w:r>
          </w:p>
        </w:tc>
        <w:tc>
          <w:tcPr>
            <w:tcW w:w="908" w:type="pct"/>
          </w:tcPr>
          <w:p w:rsidR="00AD7884" w:rsidRPr="00823D18" w:rsidRDefault="00AD7884" w:rsidP="004D37D0">
            <w:pPr>
              <w:pStyle w:val="ListParagraph"/>
              <w:spacing w:after="0" w:line="240" w:lineRule="auto"/>
              <w:ind w:left="0"/>
              <w:jc w:val="left"/>
              <w:rPr>
                <w:rFonts w:asciiTheme="minorHAnsi" w:hAnsiTheme="minorHAnsi" w:cstheme="minorHAnsi"/>
                <w:b w:val="0"/>
                <w:bCs w:val="0"/>
                <w:color w:val="FFFFFF"/>
                <w:sz w:val="16"/>
                <w:lang w:val="en-IE"/>
              </w:rPr>
            </w:pPr>
            <w:r w:rsidRPr="00823D18">
              <w:rPr>
                <w:rFonts w:asciiTheme="minorHAnsi" w:hAnsiTheme="minorHAnsi" w:cstheme="minorHAnsi"/>
                <w:color w:val="FFFFFF"/>
                <w:sz w:val="18"/>
                <w:lang w:val="en-IE"/>
              </w:rPr>
              <w:t>Service ID</w:t>
            </w:r>
          </w:p>
        </w:tc>
        <w:tc>
          <w:tcPr>
            <w:tcW w:w="1403" w:type="pct"/>
          </w:tcPr>
          <w:p w:rsidR="00AD7884" w:rsidRPr="00823D18" w:rsidRDefault="00AD7884" w:rsidP="004D37D0">
            <w:pPr>
              <w:pStyle w:val="ListParagraph"/>
              <w:spacing w:after="0" w:line="240" w:lineRule="auto"/>
              <w:ind w:left="0"/>
              <w:jc w:val="left"/>
              <w:rPr>
                <w:rFonts w:asciiTheme="minorHAnsi" w:hAnsiTheme="minorHAnsi" w:cstheme="minorHAnsi"/>
                <w:b w:val="0"/>
                <w:bCs w:val="0"/>
                <w:color w:val="FFFFFF"/>
                <w:sz w:val="18"/>
                <w:lang w:val="en-IE"/>
              </w:rPr>
            </w:pPr>
            <w:r w:rsidRPr="00823D18">
              <w:rPr>
                <w:rFonts w:asciiTheme="minorHAnsi" w:hAnsiTheme="minorHAnsi" w:cstheme="minorHAnsi"/>
                <w:color w:val="FFFFFF"/>
                <w:sz w:val="18"/>
                <w:lang w:val="en-IE"/>
              </w:rPr>
              <w:t>Description</w:t>
            </w:r>
          </w:p>
        </w:tc>
        <w:tc>
          <w:tcPr>
            <w:tcW w:w="342" w:type="pct"/>
          </w:tcPr>
          <w:p w:rsidR="00AD7884" w:rsidRPr="00823D18" w:rsidRDefault="00AD7884" w:rsidP="004D37D0">
            <w:pPr>
              <w:pStyle w:val="ListParagraph"/>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Use Cases</w:t>
            </w:r>
          </w:p>
        </w:tc>
        <w:tc>
          <w:tcPr>
            <w:tcW w:w="561" w:type="pct"/>
          </w:tcPr>
          <w:p w:rsidR="00AD7884" w:rsidRPr="00823D18" w:rsidRDefault="00AD7884" w:rsidP="004D37D0">
            <w:pPr>
              <w:pStyle w:val="ListParagraph"/>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Origin</w:t>
            </w:r>
          </w:p>
        </w:tc>
        <w:tc>
          <w:tcPr>
            <w:tcW w:w="490" w:type="pct"/>
          </w:tcPr>
          <w:p w:rsidR="00AD7884" w:rsidRPr="00823D18" w:rsidRDefault="00AD7884" w:rsidP="004D37D0">
            <w:pPr>
              <w:pStyle w:val="ListParagraph"/>
              <w:spacing w:after="0" w:line="240" w:lineRule="auto"/>
              <w:ind w:left="0"/>
              <w:jc w:val="left"/>
              <w:rPr>
                <w:rFonts w:asciiTheme="minorHAnsi" w:hAnsiTheme="minorHAnsi" w:cstheme="minorHAnsi"/>
                <w:b w:val="0"/>
                <w:bCs w:val="0"/>
                <w:color w:val="FFFFFF"/>
                <w:sz w:val="18"/>
                <w:lang w:val="en-IE"/>
              </w:rPr>
            </w:pPr>
            <w:r w:rsidRPr="00823D18">
              <w:rPr>
                <w:rFonts w:asciiTheme="minorHAnsi" w:hAnsiTheme="minorHAnsi" w:cstheme="minorHAnsi"/>
                <w:color w:val="FFFFFF"/>
                <w:sz w:val="18"/>
                <w:lang w:val="en-IE"/>
              </w:rPr>
              <w:t>Input Format</w:t>
            </w:r>
          </w:p>
        </w:tc>
        <w:tc>
          <w:tcPr>
            <w:tcW w:w="574" w:type="pct"/>
          </w:tcPr>
          <w:p w:rsidR="00AD7884" w:rsidRPr="00823D18" w:rsidRDefault="00AD7884" w:rsidP="004D37D0">
            <w:pPr>
              <w:pStyle w:val="ListParagraph"/>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Destination</w:t>
            </w:r>
          </w:p>
        </w:tc>
        <w:tc>
          <w:tcPr>
            <w:tcW w:w="490" w:type="pct"/>
          </w:tcPr>
          <w:p w:rsidR="00AD7884" w:rsidRPr="00823D18" w:rsidRDefault="00302DF9" w:rsidP="004D37D0">
            <w:pPr>
              <w:pStyle w:val="ListParagraph"/>
              <w:spacing w:after="0" w:line="240" w:lineRule="auto"/>
              <w:ind w:left="0"/>
              <w:jc w:val="left"/>
              <w:rPr>
                <w:rFonts w:asciiTheme="minorHAnsi" w:hAnsiTheme="minorHAnsi" w:cstheme="minorHAnsi"/>
                <w:color w:val="FFFFFF"/>
                <w:sz w:val="18"/>
                <w:lang w:val="en-IE"/>
              </w:rPr>
            </w:pPr>
            <w:r>
              <w:rPr>
                <w:rFonts w:asciiTheme="minorHAnsi" w:hAnsiTheme="minorHAnsi" w:cstheme="minorHAnsi"/>
                <w:color w:val="FFFFFF"/>
                <w:sz w:val="18"/>
                <w:lang w:val="en-IE"/>
              </w:rPr>
              <w:t>Output</w:t>
            </w:r>
          </w:p>
        </w:tc>
      </w:tr>
      <w:tr w:rsidR="00302DF9" w:rsidRPr="00EC0B45" w:rsidTr="004255FC">
        <w:trPr>
          <w:cantSplit/>
        </w:trPr>
        <w:tc>
          <w:tcPr>
            <w:tcW w:w="234" w:type="pct"/>
          </w:tcPr>
          <w:p w:rsidR="00302DF9" w:rsidRPr="00823D18" w:rsidRDefault="00302DF9" w:rsidP="00302DF9">
            <w:pPr>
              <w:pStyle w:val="ListParagraph"/>
              <w:spacing w:after="0" w:line="240" w:lineRule="auto"/>
              <w:ind w:left="0"/>
              <w:jc w:val="left"/>
              <w:rPr>
                <w:rFonts w:asciiTheme="minorHAnsi" w:hAnsiTheme="minorHAnsi" w:cstheme="minorHAnsi"/>
                <w:color w:val="000000"/>
                <w:sz w:val="18"/>
                <w:szCs w:val="18"/>
                <w:lang w:val="en-IE"/>
              </w:rPr>
            </w:pPr>
            <w:r w:rsidRPr="00823D18">
              <w:rPr>
                <w:rFonts w:asciiTheme="minorHAnsi" w:hAnsiTheme="minorHAnsi" w:cstheme="minorHAnsi"/>
                <w:color w:val="000000"/>
                <w:sz w:val="18"/>
                <w:szCs w:val="18"/>
                <w:lang w:val="en-IE"/>
              </w:rPr>
              <w:t>0</w:t>
            </w:r>
            <w:r w:rsidR="0041683E">
              <w:rPr>
                <w:rFonts w:asciiTheme="minorHAnsi" w:hAnsiTheme="minorHAnsi" w:cstheme="minorHAnsi"/>
                <w:color w:val="000000"/>
                <w:sz w:val="18"/>
                <w:szCs w:val="18"/>
                <w:lang w:val="en-IE"/>
              </w:rPr>
              <w:t>6</w:t>
            </w:r>
          </w:p>
        </w:tc>
        <w:tc>
          <w:tcPr>
            <w:tcW w:w="908" w:type="pct"/>
          </w:tcPr>
          <w:p w:rsidR="00302DF9" w:rsidRPr="00823D18" w:rsidRDefault="00302DF9" w:rsidP="00302DF9">
            <w:pPr>
              <w:pStyle w:val="ListParagraph"/>
              <w:spacing w:after="0" w:line="240" w:lineRule="auto"/>
              <w:ind w:left="0"/>
              <w:jc w:val="left"/>
              <w:rPr>
                <w:rFonts w:asciiTheme="minorHAnsi" w:hAnsiTheme="minorHAnsi" w:cstheme="minorHAnsi"/>
                <w:bCs/>
                <w:sz w:val="18"/>
                <w:szCs w:val="18"/>
                <w:lang w:val="en-IE"/>
              </w:rPr>
            </w:pPr>
          </w:p>
        </w:tc>
        <w:tc>
          <w:tcPr>
            <w:tcW w:w="1403" w:type="pct"/>
          </w:tcPr>
          <w:p w:rsidR="00302DF9" w:rsidRPr="00823D18" w:rsidRDefault="00302DF9" w:rsidP="00302DF9">
            <w:pPr>
              <w:pStyle w:val="ListParagraph"/>
              <w:spacing w:after="0" w:line="240" w:lineRule="auto"/>
              <w:ind w:left="0"/>
              <w:jc w:val="left"/>
              <w:rPr>
                <w:rFonts w:asciiTheme="minorHAnsi" w:hAnsiTheme="minorHAnsi" w:cstheme="minorHAnsi"/>
                <w:bCs/>
                <w:sz w:val="18"/>
                <w:szCs w:val="18"/>
                <w:lang w:val="en-IE"/>
              </w:rPr>
            </w:pPr>
            <w:r>
              <w:rPr>
                <w:rFonts w:asciiTheme="minorHAnsi" w:hAnsiTheme="minorHAnsi"/>
                <w:bCs/>
                <w:sz w:val="18"/>
                <w:szCs w:val="18"/>
                <w:lang w:val="en-IE"/>
              </w:rPr>
              <w:t>API to receive consumer enrolment status</w:t>
            </w:r>
          </w:p>
        </w:tc>
        <w:tc>
          <w:tcPr>
            <w:tcW w:w="342" w:type="pct"/>
          </w:tcPr>
          <w:p w:rsidR="00302DF9" w:rsidRPr="00E13CA2" w:rsidRDefault="00302DF9" w:rsidP="00302DF9">
            <w:pPr>
              <w:pStyle w:val="ListParagraph"/>
              <w:spacing w:after="0" w:line="240" w:lineRule="auto"/>
              <w:ind w:left="0"/>
              <w:jc w:val="left"/>
              <w:rPr>
                <w:rFonts w:asciiTheme="minorHAnsi" w:hAnsiTheme="minorHAnsi" w:cstheme="minorHAnsi"/>
                <w:bCs/>
                <w:sz w:val="18"/>
                <w:highlight w:val="yellow"/>
                <w:lang w:val="en-IE"/>
              </w:rPr>
            </w:pPr>
            <w:r w:rsidRPr="00413B56">
              <w:rPr>
                <w:rFonts w:asciiTheme="minorHAnsi" w:hAnsiTheme="minorHAnsi" w:cstheme="minorHAnsi"/>
                <w:bCs/>
                <w:sz w:val="18"/>
                <w:lang w:val="en-IE"/>
              </w:rPr>
              <w:t>5.12</w:t>
            </w:r>
          </w:p>
        </w:tc>
        <w:tc>
          <w:tcPr>
            <w:tcW w:w="561" w:type="pct"/>
          </w:tcPr>
          <w:p w:rsidR="00302DF9" w:rsidRDefault="00302DF9" w:rsidP="00302DF9">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IncedoPay</w:t>
            </w:r>
          </w:p>
        </w:tc>
        <w:tc>
          <w:tcPr>
            <w:tcW w:w="490" w:type="pct"/>
          </w:tcPr>
          <w:p w:rsidR="00302DF9" w:rsidRDefault="00302DF9" w:rsidP="00302DF9">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N/A</w:t>
            </w:r>
          </w:p>
        </w:tc>
        <w:tc>
          <w:tcPr>
            <w:tcW w:w="574" w:type="pct"/>
          </w:tcPr>
          <w:p w:rsidR="00302DF9" w:rsidRDefault="00302DF9" w:rsidP="00302DF9">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US Bank Zelle Network</w:t>
            </w:r>
          </w:p>
        </w:tc>
        <w:tc>
          <w:tcPr>
            <w:tcW w:w="490" w:type="pct"/>
          </w:tcPr>
          <w:p w:rsidR="00302DF9" w:rsidRDefault="00302DF9" w:rsidP="00302DF9">
            <w:pPr>
              <w:pStyle w:val="ListParagraph"/>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Return Enrolment Status</w:t>
            </w:r>
          </w:p>
        </w:tc>
      </w:tr>
    </w:tbl>
    <w:p w:rsidR="00AD7884" w:rsidRDefault="004255FC" w:rsidP="009F2D85">
      <w:pPr>
        <w:pStyle w:val="BodyDefaultText"/>
        <w:jc w:val="center"/>
      </w:pPr>
      <w:r w:rsidRPr="004255FC">
        <w:rPr>
          <w:noProof/>
        </w:rPr>
        <w:drawing>
          <wp:inline distT="0" distB="0" distL="0" distR="0" wp14:anchorId="0D6A179A" wp14:editId="3A181503">
            <wp:extent cx="4101737" cy="1632857"/>
            <wp:effectExtent l="0" t="0" r="0" b="5715"/>
            <wp:docPr id="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rotWithShape="1">
                    <a:blip r:embed="rId31"/>
                    <a:srcRect l="34874" t="29018" r="33602" b="48661"/>
                    <a:stretch/>
                  </pic:blipFill>
                  <pic:spPr>
                    <a:xfrm>
                      <a:off x="0" y="0"/>
                      <a:ext cx="4101737" cy="1632857"/>
                    </a:xfrm>
                    <a:prstGeom prst="rect">
                      <a:avLst/>
                    </a:prstGeom>
                  </pic:spPr>
                </pic:pic>
              </a:graphicData>
            </a:graphic>
          </wp:inline>
        </w:drawing>
      </w:r>
    </w:p>
    <w:tbl>
      <w:tblPr>
        <w:tblStyle w:val="TableElegan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27"/>
        <w:gridCol w:w="6443"/>
      </w:tblGrid>
      <w:tr w:rsidR="00AD7884" w:rsidRPr="00EC0B45" w:rsidTr="004D37D0">
        <w:trPr>
          <w:cnfStyle w:val="100000000000" w:firstRow="1" w:lastRow="0" w:firstColumn="0" w:lastColumn="0" w:oddVBand="0" w:evenVBand="0" w:oddHBand="0" w:evenHBand="0" w:firstRowFirstColumn="0" w:firstRowLastColumn="0" w:lastRowFirstColumn="0" w:lastRowLastColumn="0"/>
          <w:trHeight w:val="260"/>
        </w:trPr>
        <w:tc>
          <w:tcPr>
            <w:tcW w:w="1801" w:type="pct"/>
          </w:tcPr>
          <w:p w:rsidR="00AD7884" w:rsidRPr="008A17C9" w:rsidRDefault="00AD7884" w:rsidP="004D37D0">
            <w:pPr>
              <w:pStyle w:val="CellHeading"/>
              <w:keepNext/>
              <w:rPr>
                <w:rFonts w:asciiTheme="minorHAnsi" w:hAnsiTheme="minorHAnsi" w:cstheme="minorHAnsi"/>
                <w:color w:val="auto"/>
                <w:lang w:val="en-IE"/>
              </w:rPr>
            </w:pPr>
            <w:r w:rsidRPr="008A17C9">
              <w:rPr>
                <w:rFonts w:asciiTheme="minorHAnsi" w:hAnsiTheme="minorHAnsi" w:cstheme="minorHAnsi"/>
                <w:color w:val="auto"/>
                <w:lang w:val="en-IE"/>
              </w:rPr>
              <w:t>Service Type</w:t>
            </w:r>
          </w:p>
        </w:tc>
        <w:tc>
          <w:tcPr>
            <w:tcW w:w="3199" w:type="pct"/>
          </w:tcPr>
          <w:p w:rsidR="00AD7884" w:rsidRPr="008A17C9" w:rsidRDefault="00AD7884" w:rsidP="004D37D0">
            <w:pPr>
              <w:pStyle w:val="CellHeading"/>
              <w:keepNext/>
              <w:rPr>
                <w:rFonts w:asciiTheme="minorHAnsi" w:hAnsiTheme="minorHAnsi" w:cstheme="minorHAnsi"/>
                <w:b w:val="0"/>
                <w:color w:val="auto"/>
                <w:lang w:val="en-IE"/>
              </w:rPr>
            </w:pPr>
            <w:r w:rsidRPr="008A17C9">
              <w:rPr>
                <w:rFonts w:asciiTheme="minorHAnsi" w:hAnsiTheme="minorHAnsi" w:cstheme="minorHAnsi"/>
                <w:b w:val="0"/>
                <w:color w:val="auto"/>
                <w:lang w:val="en-IE"/>
              </w:rPr>
              <w:t>INBOUND</w:t>
            </w:r>
          </w:p>
        </w:tc>
      </w:tr>
      <w:tr w:rsidR="00AD7884" w:rsidRPr="00EC0B45" w:rsidTr="004D37D0">
        <w:trPr>
          <w:trHeight w:val="260"/>
        </w:trPr>
        <w:tc>
          <w:tcPr>
            <w:tcW w:w="1801" w:type="pct"/>
          </w:tcPr>
          <w:p w:rsidR="00AD7884" w:rsidRPr="008A17C9" w:rsidRDefault="00AD7884" w:rsidP="004D37D0">
            <w:pPr>
              <w:pStyle w:val="CellHeading"/>
              <w:rPr>
                <w:rFonts w:asciiTheme="minorHAnsi" w:hAnsiTheme="minorHAnsi" w:cstheme="minorHAnsi"/>
                <w:color w:val="auto"/>
                <w:lang w:val="en-IE"/>
              </w:rPr>
            </w:pPr>
            <w:r w:rsidRPr="008A17C9">
              <w:rPr>
                <w:rFonts w:asciiTheme="minorHAnsi" w:hAnsiTheme="minorHAnsi" w:cstheme="minorHAnsi"/>
                <w:color w:val="auto"/>
                <w:lang w:val="en-IE"/>
              </w:rPr>
              <w:t>Data Exchange Format</w:t>
            </w:r>
          </w:p>
        </w:tc>
        <w:tc>
          <w:tcPr>
            <w:tcW w:w="3199" w:type="pct"/>
          </w:tcPr>
          <w:p w:rsidR="00AD7884" w:rsidRPr="008A17C9" w:rsidRDefault="00196C99" w:rsidP="004D37D0">
            <w:pPr>
              <w:pStyle w:val="CellHeading"/>
              <w:rPr>
                <w:rFonts w:asciiTheme="minorHAnsi" w:hAnsiTheme="minorHAnsi" w:cstheme="minorHAnsi"/>
                <w:b w:val="0"/>
                <w:color w:val="auto"/>
                <w:lang w:val="en-IE"/>
              </w:rPr>
            </w:pPr>
            <w:r w:rsidRPr="008A17C9">
              <w:rPr>
                <w:rFonts w:asciiTheme="minorHAnsi" w:hAnsiTheme="minorHAnsi" w:cstheme="minorHAnsi"/>
                <w:b w:val="0"/>
                <w:color w:val="auto"/>
                <w:lang w:val="en-IE"/>
              </w:rPr>
              <w:t>N/A</w:t>
            </w:r>
          </w:p>
        </w:tc>
      </w:tr>
      <w:tr w:rsidR="00AD7884" w:rsidRPr="00EC0B45" w:rsidTr="004D37D0">
        <w:trPr>
          <w:trHeight w:val="260"/>
        </w:trPr>
        <w:tc>
          <w:tcPr>
            <w:tcW w:w="1801" w:type="pct"/>
          </w:tcPr>
          <w:p w:rsidR="00AD7884" w:rsidRPr="008A17C9" w:rsidRDefault="00AD7884" w:rsidP="004D37D0">
            <w:pPr>
              <w:pStyle w:val="CellHeading"/>
              <w:rPr>
                <w:rFonts w:asciiTheme="minorHAnsi" w:hAnsiTheme="minorHAnsi" w:cstheme="minorHAnsi"/>
                <w:color w:val="auto"/>
                <w:lang w:val="en-IE"/>
              </w:rPr>
            </w:pPr>
            <w:r w:rsidRPr="008A17C9">
              <w:rPr>
                <w:rFonts w:asciiTheme="minorHAnsi" w:hAnsiTheme="minorHAnsi" w:cstheme="minorHAnsi"/>
                <w:color w:val="auto"/>
                <w:lang w:val="en-IE"/>
              </w:rPr>
              <w:t>Communication protocol</w:t>
            </w:r>
          </w:p>
        </w:tc>
        <w:tc>
          <w:tcPr>
            <w:tcW w:w="3199" w:type="pct"/>
          </w:tcPr>
          <w:p w:rsidR="00AD7884" w:rsidRPr="008A17C9" w:rsidRDefault="00196C99" w:rsidP="004D37D0">
            <w:pPr>
              <w:pStyle w:val="CellHeading"/>
              <w:rPr>
                <w:rFonts w:asciiTheme="minorHAnsi" w:hAnsiTheme="minorHAnsi" w:cstheme="minorHAnsi"/>
                <w:b w:val="0"/>
                <w:color w:val="auto"/>
                <w:lang w:val="en-IE"/>
              </w:rPr>
            </w:pPr>
            <w:r w:rsidRPr="008A17C9">
              <w:rPr>
                <w:rFonts w:asciiTheme="minorHAnsi" w:hAnsiTheme="minorHAnsi" w:cstheme="minorHAnsi"/>
                <w:b w:val="0"/>
                <w:color w:val="auto"/>
                <w:lang w:val="en-IE"/>
              </w:rPr>
              <w:t>SOAP</w:t>
            </w:r>
          </w:p>
        </w:tc>
      </w:tr>
      <w:tr w:rsidR="00AD7884" w:rsidRPr="00EC0B45" w:rsidTr="004D37D0">
        <w:trPr>
          <w:trHeight w:val="260"/>
        </w:trPr>
        <w:tc>
          <w:tcPr>
            <w:tcW w:w="1801" w:type="pct"/>
          </w:tcPr>
          <w:p w:rsidR="00AD7884" w:rsidRPr="008A17C9" w:rsidRDefault="00AD7884" w:rsidP="004D37D0">
            <w:pPr>
              <w:pStyle w:val="CellHeading"/>
              <w:rPr>
                <w:rFonts w:asciiTheme="minorHAnsi" w:hAnsiTheme="minorHAnsi" w:cstheme="minorHAnsi"/>
                <w:color w:val="auto"/>
                <w:lang w:val="en-IE"/>
              </w:rPr>
            </w:pPr>
            <w:r w:rsidRPr="008A17C9">
              <w:rPr>
                <w:rFonts w:asciiTheme="minorHAnsi" w:hAnsiTheme="minorHAnsi" w:cstheme="minorHAnsi"/>
                <w:color w:val="auto"/>
                <w:lang w:val="en-IE"/>
              </w:rPr>
              <w:t>Service Triggering Mode</w:t>
            </w:r>
          </w:p>
        </w:tc>
        <w:tc>
          <w:tcPr>
            <w:tcW w:w="3199" w:type="pct"/>
          </w:tcPr>
          <w:p w:rsidR="00AD7884" w:rsidRPr="008A17C9" w:rsidRDefault="00AD7884" w:rsidP="004D37D0">
            <w:pPr>
              <w:pStyle w:val="CellHeading"/>
              <w:rPr>
                <w:rFonts w:asciiTheme="minorHAnsi" w:hAnsiTheme="minorHAnsi" w:cstheme="minorHAnsi"/>
                <w:b w:val="0"/>
                <w:color w:val="auto"/>
                <w:lang w:val="en-IE"/>
              </w:rPr>
            </w:pPr>
            <w:r w:rsidRPr="008A17C9">
              <w:rPr>
                <w:rFonts w:asciiTheme="minorHAnsi" w:hAnsiTheme="minorHAnsi" w:cstheme="minorHAnsi"/>
                <w:b w:val="0"/>
                <w:color w:val="auto"/>
                <w:lang w:val="en-IE"/>
              </w:rPr>
              <w:t>On Request</w:t>
            </w:r>
          </w:p>
        </w:tc>
      </w:tr>
      <w:tr w:rsidR="00AD7884" w:rsidRPr="00EC0B45" w:rsidTr="004D37D0">
        <w:trPr>
          <w:trHeight w:val="260"/>
        </w:trPr>
        <w:tc>
          <w:tcPr>
            <w:tcW w:w="1801" w:type="pct"/>
          </w:tcPr>
          <w:p w:rsidR="00AD7884" w:rsidRPr="008A17C9" w:rsidRDefault="00AD7884" w:rsidP="004D37D0">
            <w:pPr>
              <w:pStyle w:val="CellHeading"/>
              <w:rPr>
                <w:rFonts w:asciiTheme="minorHAnsi" w:hAnsiTheme="minorHAnsi" w:cstheme="minorHAnsi"/>
                <w:color w:val="auto"/>
                <w:lang w:val="en-IE"/>
              </w:rPr>
            </w:pPr>
            <w:r w:rsidRPr="008A17C9">
              <w:rPr>
                <w:rFonts w:asciiTheme="minorHAnsi" w:hAnsiTheme="minorHAnsi" w:cstheme="minorHAnsi"/>
                <w:color w:val="auto"/>
                <w:lang w:val="en-IE"/>
              </w:rPr>
              <w:t>Estimated Run Frequency</w:t>
            </w:r>
          </w:p>
        </w:tc>
        <w:tc>
          <w:tcPr>
            <w:tcW w:w="3199" w:type="pct"/>
          </w:tcPr>
          <w:p w:rsidR="00AD7884" w:rsidRPr="008A17C9" w:rsidRDefault="00AD7884" w:rsidP="004D37D0">
            <w:pPr>
              <w:pStyle w:val="CellHeading"/>
              <w:rPr>
                <w:rFonts w:asciiTheme="minorHAnsi" w:hAnsiTheme="minorHAnsi" w:cstheme="minorHAnsi"/>
                <w:b w:val="0"/>
                <w:color w:val="auto"/>
                <w:lang w:val="en-IE"/>
              </w:rPr>
            </w:pPr>
            <w:r w:rsidRPr="008A17C9">
              <w:rPr>
                <w:rFonts w:asciiTheme="minorHAnsi" w:hAnsiTheme="minorHAnsi" w:cstheme="minorHAnsi"/>
                <w:b w:val="0"/>
                <w:color w:val="auto"/>
                <w:lang w:val="en-IE"/>
              </w:rPr>
              <w:t>N/A</w:t>
            </w:r>
          </w:p>
        </w:tc>
      </w:tr>
      <w:tr w:rsidR="00AD7884" w:rsidRPr="00EC0B45" w:rsidTr="004D37D0">
        <w:trPr>
          <w:trHeight w:val="260"/>
        </w:trPr>
        <w:tc>
          <w:tcPr>
            <w:tcW w:w="1801" w:type="pct"/>
          </w:tcPr>
          <w:p w:rsidR="00AD7884" w:rsidRPr="008A17C9" w:rsidRDefault="00AD7884" w:rsidP="004D37D0">
            <w:pPr>
              <w:pStyle w:val="CellHeading"/>
              <w:rPr>
                <w:rFonts w:asciiTheme="minorHAnsi" w:hAnsiTheme="minorHAnsi" w:cstheme="minorHAnsi"/>
                <w:color w:val="auto"/>
                <w:lang w:val="en-IE"/>
              </w:rPr>
            </w:pPr>
            <w:r w:rsidRPr="008A17C9">
              <w:rPr>
                <w:rFonts w:asciiTheme="minorHAnsi" w:hAnsiTheme="minorHAnsi" w:cstheme="minorHAnsi"/>
                <w:color w:val="auto"/>
                <w:lang w:val="en-IE"/>
              </w:rPr>
              <w:t>Aggregation</w:t>
            </w:r>
          </w:p>
        </w:tc>
        <w:tc>
          <w:tcPr>
            <w:tcW w:w="3199" w:type="pct"/>
          </w:tcPr>
          <w:p w:rsidR="00AD7884" w:rsidRPr="008A17C9" w:rsidRDefault="0026592B">
            <w:pPr>
              <w:pStyle w:val="CellHeading"/>
              <w:rPr>
                <w:rFonts w:asciiTheme="minorHAnsi" w:hAnsiTheme="minorHAnsi" w:cstheme="minorHAnsi"/>
                <w:b w:val="0"/>
                <w:color w:val="auto"/>
                <w:lang w:val="en-IE"/>
              </w:rPr>
            </w:pPr>
            <w:r w:rsidRPr="00C06F3E">
              <w:rPr>
                <w:rFonts w:asciiTheme="minorHAnsi" w:hAnsiTheme="minorHAnsi" w:cstheme="minorHAnsi"/>
                <w:b w:val="0"/>
                <w:color w:val="000000" w:themeColor="text1"/>
                <w:lang w:val="en-IE"/>
              </w:rPr>
              <w:t>Individual/Single</w:t>
            </w:r>
          </w:p>
        </w:tc>
      </w:tr>
    </w:tbl>
    <w:p w:rsidR="00AD7884" w:rsidRPr="00EC0B45" w:rsidRDefault="00AD7884" w:rsidP="00AD7884"/>
    <w:p w:rsidR="00AD7884" w:rsidRDefault="00AD7884" w:rsidP="00AD7884">
      <w:pPr>
        <w:pStyle w:val="Heading4"/>
      </w:pPr>
      <w:bookmarkStart w:id="78" w:name="_Toc528055862"/>
      <w:r>
        <w:t>Response Layout</w:t>
      </w:r>
      <w:r w:rsidRPr="00EC0B45">
        <w:t xml:space="preserve"> Specification</w:t>
      </w:r>
      <w:bookmarkEnd w:id="78"/>
    </w:p>
    <w:tbl>
      <w:tblPr>
        <w:tblW w:w="5000" w:type="pct"/>
        <w:tblLook w:val="0000" w:firstRow="0" w:lastRow="0" w:firstColumn="0" w:lastColumn="0" w:noHBand="0" w:noVBand="0"/>
      </w:tblPr>
      <w:tblGrid>
        <w:gridCol w:w="2884"/>
        <w:gridCol w:w="927"/>
        <w:gridCol w:w="870"/>
        <w:gridCol w:w="870"/>
        <w:gridCol w:w="4519"/>
      </w:tblGrid>
      <w:tr w:rsidR="00AD7884" w:rsidRPr="00AD7884" w:rsidTr="00AD7884">
        <w:trPr>
          <w:trHeight w:val="20"/>
          <w:tblHeader/>
        </w:trPr>
        <w:tc>
          <w:tcPr>
            <w:tcW w:w="1336" w:type="pct"/>
            <w:tcBorders>
              <w:top w:val="single" w:sz="4" w:space="0" w:color="auto"/>
              <w:left w:val="single" w:sz="4" w:space="0" w:color="auto"/>
              <w:bottom w:val="single" w:sz="4" w:space="0" w:color="auto"/>
              <w:right w:val="single" w:sz="4" w:space="0" w:color="auto"/>
            </w:tcBorders>
            <w:shd w:val="clear" w:color="auto" w:fill="000000" w:themeFill="text1"/>
          </w:tcPr>
          <w:p w:rsidR="00AD7884" w:rsidRPr="00AD7884" w:rsidRDefault="00AD7884" w:rsidP="00AD7884">
            <w:pPr>
              <w:pStyle w:val="TableHeader"/>
              <w:rPr>
                <w:color w:val="FFFFFF" w:themeColor="background1"/>
              </w:rPr>
            </w:pPr>
            <w:r w:rsidRPr="00AD7884">
              <w:rPr>
                <w:color w:val="FFFFFF" w:themeColor="background1"/>
              </w:rPr>
              <w:t>Name</w:t>
            </w:r>
          </w:p>
        </w:tc>
        <w:tc>
          <w:tcPr>
            <w:tcW w:w="484" w:type="pct"/>
            <w:tcBorders>
              <w:top w:val="single" w:sz="4" w:space="0" w:color="auto"/>
              <w:left w:val="nil"/>
              <w:bottom w:val="single" w:sz="4" w:space="0" w:color="auto"/>
              <w:right w:val="single" w:sz="4" w:space="0" w:color="auto"/>
            </w:tcBorders>
            <w:shd w:val="clear" w:color="auto" w:fill="000000" w:themeFill="text1"/>
          </w:tcPr>
          <w:p w:rsidR="00AD7884" w:rsidRPr="00AD7884" w:rsidRDefault="00AD7884" w:rsidP="00AD7884">
            <w:pPr>
              <w:pStyle w:val="TableHeader"/>
              <w:rPr>
                <w:color w:val="FFFFFF" w:themeColor="background1"/>
              </w:rPr>
            </w:pPr>
            <w:r w:rsidRPr="00AD7884">
              <w:rPr>
                <w:color w:val="FFFFFF" w:themeColor="background1"/>
              </w:rPr>
              <w:t>Type</w:t>
            </w:r>
          </w:p>
        </w:tc>
        <w:tc>
          <w:tcPr>
            <w:tcW w:w="456" w:type="pct"/>
            <w:tcBorders>
              <w:top w:val="single" w:sz="4" w:space="0" w:color="auto"/>
              <w:left w:val="nil"/>
              <w:bottom w:val="single" w:sz="4" w:space="0" w:color="auto"/>
              <w:right w:val="single" w:sz="4" w:space="0" w:color="auto"/>
            </w:tcBorders>
            <w:shd w:val="clear" w:color="auto" w:fill="000000" w:themeFill="text1"/>
          </w:tcPr>
          <w:p w:rsidR="00AD7884" w:rsidRPr="00AD7884" w:rsidRDefault="00AD7884" w:rsidP="00AD7884">
            <w:pPr>
              <w:pStyle w:val="TableHeader"/>
              <w:rPr>
                <w:color w:val="FFFFFF" w:themeColor="background1"/>
              </w:rPr>
            </w:pPr>
            <w:r w:rsidRPr="00AD7884">
              <w:rPr>
                <w:color w:val="FFFFFF" w:themeColor="background1"/>
              </w:rPr>
              <w:t>Width</w:t>
            </w:r>
          </w:p>
        </w:tc>
        <w:tc>
          <w:tcPr>
            <w:tcW w:w="456" w:type="pct"/>
            <w:tcBorders>
              <w:top w:val="single" w:sz="4" w:space="0" w:color="auto"/>
              <w:left w:val="nil"/>
              <w:bottom w:val="single" w:sz="4" w:space="0" w:color="auto"/>
              <w:right w:val="single" w:sz="4" w:space="0" w:color="auto"/>
            </w:tcBorders>
            <w:shd w:val="clear" w:color="auto" w:fill="000000" w:themeFill="text1"/>
          </w:tcPr>
          <w:p w:rsidR="00AD7884" w:rsidRPr="00AD7884" w:rsidRDefault="00AD7884" w:rsidP="00AD7884">
            <w:pPr>
              <w:pStyle w:val="TableHeader"/>
              <w:rPr>
                <w:color w:val="FFFFFF" w:themeColor="background1"/>
              </w:rPr>
            </w:pPr>
            <w:r w:rsidRPr="00AD7884">
              <w:rPr>
                <w:color w:val="FFFFFF" w:themeColor="background1"/>
              </w:rPr>
              <w:t>Req?</w:t>
            </w:r>
          </w:p>
        </w:tc>
        <w:tc>
          <w:tcPr>
            <w:tcW w:w="2267" w:type="pct"/>
            <w:tcBorders>
              <w:top w:val="single" w:sz="4" w:space="0" w:color="auto"/>
              <w:left w:val="nil"/>
              <w:bottom w:val="single" w:sz="4" w:space="0" w:color="auto"/>
              <w:right w:val="single" w:sz="4" w:space="0" w:color="auto"/>
            </w:tcBorders>
            <w:shd w:val="clear" w:color="auto" w:fill="000000" w:themeFill="text1"/>
          </w:tcPr>
          <w:p w:rsidR="00AD7884" w:rsidRPr="00AD7884" w:rsidRDefault="00AD7884" w:rsidP="00AD7884">
            <w:pPr>
              <w:pStyle w:val="TableHeader"/>
              <w:rPr>
                <w:color w:val="FFFFFF" w:themeColor="background1"/>
              </w:rPr>
            </w:pPr>
            <w:r w:rsidRPr="00AD7884">
              <w:rPr>
                <w:color w:val="FFFFFF" w:themeColor="background1"/>
              </w:rPr>
              <w:t>Description</w:t>
            </w:r>
          </w:p>
        </w:tc>
      </w:tr>
      <w:tr w:rsidR="00AD7884" w:rsidRPr="00AD7884" w:rsidTr="00AD7884">
        <w:trPr>
          <w:trHeight w:val="240"/>
        </w:trPr>
        <w:tc>
          <w:tcPr>
            <w:tcW w:w="1336" w:type="pct"/>
            <w:tcBorders>
              <w:top w:val="single" w:sz="4" w:space="0" w:color="auto"/>
              <w:left w:val="single" w:sz="4" w:space="0" w:color="auto"/>
              <w:bottom w:val="single" w:sz="4" w:space="0" w:color="auto"/>
            </w:tcBorders>
            <w:shd w:val="clear" w:color="auto" w:fill="A6A6A6"/>
          </w:tcPr>
          <w:p w:rsidR="00AD7884" w:rsidRPr="00AD7884" w:rsidRDefault="00AD7884" w:rsidP="00AD7884">
            <w:pPr>
              <w:keepLines/>
              <w:widowControl w:val="0"/>
              <w:spacing w:line="240" w:lineRule="atLeast"/>
              <w:rPr>
                <w:rFonts w:eastAsia="Calibri" w:cs="Arial"/>
                <w:b/>
                <w:lang w:val="en-US"/>
              </w:rPr>
            </w:pPr>
            <w:r w:rsidRPr="00AD7884">
              <w:rPr>
                <w:rFonts w:eastAsia="Calibri" w:cs="Arial"/>
                <w:b/>
                <w:lang w:val="en-US"/>
              </w:rPr>
              <w:t>CheckAliasEnrollmentReply</w:t>
            </w:r>
          </w:p>
        </w:tc>
        <w:tc>
          <w:tcPr>
            <w:tcW w:w="484" w:type="pct"/>
            <w:tcBorders>
              <w:top w:val="single" w:sz="4" w:space="0" w:color="auto"/>
              <w:bottom w:val="single" w:sz="4" w:space="0" w:color="auto"/>
            </w:tcBorders>
            <w:shd w:val="clear" w:color="auto" w:fill="A6A6A6"/>
          </w:tcPr>
          <w:p w:rsidR="00AD7884" w:rsidRPr="00AD7884" w:rsidRDefault="00AD7884" w:rsidP="00AD7884">
            <w:pPr>
              <w:keepLines/>
              <w:widowControl w:val="0"/>
              <w:spacing w:line="240" w:lineRule="atLeast"/>
              <w:rPr>
                <w:rFonts w:eastAsia="Calibri" w:cs="Arial"/>
                <w:lang w:val="en-US"/>
              </w:rPr>
            </w:pPr>
          </w:p>
        </w:tc>
        <w:tc>
          <w:tcPr>
            <w:tcW w:w="456" w:type="pct"/>
            <w:tcBorders>
              <w:top w:val="single" w:sz="4" w:space="0" w:color="auto"/>
              <w:bottom w:val="single" w:sz="4" w:space="0" w:color="auto"/>
            </w:tcBorders>
            <w:shd w:val="clear" w:color="auto" w:fill="A6A6A6"/>
          </w:tcPr>
          <w:p w:rsidR="00AD7884" w:rsidRPr="00AD7884" w:rsidRDefault="00AD7884" w:rsidP="00AD7884">
            <w:pPr>
              <w:keepLines/>
              <w:widowControl w:val="0"/>
              <w:spacing w:line="240" w:lineRule="atLeast"/>
              <w:rPr>
                <w:rFonts w:eastAsia="Calibri" w:cs="Arial"/>
                <w:lang w:val="en-US"/>
              </w:rPr>
            </w:pPr>
          </w:p>
        </w:tc>
        <w:tc>
          <w:tcPr>
            <w:tcW w:w="456" w:type="pct"/>
            <w:tcBorders>
              <w:top w:val="single" w:sz="4" w:space="0" w:color="auto"/>
              <w:bottom w:val="single" w:sz="4" w:space="0" w:color="auto"/>
            </w:tcBorders>
            <w:shd w:val="clear" w:color="auto" w:fill="A6A6A6"/>
          </w:tcPr>
          <w:p w:rsidR="00AD7884" w:rsidRPr="00AD7884" w:rsidRDefault="00AD7884" w:rsidP="00AD7884">
            <w:pPr>
              <w:keepLines/>
              <w:widowControl w:val="0"/>
              <w:spacing w:line="240" w:lineRule="atLeast"/>
              <w:jc w:val="center"/>
              <w:rPr>
                <w:rFonts w:eastAsia="Calibri" w:cs="Arial"/>
                <w:b/>
                <w:lang w:val="en-US"/>
              </w:rPr>
            </w:pPr>
            <w:r w:rsidRPr="00AD7884">
              <w:rPr>
                <w:rFonts w:eastAsia="Calibri" w:cs="Arial"/>
                <w:b/>
                <w:lang w:val="en-US"/>
              </w:rPr>
              <w:t>Y</w:t>
            </w:r>
          </w:p>
        </w:tc>
        <w:tc>
          <w:tcPr>
            <w:tcW w:w="2267" w:type="pct"/>
            <w:tcBorders>
              <w:top w:val="single" w:sz="4" w:space="0" w:color="auto"/>
              <w:bottom w:val="single" w:sz="4" w:space="0" w:color="auto"/>
            </w:tcBorders>
            <w:shd w:val="clear" w:color="auto" w:fill="A6A6A6"/>
          </w:tcPr>
          <w:p w:rsidR="00AD7884" w:rsidRPr="00AD7884" w:rsidRDefault="00AD7884" w:rsidP="00AD7884">
            <w:pPr>
              <w:keepLines/>
              <w:widowControl w:val="0"/>
              <w:spacing w:line="240" w:lineRule="atLeast"/>
              <w:rPr>
                <w:rFonts w:eastAsia="Calibri" w:cs="Arial"/>
                <w:lang w:val="en-US"/>
              </w:rPr>
            </w:pPr>
          </w:p>
        </w:tc>
      </w:tr>
      <w:tr w:rsidR="00AD7884" w:rsidRPr="00AD7884" w:rsidTr="00AD7884">
        <w:trPr>
          <w:trHeight w:val="240"/>
        </w:trPr>
        <w:tc>
          <w:tcPr>
            <w:tcW w:w="1336" w:type="pct"/>
            <w:tcBorders>
              <w:top w:val="single" w:sz="4" w:space="0" w:color="auto"/>
              <w:left w:val="single" w:sz="4" w:space="0" w:color="auto"/>
              <w:bottom w:val="single" w:sz="4" w:space="0" w:color="auto"/>
            </w:tcBorders>
            <w:shd w:val="clear" w:color="auto" w:fill="A6A6A6"/>
          </w:tcPr>
          <w:p w:rsidR="00AD7884" w:rsidRPr="00AD7884" w:rsidRDefault="00AD7884" w:rsidP="00AD7884">
            <w:pPr>
              <w:keepLines/>
              <w:widowControl w:val="0"/>
              <w:spacing w:line="240" w:lineRule="atLeast"/>
              <w:rPr>
                <w:rFonts w:eastAsia="Calibri" w:cs="Arial"/>
                <w:b/>
                <w:lang w:val="en-US"/>
              </w:rPr>
            </w:pPr>
            <w:r w:rsidRPr="00AD7884">
              <w:rPr>
                <w:rFonts w:eastAsia="Calibri" w:cs="Arial"/>
                <w:b/>
                <w:lang w:val="en-US"/>
              </w:rPr>
              <w:t xml:space="preserve">    Status</w:t>
            </w:r>
          </w:p>
        </w:tc>
        <w:tc>
          <w:tcPr>
            <w:tcW w:w="484" w:type="pct"/>
            <w:tcBorders>
              <w:top w:val="single" w:sz="4" w:space="0" w:color="auto"/>
              <w:bottom w:val="single" w:sz="4" w:space="0" w:color="auto"/>
            </w:tcBorders>
            <w:shd w:val="clear" w:color="auto" w:fill="A6A6A6"/>
          </w:tcPr>
          <w:p w:rsidR="00AD7884" w:rsidRPr="00AD7884" w:rsidRDefault="00AD7884" w:rsidP="00AD7884">
            <w:pPr>
              <w:keepLines/>
              <w:widowControl w:val="0"/>
              <w:spacing w:line="240" w:lineRule="atLeast"/>
              <w:rPr>
                <w:rFonts w:eastAsia="Calibri" w:cs="Arial"/>
                <w:lang w:val="en-US"/>
              </w:rPr>
            </w:pPr>
          </w:p>
        </w:tc>
        <w:tc>
          <w:tcPr>
            <w:tcW w:w="456" w:type="pct"/>
            <w:tcBorders>
              <w:top w:val="single" w:sz="4" w:space="0" w:color="auto"/>
              <w:bottom w:val="single" w:sz="4" w:space="0" w:color="auto"/>
            </w:tcBorders>
            <w:shd w:val="clear" w:color="auto" w:fill="A6A6A6"/>
          </w:tcPr>
          <w:p w:rsidR="00AD7884" w:rsidRPr="00AD7884" w:rsidRDefault="00AD7884" w:rsidP="00AD7884">
            <w:pPr>
              <w:keepLines/>
              <w:widowControl w:val="0"/>
              <w:spacing w:line="240" w:lineRule="atLeast"/>
              <w:rPr>
                <w:rFonts w:eastAsia="Calibri" w:cs="Arial"/>
                <w:lang w:val="en-US"/>
              </w:rPr>
            </w:pPr>
          </w:p>
        </w:tc>
        <w:tc>
          <w:tcPr>
            <w:tcW w:w="456" w:type="pct"/>
            <w:tcBorders>
              <w:top w:val="single" w:sz="4" w:space="0" w:color="auto"/>
              <w:bottom w:val="single" w:sz="4" w:space="0" w:color="auto"/>
            </w:tcBorders>
            <w:shd w:val="clear" w:color="auto" w:fill="A6A6A6"/>
          </w:tcPr>
          <w:p w:rsidR="00AD7884" w:rsidRPr="00AD7884" w:rsidRDefault="00AD7884" w:rsidP="00AD7884">
            <w:pPr>
              <w:keepLines/>
              <w:widowControl w:val="0"/>
              <w:spacing w:line="240" w:lineRule="atLeast"/>
              <w:jc w:val="center"/>
              <w:rPr>
                <w:rFonts w:eastAsia="Calibri" w:cs="Arial"/>
                <w:b/>
                <w:lang w:val="en-US"/>
              </w:rPr>
            </w:pPr>
            <w:r w:rsidRPr="00AD7884">
              <w:rPr>
                <w:rFonts w:eastAsia="Calibri" w:cs="Arial"/>
                <w:b/>
                <w:lang w:val="en-US"/>
              </w:rPr>
              <w:t>Y</w:t>
            </w:r>
          </w:p>
        </w:tc>
        <w:tc>
          <w:tcPr>
            <w:tcW w:w="2267" w:type="pct"/>
            <w:tcBorders>
              <w:top w:val="single" w:sz="4" w:space="0" w:color="auto"/>
              <w:bottom w:val="single" w:sz="4" w:space="0" w:color="auto"/>
            </w:tcBorders>
            <w:shd w:val="clear" w:color="auto" w:fill="A6A6A6"/>
          </w:tcPr>
          <w:p w:rsidR="00AD7884" w:rsidRPr="00AD7884" w:rsidRDefault="00AD7884" w:rsidP="00AD7884">
            <w:pPr>
              <w:keepLines/>
              <w:widowControl w:val="0"/>
              <w:spacing w:line="240" w:lineRule="atLeast"/>
              <w:rPr>
                <w:rFonts w:eastAsia="Calibri" w:cs="Arial"/>
                <w:lang w:val="en-US"/>
              </w:rPr>
            </w:pPr>
          </w:p>
        </w:tc>
      </w:tr>
      <w:tr w:rsidR="00AD7884" w:rsidRPr="00AD7884" w:rsidTr="00AD7884">
        <w:trPr>
          <w:trHeight w:val="240"/>
        </w:trPr>
        <w:tc>
          <w:tcPr>
            <w:tcW w:w="1336" w:type="pct"/>
            <w:tcBorders>
              <w:top w:val="nil"/>
              <w:left w:val="single" w:sz="4" w:space="0" w:color="auto"/>
              <w:bottom w:val="single" w:sz="4" w:space="0" w:color="auto"/>
              <w:right w:val="single" w:sz="4" w:space="0" w:color="auto"/>
            </w:tcBorders>
          </w:tcPr>
          <w:p w:rsidR="00AD7884" w:rsidRPr="00AD7884" w:rsidRDefault="00AD7884" w:rsidP="00AD7884">
            <w:pPr>
              <w:keepLines/>
              <w:widowControl w:val="0"/>
              <w:spacing w:line="240" w:lineRule="atLeast"/>
              <w:rPr>
                <w:rFonts w:eastAsia="Calibri" w:cs="Arial"/>
                <w:lang w:val="en-US"/>
              </w:rPr>
            </w:pPr>
            <w:r w:rsidRPr="00AD7884">
              <w:rPr>
                <w:rFonts w:eastAsia="Calibri" w:cs="Arial"/>
                <w:lang w:val="en-US"/>
              </w:rPr>
              <w:t xml:space="preserve">        StatusCode</w:t>
            </w:r>
          </w:p>
        </w:tc>
        <w:tc>
          <w:tcPr>
            <w:tcW w:w="484" w:type="pct"/>
            <w:tcBorders>
              <w:top w:val="nil"/>
              <w:left w:val="nil"/>
              <w:bottom w:val="single" w:sz="4" w:space="0" w:color="auto"/>
              <w:right w:val="single" w:sz="4" w:space="0" w:color="auto"/>
            </w:tcBorders>
          </w:tcPr>
          <w:p w:rsidR="00AD7884" w:rsidRPr="00AD7884" w:rsidRDefault="00AD7884" w:rsidP="00AD7884">
            <w:pPr>
              <w:keepLines/>
              <w:widowControl w:val="0"/>
              <w:spacing w:line="240" w:lineRule="atLeast"/>
              <w:rPr>
                <w:rFonts w:eastAsia="Calibri" w:cs="Arial"/>
                <w:lang w:val="en-US"/>
              </w:rPr>
            </w:pPr>
            <w:r w:rsidRPr="00AD7884">
              <w:rPr>
                <w:rFonts w:eastAsia="Calibri" w:cs="Arial"/>
                <w:lang w:val="en-US"/>
              </w:rPr>
              <w:t>Integer</w:t>
            </w:r>
          </w:p>
        </w:tc>
        <w:tc>
          <w:tcPr>
            <w:tcW w:w="456" w:type="pct"/>
            <w:tcBorders>
              <w:top w:val="nil"/>
              <w:left w:val="nil"/>
              <w:bottom w:val="single" w:sz="4" w:space="0" w:color="auto"/>
              <w:right w:val="single" w:sz="4" w:space="0" w:color="auto"/>
            </w:tcBorders>
          </w:tcPr>
          <w:p w:rsidR="00AD7884" w:rsidRPr="00AD7884" w:rsidRDefault="00AD7884" w:rsidP="00AD7884">
            <w:pPr>
              <w:keepLines/>
              <w:widowControl w:val="0"/>
              <w:spacing w:line="240" w:lineRule="atLeast"/>
              <w:rPr>
                <w:rFonts w:eastAsia="Calibri" w:cs="Arial"/>
                <w:lang w:val="en-US"/>
              </w:rPr>
            </w:pPr>
          </w:p>
        </w:tc>
        <w:tc>
          <w:tcPr>
            <w:tcW w:w="456" w:type="pct"/>
            <w:tcBorders>
              <w:top w:val="nil"/>
              <w:left w:val="nil"/>
              <w:bottom w:val="single" w:sz="4" w:space="0" w:color="auto"/>
              <w:right w:val="single" w:sz="4" w:space="0" w:color="auto"/>
            </w:tcBorders>
          </w:tcPr>
          <w:p w:rsidR="00AD7884" w:rsidRPr="00AD7884" w:rsidRDefault="00AD7884" w:rsidP="00AD7884">
            <w:pPr>
              <w:keepLines/>
              <w:widowControl w:val="0"/>
              <w:spacing w:line="240" w:lineRule="atLeast"/>
              <w:jc w:val="center"/>
              <w:rPr>
                <w:rFonts w:eastAsia="Calibri" w:cs="Arial"/>
                <w:lang w:val="en-US"/>
              </w:rPr>
            </w:pPr>
            <w:r w:rsidRPr="00AD7884">
              <w:rPr>
                <w:rFonts w:eastAsia="Calibri" w:cs="Arial"/>
                <w:lang w:val="en-US"/>
              </w:rPr>
              <w:t>Y</w:t>
            </w:r>
          </w:p>
        </w:tc>
        <w:tc>
          <w:tcPr>
            <w:tcW w:w="2267" w:type="pct"/>
            <w:tcBorders>
              <w:top w:val="nil"/>
              <w:left w:val="nil"/>
              <w:bottom w:val="single" w:sz="4" w:space="0" w:color="auto"/>
              <w:right w:val="single" w:sz="4" w:space="0" w:color="auto"/>
            </w:tcBorders>
          </w:tcPr>
          <w:p w:rsidR="00AD7884" w:rsidRPr="00AD7884" w:rsidRDefault="00AD7884" w:rsidP="00AD7884">
            <w:pPr>
              <w:keepLines/>
              <w:widowControl w:val="0"/>
              <w:spacing w:line="240" w:lineRule="atLeast"/>
              <w:rPr>
                <w:rFonts w:eastAsia="Calibri" w:cs="Arial"/>
                <w:lang w:val="en-US"/>
              </w:rPr>
            </w:pPr>
            <w:r w:rsidRPr="00AD7884">
              <w:rPr>
                <w:rFonts w:eastAsia="Calibri" w:cs="Arial"/>
                <w:lang w:val="en-US"/>
              </w:rPr>
              <w:t>This list provides the complete set of valid Response    Status codes defined for the response Status Aggregate Status Code    along with conditions that may cause the Response Status to be sent.</w:t>
            </w:r>
          </w:p>
        </w:tc>
      </w:tr>
      <w:tr w:rsidR="00AD7884" w:rsidRPr="00AD7884" w:rsidTr="00AD7884">
        <w:trPr>
          <w:trHeight w:val="240"/>
        </w:trPr>
        <w:tc>
          <w:tcPr>
            <w:tcW w:w="1336" w:type="pct"/>
            <w:tcBorders>
              <w:top w:val="nil"/>
              <w:left w:val="single" w:sz="4" w:space="0" w:color="auto"/>
              <w:bottom w:val="single" w:sz="4" w:space="0" w:color="auto"/>
              <w:right w:val="single" w:sz="4" w:space="0" w:color="auto"/>
            </w:tcBorders>
          </w:tcPr>
          <w:p w:rsidR="00AD7884" w:rsidRPr="00AD7884" w:rsidRDefault="00AD7884" w:rsidP="00AD7884">
            <w:pPr>
              <w:keepLines/>
              <w:widowControl w:val="0"/>
              <w:spacing w:line="240" w:lineRule="atLeast"/>
              <w:rPr>
                <w:rFonts w:eastAsia="Calibri" w:cs="Arial"/>
                <w:lang w:val="en-US"/>
              </w:rPr>
            </w:pPr>
            <w:r w:rsidRPr="00AD7884">
              <w:rPr>
                <w:rFonts w:eastAsia="Calibri" w:cs="Arial"/>
                <w:lang w:val="en-US"/>
              </w:rPr>
              <w:t xml:space="preserve">        Severity</w:t>
            </w:r>
          </w:p>
        </w:tc>
        <w:tc>
          <w:tcPr>
            <w:tcW w:w="484" w:type="pct"/>
            <w:tcBorders>
              <w:top w:val="nil"/>
              <w:left w:val="nil"/>
              <w:bottom w:val="single" w:sz="4" w:space="0" w:color="auto"/>
              <w:right w:val="single" w:sz="4" w:space="0" w:color="auto"/>
            </w:tcBorders>
          </w:tcPr>
          <w:p w:rsidR="00AD7884" w:rsidRPr="00AD7884" w:rsidRDefault="00AD7884" w:rsidP="00AD7884">
            <w:pPr>
              <w:keepLines/>
              <w:widowControl w:val="0"/>
              <w:spacing w:line="240" w:lineRule="atLeast"/>
              <w:rPr>
                <w:rFonts w:eastAsia="Calibri" w:cs="Arial"/>
                <w:lang w:val="en-US"/>
              </w:rPr>
            </w:pPr>
            <w:r w:rsidRPr="00AD7884">
              <w:rPr>
                <w:rFonts w:eastAsia="Calibri" w:cs="Arial"/>
                <w:lang w:val="en-US"/>
              </w:rPr>
              <w:t>String</w:t>
            </w:r>
          </w:p>
        </w:tc>
        <w:tc>
          <w:tcPr>
            <w:tcW w:w="456" w:type="pct"/>
            <w:tcBorders>
              <w:top w:val="nil"/>
              <w:left w:val="nil"/>
              <w:bottom w:val="single" w:sz="4" w:space="0" w:color="auto"/>
              <w:right w:val="single" w:sz="4" w:space="0" w:color="auto"/>
            </w:tcBorders>
          </w:tcPr>
          <w:p w:rsidR="00AD7884" w:rsidRPr="00AD7884" w:rsidRDefault="00AD7884" w:rsidP="00AD7884">
            <w:pPr>
              <w:keepLines/>
              <w:widowControl w:val="0"/>
              <w:spacing w:line="240" w:lineRule="atLeast"/>
              <w:rPr>
                <w:rFonts w:eastAsia="Calibri" w:cs="Arial"/>
                <w:lang w:val="en-US"/>
              </w:rPr>
            </w:pPr>
            <w:r w:rsidRPr="00AD7884">
              <w:rPr>
                <w:rFonts w:eastAsia="Calibri" w:cs="Arial"/>
                <w:lang w:val="en-US"/>
              </w:rPr>
              <w:t>0..80</w:t>
            </w:r>
          </w:p>
        </w:tc>
        <w:tc>
          <w:tcPr>
            <w:tcW w:w="456" w:type="pct"/>
            <w:tcBorders>
              <w:top w:val="nil"/>
              <w:left w:val="nil"/>
              <w:bottom w:val="single" w:sz="4" w:space="0" w:color="auto"/>
              <w:right w:val="single" w:sz="4" w:space="0" w:color="auto"/>
            </w:tcBorders>
          </w:tcPr>
          <w:p w:rsidR="00AD7884" w:rsidRPr="00AD7884" w:rsidRDefault="00AD7884" w:rsidP="00AD7884">
            <w:pPr>
              <w:keepLines/>
              <w:widowControl w:val="0"/>
              <w:spacing w:line="240" w:lineRule="atLeast"/>
              <w:jc w:val="center"/>
              <w:rPr>
                <w:rFonts w:eastAsia="Calibri" w:cs="Arial"/>
                <w:lang w:val="en-US"/>
              </w:rPr>
            </w:pPr>
            <w:r w:rsidRPr="00AD7884">
              <w:rPr>
                <w:rFonts w:eastAsia="Calibri" w:cs="Arial"/>
                <w:lang w:val="en-US"/>
              </w:rPr>
              <w:t>Y</w:t>
            </w:r>
          </w:p>
        </w:tc>
        <w:tc>
          <w:tcPr>
            <w:tcW w:w="2267" w:type="pct"/>
            <w:tcBorders>
              <w:top w:val="nil"/>
              <w:left w:val="nil"/>
              <w:bottom w:val="single" w:sz="4" w:space="0" w:color="auto"/>
              <w:right w:val="single" w:sz="4" w:space="0" w:color="auto"/>
            </w:tcBorders>
          </w:tcPr>
          <w:p w:rsidR="00AD7884" w:rsidRPr="00AD7884" w:rsidRDefault="00AD7884" w:rsidP="00AD7884">
            <w:pPr>
              <w:keepLines/>
              <w:widowControl w:val="0"/>
              <w:spacing w:line="240" w:lineRule="atLeast"/>
              <w:rPr>
                <w:rFonts w:eastAsia="Calibri" w:cs="Arial"/>
                <w:lang w:val="en-US"/>
              </w:rPr>
            </w:pPr>
            <w:r w:rsidRPr="00AD7884">
              <w:rPr>
                <w:rFonts w:eastAsia="Calibri" w:cs="Arial"/>
                <w:lang w:val="en-US"/>
              </w:rPr>
              <w:t>The severity is assigned once a Status Code is selected    for the specific source systems code. values: Warning, Info, Error</w:t>
            </w:r>
          </w:p>
        </w:tc>
      </w:tr>
      <w:tr w:rsidR="00AD7884" w:rsidRPr="00AD7884" w:rsidTr="00AD7884">
        <w:trPr>
          <w:trHeight w:val="240"/>
        </w:trPr>
        <w:tc>
          <w:tcPr>
            <w:tcW w:w="1336" w:type="pct"/>
            <w:tcBorders>
              <w:top w:val="nil"/>
              <w:left w:val="single" w:sz="4" w:space="0" w:color="auto"/>
              <w:bottom w:val="single" w:sz="4" w:space="0" w:color="auto"/>
              <w:right w:val="single" w:sz="4" w:space="0" w:color="auto"/>
            </w:tcBorders>
          </w:tcPr>
          <w:p w:rsidR="00AD7884" w:rsidRPr="00AD7884" w:rsidRDefault="00AD7884" w:rsidP="00AD7884">
            <w:pPr>
              <w:keepLines/>
              <w:widowControl w:val="0"/>
              <w:spacing w:line="240" w:lineRule="atLeast"/>
              <w:rPr>
                <w:rFonts w:eastAsia="Calibri" w:cs="Arial"/>
                <w:lang w:val="en-US"/>
              </w:rPr>
            </w:pPr>
            <w:r w:rsidRPr="00AD7884">
              <w:rPr>
                <w:rFonts w:eastAsia="Calibri" w:cs="Arial"/>
                <w:lang w:val="en-US"/>
              </w:rPr>
              <w:t xml:space="preserve">        StatusDescription</w:t>
            </w:r>
          </w:p>
        </w:tc>
        <w:tc>
          <w:tcPr>
            <w:tcW w:w="484" w:type="pct"/>
            <w:tcBorders>
              <w:top w:val="nil"/>
              <w:left w:val="nil"/>
              <w:bottom w:val="single" w:sz="4" w:space="0" w:color="auto"/>
              <w:right w:val="single" w:sz="4" w:space="0" w:color="auto"/>
            </w:tcBorders>
          </w:tcPr>
          <w:p w:rsidR="00AD7884" w:rsidRPr="00AD7884" w:rsidRDefault="00AD7884" w:rsidP="00AD7884">
            <w:pPr>
              <w:keepLines/>
              <w:widowControl w:val="0"/>
              <w:spacing w:line="240" w:lineRule="atLeast"/>
              <w:rPr>
                <w:rFonts w:eastAsia="Calibri" w:cs="Arial"/>
                <w:lang w:val="en-US"/>
              </w:rPr>
            </w:pPr>
            <w:r w:rsidRPr="00AD7884">
              <w:rPr>
                <w:rFonts w:eastAsia="Calibri" w:cs="Arial"/>
                <w:lang w:val="en-US"/>
              </w:rPr>
              <w:t>String</w:t>
            </w:r>
          </w:p>
        </w:tc>
        <w:tc>
          <w:tcPr>
            <w:tcW w:w="456" w:type="pct"/>
            <w:tcBorders>
              <w:top w:val="nil"/>
              <w:left w:val="nil"/>
              <w:bottom w:val="single" w:sz="4" w:space="0" w:color="auto"/>
              <w:right w:val="single" w:sz="4" w:space="0" w:color="auto"/>
            </w:tcBorders>
          </w:tcPr>
          <w:p w:rsidR="00AD7884" w:rsidRPr="00AD7884" w:rsidRDefault="00AD7884" w:rsidP="00AD7884">
            <w:pPr>
              <w:keepLines/>
              <w:widowControl w:val="0"/>
              <w:spacing w:line="240" w:lineRule="atLeast"/>
              <w:rPr>
                <w:rFonts w:eastAsia="Calibri" w:cs="Arial"/>
                <w:lang w:val="en-US"/>
              </w:rPr>
            </w:pPr>
            <w:r w:rsidRPr="00AD7884">
              <w:rPr>
                <w:rFonts w:eastAsia="Calibri" w:cs="Arial"/>
                <w:lang w:val="en-US"/>
              </w:rPr>
              <w:t>0..255</w:t>
            </w:r>
          </w:p>
        </w:tc>
        <w:tc>
          <w:tcPr>
            <w:tcW w:w="456" w:type="pct"/>
            <w:tcBorders>
              <w:top w:val="nil"/>
              <w:left w:val="nil"/>
              <w:bottom w:val="single" w:sz="4" w:space="0" w:color="auto"/>
              <w:right w:val="single" w:sz="4" w:space="0" w:color="auto"/>
            </w:tcBorders>
          </w:tcPr>
          <w:p w:rsidR="00AD7884" w:rsidRPr="00AD7884" w:rsidRDefault="00AD7884" w:rsidP="00AD7884">
            <w:pPr>
              <w:keepLines/>
              <w:widowControl w:val="0"/>
              <w:spacing w:line="240" w:lineRule="atLeast"/>
              <w:jc w:val="center"/>
              <w:rPr>
                <w:rFonts w:eastAsia="Calibri" w:cs="Arial"/>
                <w:lang w:val="en-US"/>
              </w:rPr>
            </w:pPr>
            <w:r w:rsidRPr="00AD7884">
              <w:rPr>
                <w:rFonts w:eastAsia="Calibri" w:cs="Arial"/>
                <w:lang w:val="en-US"/>
              </w:rPr>
              <w:t>Y</w:t>
            </w:r>
          </w:p>
        </w:tc>
        <w:tc>
          <w:tcPr>
            <w:tcW w:w="2267" w:type="pct"/>
            <w:tcBorders>
              <w:top w:val="nil"/>
              <w:left w:val="nil"/>
              <w:bottom w:val="single" w:sz="4" w:space="0" w:color="auto"/>
              <w:right w:val="single" w:sz="4" w:space="0" w:color="auto"/>
            </w:tcBorders>
          </w:tcPr>
          <w:p w:rsidR="00AD7884" w:rsidRPr="00AD7884" w:rsidRDefault="00AD7884" w:rsidP="00AD7884">
            <w:pPr>
              <w:keepLines/>
              <w:widowControl w:val="0"/>
              <w:spacing w:line="240" w:lineRule="atLeast"/>
              <w:rPr>
                <w:rFonts w:eastAsia="Calibri" w:cs="Arial"/>
                <w:lang w:val="en-US"/>
              </w:rPr>
            </w:pPr>
            <w:r w:rsidRPr="00AD7884">
              <w:rPr>
                <w:rFonts w:eastAsia="Calibri" w:cs="Arial"/>
                <w:lang w:val="en-US"/>
              </w:rPr>
              <w:t>Status text is provided in the Status Desc field</w:t>
            </w:r>
          </w:p>
        </w:tc>
      </w:tr>
      <w:tr w:rsidR="00AD7884" w:rsidRPr="00AD7884" w:rsidTr="00AD7884">
        <w:trPr>
          <w:trHeight w:val="240"/>
        </w:trPr>
        <w:tc>
          <w:tcPr>
            <w:tcW w:w="1336" w:type="pct"/>
            <w:tcBorders>
              <w:top w:val="nil"/>
              <w:left w:val="single" w:sz="4" w:space="0" w:color="auto"/>
              <w:bottom w:val="single" w:sz="4" w:space="0" w:color="auto"/>
              <w:right w:val="single" w:sz="4" w:space="0" w:color="auto"/>
            </w:tcBorders>
          </w:tcPr>
          <w:p w:rsidR="00AD7884" w:rsidRPr="00AD7884" w:rsidRDefault="00AD7884" w:rsidP="00AD7884">
            <w:pPr>
              <w:keepLines/>
              <w:widowControl w:val="0"/>
              <w:spacing w:line="240" w:lineRule="atLeast"/>
              <w:rPr>
                <w:rFonts w:eastAsia="Calibri" w:cs="Arial"/>
                <w:lang w:val="en-US"/>
              </w:rPr>
            </w:pPr>
            <w:r w:rsidRPr="00AD7884">
              <w:rPr>
                <w:rFonts w:eastAsia="Calibri" w:cs="Arial"/>
                <w:lang w:val="en-US"/>
              </w:rPr>
              <w:lastRenderedPageBreak/>
              <w:t xml:space="preserve">        ServerStatusCode</w:t>
            </w:r>
          </w:p>
        </w:tc>
        <w:tc>
          <w:tcPr>
            <w:tcW w:w="484" w:type="pct"/>
            <w:tcBorders>
              <w:top w:val="nil"/>
              <w:left w:val="nil"/>
              <w:bottom w:val="single" w:sz="4" w:space="0" w:color="auto"/>
              <w:right w:val="single" w:sz="4" w:space="0" w:color="auto"/>
            </w:tcBorders>
          </w:tcPr>
          <w:p w:rsidR="00AD7884" w:rsidRPr="00AD7884" w:rsidRDefault="00AD7884" w:rsidP="00AD7884">
            <w:pPr>
              <w:keepLines/>
              <w:widowControl w:val="0"/>
              <w:spacing w:line="240" w:lineRule="atLeast"/>
              <w:rPr>
                <w:rFonts w:eastAsia="Calibri" w:cs="Arial"/>
                <w:lang w:val="en-US"/>
              </w:rPr>
            </w:pPr>
            <w:r w:rsidRPr="00AD7884">
              <w:rPr>
                <w:rFonts w:eastAsia="Calibri" w:cs="Arial"/>
                <w:lang w:val="en-US"/>
              </w:rPr>
              <w:t>String</w:t>
            </w:r>
          </w:p>
        </w:tc>
        <w:tc>
          <w:tcPr>
            <w:tcW w:w="456" w:type="pct"/>
            <w:tcBorders>
              <w:top w:val="nil"/>
              <w:left w:val="nil"/>
              <w:bottom w:val="single" w:sz="4" w:space="0" w:color="auto"/>
              <w:right w:val="single" w:sz="4" w:space="0" w:color="auto"/>
            </w:tcBorders>
          </w:tcPr>
          <w:p w:rsidR="00AD7884" w:rsidRPr="00AD7884" w:rsidRDefault="00AD7884" w:rsidP="00AD7884">
            <w:pPr>
              <w:keepLines/>
              <w:widowControl w:val="0"/>
              <w:spacing w:line="240" w:lineRule="atLeast"/>
              <w:rPr>
                <w:rFonts w:eastAsia="Calibri" w:cs="Arial"/>
                <w:lang w:val="en-US"/>
              </w:rPr>
            </w:pPr>
            <w:r w:rsidRPr="00AD7884">
              <w:rPr>
                <w:rFonts w:eastAsia="Calibri" w:cs="Arial"/>
                <w:lang w:val="en-US"/>
              </w:rPr>
              <w:t>0..20</w:t>
            </w:r>
          </w:p>
        </w:tc>
        <w:tc>
          <w:tcPr>
            <w:tcW w:w="456" w:type="pct"/>
            <w:tcBorders>
              <w:top w:val="nil"/>
              <w:left w:val="nil"/>
              <w:bottom w:val="single" w:sz="4" w:space="0" w:color="auto"/>
              <w:right w:val="single" w:sz="4" w:space="0" w:color="auto"/>
            </w:tcBorders>
          </w:tcPr>
          <w:p w:rsidR="00AD7884" w:rsidRPr="00AD7884" w:rsidRDefault="00AD7884" w:rsidP="00AD7884">
            <w:pPr>
              <w:keepLines/>
              <w:widowControl w:val="0"/>
              <w:spacing w:line="240" w:lineRule="atLeast"/>
              <w:jc w:val="center"/>
              <w:rPr>
                <w:rFonts w:eastAsia="Calibri" w:cs="Arial"/>
                <w:lang w:val="en-US"/>
              </w:rPr>
            </w:pPr>
            <w:r w:rsidRPr="00AD7884">
              <w:rPr>
                <w:rFonts w:eastAsia="Calibri" w:cs="Arial"/>
                <w:lang w:val="en-US"/>
              </w:rPr>
              <w:t>N</w:t>
            </w:r>
          </w:p>
        </w:tc>
        <w:tc>
          <w:tcPr>
            <w:tcW w:w="2267" w:type="pct"/>
            <w:tcBorders>
              <w:top w:val="nil"/>
              <w:left w:val="nil"/>
              <w:bottom w:val="single" w:sz="4" w:space="0" w:color="auto"/>
              <w:right w:val="single" w:sz="4" w:space="0" w:color="auto"/>
            </w:tcBorders>
          </w:tcPr>
          <w:p w:rsidR="00AD7884" w:rsidRPr="00AD7884" w:rsidRDefault="00AD7884" w:rsidP="00AD7884">
            <w:pPr>
              <w:keepLines/>
              <w:widowControl w:val="0"/>
              <w:spacing w:line="240" w:lineRule="atLeast"/>
              <w:rPr>
                <w:rFonts w:eastAsia="Calibri" w:cs="Arial"/>
                <w:lang w:val="en-US"/>
              </w:rPr>
            </w:pPr>
            <w:r w:rsidRPr="00AD7884">
              <w:rPr>
                <w:rFonts w:eastAsia="Calibri" w:cs="Arial"/>
                <w:lang w:val="en-US"/>
              </w:rPr>
              <w:t>This status code will be the source system's status code</w:t>
            </w:r>
          </w:p>
        </w:tc>
      </w:tr>
      <w:tr w:rsidR="00AD7884" w:rsidRPr="00AD7884" w:rsidTr="00AD7884">
        <w:trPr>
          <w:trHeight w:val="240"/>
        </w:trPr>
        <w:tc>
          <w:tcPr>
            <w:tcW w:w="1336" w:type="pct"/>
            <w:tcBorders>
              <w:top w:val="nil"/>
              <w:left w:val="single" w:sz="4" w:space="0" w:color="auto"/>
              <w:bottom w:val="single" w:sz="4" w:space="0" w:color="auto"/>
              <w:right w:val="single" w:sz="4" w:space="0" w:color="auto"/>
            </w:tcBorders>
          </w:tcPr>
          <w:p w:rsidR="00AD7884" w:rsidRPr="00AD7884" w:rsidRDefault="00AD7884" w:rsidP="00AD7884">
            <w:pPr>
              <w:keepLines/>
              <w:widowControl w:val="0"/>
              <w:spacing w:line="240" w:lineRule="atLeast"/>
              <w:rPr>
                <w:rFonts w:eastAsia="Calibri" w:cs="Arial"/>
                <w:lang w:val="en-US"/>
              </w:rPr>
            </w:pPr>
            <w:r w:rsidRPr="00AD7884">
              <w:rPr>
                <w:rFonts w:eastAsia="Calibri" w:cs="Arial"/>
                <w:lang w:val="en-US"/>
              </w:rPr>
              <w:t xml:space="preserve">        ServerStatusDescription</w:t>
            </w:r>
          </w:p>
        </w:tc>
        <w:tc>
          <w:tcPr>
            <w:tcW w:w="484" w:type="pct"/>
            <w:tcBorders>
              <w:top w:val="nil"/>
              <w:left w:val="nil"/>
              <w:bottom w:val="single" w:sz="4" w:space="0" w:color="auto"/>
              <w:right w:val="single" w:sz="4" w:space="0" w:color="auto"/>
            </w:tcBorders>
          </w:tcPr>
          <w:p w:rsidR="00AD7884" w:rsidRPr="00AD7884" w:rsidRDefault="00AD7884" w:rsidP="00AD7884">
            <w:pPr>
              <w:keepLines/>
              <w:widowControl w:val="0"/>
              <w:spacing w:line="240" w:lineRule="atLeast"/>
              <w:rPr>
                <w:rFonts w:eastAsia="Calibri" w:cs="Arial"/>
                <w:lang w:val="en-US"/>
              </w:rPr>
            </w:pPr>
            <w:r w:rsidRPr="00AD7884">
              <w:rPr>
                <w:rFonts w:eastAsia="Calibri" w:cs="Arial"/>
                <w:lang w:val="en-US"/>
              </w:rPr>
              <w:t>String</w:t>
            </w:r>
          </w:p>
        </w:tc>
        <w:tc>
          <w:tcPr>
            <w:tcW w:w="456" w:type="pct"/>
            <w:tcBorders>
              <w:top w:val="nil"/>
              <w:left w:val="nil"/>
              <w:bottom w:val="single" w:sz="4" w:space="0" w:color="auto"/>
              <w:right w:val="single" w:sz="4" w:space="0" w:color="auto"/>
            </w:tcBorders>
          </w:tcPr>
          <w:p w:rsidR="00AD7884" w:rsidRPr="00AD7884" w:rsidRDefault="00AD7884" w:rsidP="00AD7884">
            <w:pPr>
              <w:keepLines/>
              <w:widowControl w:val="0"/>
              <w:spacing w:line="240" w:lineRule="atLeast"/>
              <w:rPr>
                <w:rFonts w:eastAsia="Calibri" w:cs="Arial"/>
                <w:lang w:val="en-US"/>
              </w:rPr>
            </w:pPr>
            <w:r w:rsidRPr="00AD7884">
              <w:rPr>
                <w:rFonts w:eastAsia="Calibri" w:cs="Arial"/>
                <w:lang w:val="en-US"/>
              </w:rPr>
              <w:t>0..255</w:t>
            </w:r>
          </w:p>
        </w:tc>
        <w:tc>
          <w:tcPr>
            <w:tcW w:w="456" w:type="pct"/>
            <w:tcBorders>
              <w:top w:val="nil"/>
              <w:left w:val="nil"/>
              <w:bottom w:val="single" w:sz="4" w:space="0" w:color="auto"/>
              <w:right w:val="single" w:sz="4" w:space="0" w:color="auto"/>
            </w:tcBorders>
          </w:tcPr>
          <w:p w:rsidR="00AD7884" w:rsidRPr="00AD7884" w:rsidRDefault="00AD7884" w:rsidP="00AD7884">
            <w:pPr>
              <w:keepLines/>
              <w:widowControl w:val="0"/>
              <w:spacing w:line="240" w:lineRule="atLeast"/>
              <w:jc w:val="center"/>
              <w:rPr>
                <w:rFonts w:eastAsia="Calibri" w:cs="Arial"/>
                <w:lang w:val="en-US"/>
              </w:rPr>
            </w:pPr>
            <w:r w:rsidRPr="00AD7884">
              <w:rPr>
                <w:rFonts w:eastAsia="Calibri" w:cs="Arial"/>
                <w:lang w:val="en-US"/>
              </w:rPr>
              <w:t>N</w:t>
            </w:r>
          </w:p>
        </w:tc>
        <w:tc>
          <w:tcPr>
            <w:tcW w:w="2267" w:type="pct"/>
            <w:tcBorders>
              <w:top w:val="nil"/>
              <w:left w:val="nil"/>
              <w:bottom w:val="single" w:sz="4" w:space="0" w:color="auto"/>
              <w:right w:val="single" w:sz="4" w:space="0" w:color="auto"/>
            </w:tcBorders>
          </w:tcPr>
          <w:p w:rsidR="00AD7884" w:rsidRPr="00AD7884" w:rsidRDefault="00AD7884" w:rsidP="00AD7884">
            <w:pPr>
              <w:keepLines/>
              <w:widowControl w:val="0"/>
              <w:spacing w:line="240" w:lineRule="atLeast"/>
              <w:rPr>
                <w:rFonts w:eastAsia="Calibri" w:cs="Arial"/>
                <w:lang w:val="en-US"/>
              </w:rPr>
            </w:pPr>
            <w:r w:rsidRPr="00AD7884">
              <w:rPr>
                <w:rFonts w:eastAsia="Calibri" w:cs="Arial"/>
                <w:lang w:val="en-US"/>
              </w:rPr>
              <w:t>This status description will be the source system's    status description</w:t>
            </w:r>
          </w:p>
        </w:tc>
      </w:tr>
      <w:tr w:rsidR="00AD7884" w:rsidRPr="00AD7884" w:rsidTr="00AD7884">
        <w:trPr>
          <w:trHeight w:val="240"/>
        </w:trPr>
        <w:tc>
          <w:tcPr>
            <w:tcW w:w="1336" w:type="pct"/>
            <w:tcBorders>
              <w:top w:val="single" w:sz="4" w:space="0" w:color="auto"/>
              <w:left w:val="single" w:sz="4" w:space="0" w:color="auto"/>
              <w:bottom w:val="single" w:sz="4" w:space="0" w:color="auto"/>
            </w:tcBorders>
            <w:shd w:val="clear" w:color="auto" w:fill="A6A6A6"/>
          </w:tcPr>
          <w:p w:rsidR="00AD7884" w:rsidRPr="00AD7884" w:rsidRDefault="00AD7884" w:rsidP="00AD7884">
            <w:pPr>
              <w:keepLines/>
              <w:widowControl w:val="0"/>
              <w:spacing w:line="240" w:lineRule="atLeast"/>
              <w:rPr>
                <w:rFonts w:eastAsia="Calibri" w:cs="Arial"/>
                <w:b/>
                <w:lang w:val="en-US"/>
              </w:rPr>
            </w:pPr>
            <w:r w:rsidRPr="00AD7884">
              <w:rPr>
                <w:rFonts w:eastAsia="Calibri" w:cs="Arial"/>
                <w:b/>
                <w:lang w:val="en-US"/>
              </w:rPr>
              <w:t xml:space="preserve">        AdditionalStatus</w:t>
            </w:r>
          </w:p>
        </w:tc>
        <w:tc>
          <w:tcPr>
            <w:tcW w:w="484" w:type="pct"/>
            <w:tcBorders>
              <w:top w:val="single" w:sz="4" w:space="0" w:color="auto"/>
              <w:bottom w:val="single" w:sz="4" w:space="0" w:color="auto"/>
            </w:tcBorders>
            <w:shd w:val="clear" w:color="auto" w:fill="A6A6A6"/>
          </w:tcPr>
          <w:p w:rsidR="00AD7884" w:rsidRPr="00AD7884" w:rsidRDefault="00AD7884" w:rsidP="00AD7884">
            <w:pPr>
              <w:keepLines/>
              <w:widowControl w:val="0"/>
              <w:spacing w:line="240" w:lineRule="atLeast"/>
              <w:rPr>
                <w:rFonts w:eastAsia="Calibri" w:cs="Arial"/>
                <w:lang w:val="en-US"/>
              </w:rPr>
            </w:pPr>
          </w:p>
        </w:tc>
        <w:tc>
          <w:tcPr>
            <w:tcW w:w="456" w:type="pct"/>
            <w:tcBorders>
              <w:top w:val="single" w:sz="4" w:space="0" w:color="auto"/>
              <w:bottom w:val="single" w:sz="4" w:space="0" w:color="auto"/>
            </w:tcBorders>
            <w:shd w:val="clear" w:color="auto" w:fill="A6A6A6"/>
          </w:tcPr>
          <w:p w:rsidR="00AD7884" w:rsidRPr="00AD7884" w:rsidRDefault="00AD7884" w:rsidP="00AD7884">
            <w:pPr>
              <w:keepLines/>
              <w:widowControl w:val="0"/>
              <w:spacing w:line="240" w:lineRule="atLeast"/>
              <w:rPr>
                <w:rFonts w:eastAsia="Calibri" w:cs="Arial"/>
                <w:lang w:val="en-US"/>
              </w:rPr>
            </w:pPr>
          </w:p>
        </w:tc>
        <w:tc>
          <w:tcPr>
            <w:tcW w:w="456" w:type="pct"/>
            <w:tcBorders>
              <w:top w:val="single" w:sz="4" w:space="0" w:color="auto"/>
              <w:bottom w:val="single" w:sz="4" w:space="0" w:color="auto"/>
            </w:tcBorders>
            <w:shd w:val="clear" w:color="auto" w:fill="A6A6A6"/>
          </w:tcPr>
          <w:p w:rsidR="00AD7884" w:rsidRPr="00AD7884" w:rsidRDefault="00AD7884" w:rsidP="00AD7884">
            <w:pPr>
              <w:keepLines/>
              <w:widowControl w:val="0"/>
              <w:spacing w:line="240" w:lineRule="atLeast"/>
              <w:jc w:val="center"/>
              <w:rPr>
                <w:rFonts w:eastAsia="Calibri" w:cs="Arial"/>
                <w:b/>
                <w:lang w:val="en-US"/>
              </w:rPr>
            </w:pPr>
            <w:r w:rsidRPr="00AD7884">
              <w:rPr>
                <w:rFonts w:eastAsia="Calibri" w:cs="Arial"/>
                <w:b/>
                <w:lang w:val="en-US"/>
              </w:rPr>
              <w:t>N</w:t>
            </w:r>
          </w:p>
        </w:tc>
        <w:tc>
          <w:tcPr>
            <w:tcW w:w="2267" w:type="pct"/>
            <w:tcBorders>
              <w:top w:val="single" w:sz="4" w:space="0" w:color="auto"/>
              <w:bottom w:val="single" w:sz="4" w:space="0" w:color="auto"/>
            </w:tcBorders>
            <w:shd w:val="clear" w:color="auto" w:fill="A6A6A6"/>
          </w:tcPr>
          <w:p w:rsidR="00AD7884" w:rsidRPr="00AD7884" w:rsidRDefault="00AD7884" w:rsidP="00AD7884">
            <w:pPr>
              <w:keepLines/>
              <w:widowControl w:val="0"/>
              <w:spacing w:line="240" w:lineRule="atLeast"/>
              <w:rPr>
                <w:rFonts w:eastAsia="Calibri" w:cs="Arial"/>
                <w:lang w:val="en-US"/>
              </w:rPr>
            </w:pPr>
          </w:p>
        </w:tc>
      </w:tr>
      <w:tr w:rsidR="00AD7884" w:rsidRPr="00AD7884" w:rsidTr="00AD7884">
        <w:trPr>
          <w:trHeight w:val="240"/>
        </w:trPr>
        <w:tc>
          <w:tcPr>
            <w:tcW w:w="1336" w:type="pct"/>
            <w:tcBorders>
              <w:top w:val="nil"/>
              <w:left w:val="single" w:sz="4" w:space="0" w:color="auto"/>
              <w:bottom w:val="single" w:sz="4" w:space="0" w:color="auto"/>
              <w:right w:val="single" w:sz="4" w:space="0" w:color="auto"/>
            </w:tcBorders>
          </w:tcPr>
          <w:p w:rsidR="00AD7884" w:rsidRPr="00AD7884" w:rsidRDefault="00AD7884" w:rsidP="00AD7884">
            <w:pPr>
              <w:keepLines/>
              <w:widowControl w:val="0"/>
              <w:spacing w:line="240" w:lineRule="atLeast"/>
              <w:rPr>
                <w:rFonts w:eastAsia="Calibri" w:cs="Arial"/>
                <w:lang w:val="en-US"/>
              </w:rPr>
            </w:pPr>
            <w:r w:rsidRPr="00AD7884">
              <w:rPr>
                <w:rFonts w:eastAsia="Calibri" w:cs="Arial"/>
                <w:lang w:val="en-US"/>
              </w:rPr>
              <w:t xml:space="preserve">            StatusCode</w:t>
            </w:r>
          </w:p>
        </w:tc>
        <w:tc>
          <w:tcPr>
            <w:tcW w:w="484" w:type="pct"/>
            <w:tcBorders>
              <w:top w:val="nil"/>
              <w:left w:val="nil"/>
              <w:bottom w:val="single" w:sz="4" w:space="0" w:color="auto"/>
              <w:right w:val="single" w:sz="4" w:space="0" w:color="auto"/>
            </w:tcBorders>
          </w:tcPr>
          <w:p w:rsidR="00AD7884" w:rsidRPr="00AD7884" w:rsidRDefault="00AD7884" w:rsidP="00AD7884">
            <w:pPr>
              <w:keepLines/>
              <w:widowControl w:val="0"/>
              <w:spacing w:line="240" w:lineRule="atLeast"/>
              <w:rPr>
                <w:rFonts w:eastAsia="Calibri" w:cs="Arial"/>
                <w:lang w:val="en-US"/>
              </w:rPr>
            </w:pPr>
            <w:r w:rsidRPr="00AD7884">
              <w:rPr>
                <w:rFonts w:eastAsia="Calibri" w:cs="Arial"/>
                <w:lang w:val="en-US"/>
              </w:rPr>
              <w:t>Integer</w:t>
            </w:r>
          </w:p>
        </w:tc>
        <w:tc>
          <w:tcPr>
            <w:tcW w:w="456" w:type="pct"/>
            <w:tcBorders>
              <w:top w:val="nil"/>
              <w:left w:val="nil"/>
              <w:bottom w:val="single" w:sz="4" w:space="0" w:color="auto"/>
              <w:right w:val="single" w:sz="4" w:space="0" w:color="auto"/>
            </w:tcBorders>
          </w:tcPr>
          <w:p w:rsidR="00AD7884" w:rsidRPr="00AD7884" w:rsidRDefault="00AD7884" w:rsidP="00AD7884">
            <w:pPr>
              <w:keepLines/>
              <w:widowControl w:val="0"/>
              <w:spacing w:line="240" w:lineRule="atLeast"/>
              <w:rPr>
                <w:rFonts w:eastAsia="Calibri" w:cs="Arial"/>
                <w:lang w:val="en-US"/>
              </w:rPr>
            </w:pPr>
          </w:p>
        </w:tc>
        <w:tc>
          <w:tcPr>
            <w:tcW w:w="456" w:type="pct"/>
            <w:tcBorders>
              <w:top w:val="nil"/>
              <w:left w:val="nil"/>
              <w:bottom w:val="single" w:sz="4" w:space="0" w:color="auto"/>
              <w:right w:val="single" w:sz="4" w:space="0" w:color="auto"/>
            </w:tcBorders>
          </w:tcPr>
          <w:p w:rsidR="00AD7884" w:rsidRPr="00AD7884" w:rsidRDefault="00AD7884" w:rsidP="00AD7884">
            <w:pPr>
              <w:keepLines/>
              <w:widowControl w:val="0"/>
              <w:spacing w:line="240" w:lineRule="atLeast"/>
              <w:jc w:val="center"/>
              <w:rPr>
                <w:rFonts w:eastAsia="Calibri" w:cs="Arial"/>
                <w:lang w:val="en-US"/>
              </w:rPr>
            </w:pPr>
            <w:r w:rsidRPr="00AD7884">
              <w:rPr>
                <w:rFonts w:eastAsia="Calibri" w:cs="Arial"/>
                <w:lang w:val="en-US"/>
              </w:rPr>
              <w:t>Y</w:t>
            </w:r>
          </w:p>
        </w:tc>
        <w:tc>
          <w:tcPr>
            <w:tcW w:w="2267" w:type="pct"/>
            <w:tcBorders>
              <w:top w:val="nil"/>
              <w:left w:val="nil"/>
              <w:bottom w:val="single" w:sz="4" w:space="0" w:color="auto"/>
              <w:right w:val="single" w:sz="4" w:space="0" w:color="auto"/>
            </w:tcBorders>
          </w:tcPr>
          <w:p w:rsidR="00AD7884" w:rsidRPr="00AD7884" w:rsidRDefault="00AD7884" w:rsidP="00AD7884">
            <w:pPr>
              <w:keepLines/>
              <w:widowControl w:val="0"/>
              <w:spacing w:line="240" w:lineRule="atLeast"/>
              <w:rPr>
                <w:rFonts w:eastAsia="Calibri" w:cs="Arial"/>
                <w:lang w:val="en-US"/>
              </w:rPr>
            </w:pPr>
            <w:r w:rsidRPr="00AD7884">
              <w:rPr>
                <w:rFonts w:eastAsia="Calibri" w:cs="Arial"/>
                <w:lang w:val="en-US"/>
              </w:rPr>
              <w:t>This list provides the complete set of valid Response    Status codes defined for the response Status Aggregate Status Code    along with conditions that may cause the Response Status to be sent.</w:t>
            </w:r>
          </w:p>
        </w:tc>
      </w:tr>
      <w:tr w:rsidR="00AD7884" w:rsidRPr="00AD7884" w:rsidTr="00AD7884">
        <w:trPr>
          <w:trHeight w:val="240"/>
        </w:trPr>
        <w:tc>
          <w:tcPr>
            <w:tcW w:w="1336" w:type="pct"/>
            <w:tcBorders>
              <w:top w:val="nil"/>
              <w:left w:val="single" w:sz="4" w:space="0" w:color="auto"/>
              <w:bottom w:val="single" w:sz="4" w:space="0" w:color="auto"/>
              <w:right w:val="single" w:sz="4" w:space="0" w:color="auto"/>
            </w:tcBorders>
          </w:tcPr>
          <w:p w:rsidR="00AD7884" w:rsidRPr="00AD7884" w:rsidRDefault="00AD7884" w:rsidP="00AD7884">
            <w:pPr>
              <w:keepLines/>
              <w:widowControl w:val="0"/>
              <w:spacing w:line="240" w:lineRule="atLeast"/>
              <w:rPr>
                <w:rFonts w:eastAsia="Calibri" w:cs="Arial"/>
                <w:lang w:val="en-US"/>
              </w:rPr>
            </w:pPr>
            <w:r w:rsidRPr="00AD7884">
              <w:rPr>
                <w:rFonts w:eastAsia="Calibri" w:cs="Arial"/>
                <w:lang w:val="en-US"/>
              </w:rPr>
              <w:t xml:space="preserve">            Severity</w:t>
            </w:r>
          </w:p>
        </w:tc>
        <w:tc>
          <w:tcPr>
            <w:tcW w:w="484" w:type="pct"/>
            <w:tcBorders>
              <w:top w:val="nil"/>
              <w:left w:val="nil"/>
              <w:bottom w:val="single" w:sz="4" w:space="0" w:color="auto"/>
              <w:right w:val="single" w:sz="4" w:space="0" w:color="auto"/>
            </w:tcBorders>
          </w:tcPr>
          <w:p w:rsidR="00AD7884" w:rsidRPr="00AD7884" w:rsidRDefault="00AD7884" w:rsidP="00AD7884">
            <w:pPr>
              <w:keepLines/>
              <w:widowControl w:val="0"/>
              <w:spacing w:line="240" w:lineRule="atLeast"/>
              <w:rPr>
                <w:rFonts w:eastAsia="Calibri" w:cs="Arial"/>
                <w:lang w:val="en-US"/>
              </w:rPr>
            </w:pPr>
            <w:r w:rsidRPr="00AD7884">
              <w:rPr>
                <w:rFonts w:eastAsia="Calibri" w:cs="Arial"/>
                <w:lang w:val="en-US"/>
              </w:rPr>
              <w:t>String</w:t>
            </w:r>
          </w:p>
        </w:tc>
        <w:tc>
          <w:tcPr>
            <w:tcW w:w="456" w:type="pct"/>
            <w:tcBorders>
              <w:top w:val="nil"/>
              <w:left w:val="nil"/>
              <w:bottom w:val="single" w:sz="4" w:space="0" w:color="auto"/>
              <w:right w:val="single" w:sz="4" w:space="0" w:color="auto"/>
            </w:tcBorders>
          </w:tcPr>
          <w:p w:rsidR="00AD7884" w:rsidRPr="00AD7884" w:rsidRDefault="00AD7884" w:rsidP="00AD7884">
            <w:pPr>
              <w:keepLines/>
              <w:widowControl w:val="0"/>
              <w:spacing w:line="240" w:lineRule="atLeast"/>
              <w:rPr>
                <w:rFonts w:eastAsia="Calibri" w:cs="Arial"/>
                <w:lang w:val="en-US"/>
              </w:rPr>
            </w:pPr>
            <w:r w:rsidRPr="00AD7884">
              <w:rPr>
                <w:rFonts w:eastAsia="Calibri" w:cs="Arial"/>
                <w:lang w:val="en-US"/>
              </w:rPr>
              <w:t>0..80</w:t>
            </w:r>
          </w:p>
        </w:tc>
        <w:tc>
          <w:tcPr>
            <w:tcW w:w="456" w:type="pct"/>
            <w:tcBorders>
              <w:top w:val="nil"/>
              <w:left w:val="nil"/>
              <w:bottom w:val="single" w:sz="4" w:space="0" w:color="auto"/>
              <w:right w:val="single" w:sz="4" w:space="0" w:color="auto"/>
            </w:tcBorders>
          </w:tcPr>
          <w:p w:rsidR="00AD7884" w:rsidRPr="00AD7884" w:rsidRDefault="00AD7884" w:rsidP="00AD7884">
            <w:pPr>
              <w:keepLines/>
              <w:widowControl w:val="0"/>
              <w:spacing w:line="240" w:lineRule="atLeast"/>
              <w:jc w:val="center"/>
              <w:rPr>
                <w:rFonts w:eastAsia="Calibri" w:cs="Arial"/>
                <w:lang w:val="en-US"/>
              </w:rPr>
            </w:pPr>
            <w:r w:rsidRPr="00AD7884">
              <w:rPr>
                <w:rFonts w:eastAsia="Calibri" w:cs="Arial"/>
                <w:lang w:val="en-US"/>
              </w:rPr>
              <w:t>Y</w:t>
            </w:r>
          </w:p>
        </w:tc>
        <w:tc>
          <w:tcPr>
            <w:tcW w:w="2267" w:type="pct"/>
            <w:tcBorders>
              <w:top w:val="nil"/>
              <w:left w:val="nil"/>
              <w:bottom w:val="single" w:sz="4" w:space="0" w:color="auto"/>
              <w:right w:val="single" w:sz="4" w:space="0" w:color="auto"/>
            </w:tcBorders>
          </w:tcPr>
          <w:p w:rsidR="00AD7884" w:rsidRPr="00AD7884" w:rsidRDefault="00AD7884" w:rsidP="00AD7884">
            <w:pPr>
              <w:keepLines/>
              <w:widowControl w:val="0"/>
              <w:spacing w:line="240" w:lineRule="atLeast"/>
              <w:rPr>
                <w:rFonts w:eastAsia="Calibri" w:cs="Arial"/>
                <w:lang w:val="en-US"/>
              </w:rPr>
            </w:pPr>
            <w:r w:rsidRPr="00AD7884">
              <w:rPr>
                <w:rFonts w:eastAsia="Calibri" w:cs="Arial"/>
                <w:lang w:val="en-US"/>
              </w:rPr>
              <w:t>The severity is assigned once a Status Code is selected    for the specific source systems code. values: Warning, Info, Error</w:t>
            </w:r>
          </w:p>
        </w:tc>
      </w:tr>
      <w:tr w:rsidR="00AD7884" w:rsidRPr="00AD7884" w:rsidTr="00AD7884">
        <w:trPr>
          <w:trHeight w:val="240"/>
        </w:trPr>
        <w:tc>
          <w:tcPr>
            <w:tcW w:w="1336" w:type="pct"/>
            <w:tcBorders>
              <w:top w:val="nil"/>
              <w:left w:val="single" w:sz="4" w:space="0" w:color="auto"/>
              <w:bottom w:val="single" w:sz="4" w:space="0" w:color="auto"/>
              <w:right w:val="single" w:sz="4" w:space="0" w:color="auto"/>
            </w:tcBorders>
          </w:tcPr>
          <w:p w:rsidR="00AD7884" w:rsidRPr="00AD7884" w:rsidRDefault="00AD7884" w:rsidP="00AD7884">
            <w:pPr>
              <w:keepLines/>
              <w:widowControl w:val="0"/>
              <w:spacing w:line="240" w:lineRule="atLeast"/>
              <w:rPr>
                <w:rFonts w:eastAsia="Calibri" w:cs="Arial"/>
                <w:lang w:val="en-US"/>
              </w:rPr>
            </w:pPr>
            <w:r w:rsidRPr="00AD7884">
              <w:rPr>
                <w:rFonts w:eastAsia="Calibri" w:cs="Arial"/>
                <w:lang w:val="en-US"/>
              </w:rPr>
              <w:t xml:space="preserve">            StatusDescription</w:t>
            </w:r>
          </w:p>
        </w:tc>
        <w:tc>
          <w:tcPr>
            <w:tcW w:w="484" w:type="pct"/>
            <w:tcBorders>
              <w:top w:val="nil"/>
              <w:left w:val="nil"/>
              <w:bottom w:val="single" w:sz="4" w:space="0" w:color="auto"/>
              <w:right w:val="single" w:sz="4" w:space="0" w:color="auto"/>
            </w:tcBorders>
          </w:tcPr>
          <w:p w:rsidR="00AD7884" w:rsidRPr="00AD7884" w:rsidRDefault="00AD7884" w:rsidP="00AD7884">
            <w:pPr>
              <w:keepLines/>
              <w:widowControl w:val="0"/>
              <w:spacing w:line="240" w:lineRule="atLeast"/>
              <w:rPr>
                <w:rFonts w:eastAsia="Calibri" w:cs="Arial"/>
                <w:lang w:val="en-US"/>
              </w:rPr>
            </w:pPr>
            <w:r w:rsidRPr="00AD7884">
              <w:rPr>
                <w:rFonts w:eastAsia="Calibri" w:cs="Arial"/>
                <w:lang w:val="en-US"/>
              </w:rPr>
              <w:t>String</w:t>
            </w:r>
          </w:p>
        </w:tc>
        <w:tc>
          <w:tcPr>
            <w:tcW w:w="456" w:type="pct"/>
            <w:tcBorders>
              <w:top w:val="nil"/>
              <w:left w:val="nil"/>
              <w:bottom w:val="single" w:sz="4" w:space="0" w:color="auto"/>
              <w:right w:val="single" w:sz="4" w:space="0" w:color="auto"/>
            </w:tcBorders>
          </w:tcPr>
          <w:p w:rsidR="00AD7884" w:rsidRPr="00AD7884" w:rsidRDefault="00AD7884" w:rsidP="00AD7884">
            <w:pPr>
              <w:keepLines/>
              <w:widowControl w:val="0"/>
              <w:spacing w:line="240" w:lineRule="atLeast"/>
              <w:rPr>
                <w:rFonts w:eastAsia="Calibri" w:cs="Arial"/>
                <w:lang w:val="en-US"/>
              </w:rPr>
            </w:pPr>
            <w:r w:rsidRPr="00AD7884">
              <w:rPr>
                <w:rFonts w:eastAsia="Calibri" w:cs="Arial"/>
                <w:lang w:val="en-US"/>
              </w:rPr>
              <w:t>0..255</w:t>
            </w:r>
          </w:p>
        </w:tc>
        <w:tc>
          <w:tcPr>
            <w:tcW w:w="456" w:type="pct"/>
            <w:tcBorders>
              <w:top w:val="nil"/>
              <w:left w:val="nil"/>
              <w:bottom w:val="single" w:sz="4" w:space="0" w:color="auto"/>
              <w:right w:val="single" w:sz="4" w:space="0" w:color="auto"/>
            </w:tcBorders>
          </w:tcPr>
          <w:p w:rsidR="00AD7884" w:rsidRPr="00AD7884" w:rsidRDefault="00AD7884" w:rsidP="00AD7884">
            <w:pPr>
              <w:keepLines/>
              <w:widowControl w:val="0"/>
              <w:spacing w:line="240" w:lineRule="atLeast"/>
              <w:jc w:val="center"/>
              <w:rPr>
                <w:rFonts w:eastAsia="Calibri" w:cs="Arial"/>
                <w:lang w:val="en-US"/>
              </w:rPr>
            </w:pPr>
            <w:r w:rsidRPr="00AD7884">
              <w:rPr>
                <w:rFonts w:eastAsia="Calibri" w:cs="Arial"/>
                <w:lang w:val="en-US"/>
              </w:rPr>
              <w:t>Y</w:t>
            </w:r>
          </w:p>
        </w:tc>
        <w:tc>
          <w:tcPr>
            <w:tcW w:w="2267" w:type="pct"/>
            <w:tcBorders>
              <w:top w:val="nil"/>
              <w:left w:val="nil"/>
              <w:bottom w:val="single" w:sz="4" w:space="0" w:color="auto"/>
              <w:right w:val="single" w:sz="4" w:space="0" w:color="auto"/>
            </w:tcBorders>
          </w:tcPr>
          <w:p w:rsidR="00AD7884" w:rsidRPr="00AD7884" w:rsidRDefault="00AD7884" w:rsidP="00AD7884">
            <w:pPr>
              <w:keepLines/>
              <w:widowControl w:val="0"/>
              <w:spacing w:line="240" w:lineRule="atLeast"/>
              <w:rPr>
                <w:rFonts w:eastAsia="Calibri" w:cs="Arial"/>
                <w:lang w:val="en-US"/>
              </w:rPr>
            </w:pPr>
            <w:r w:rsidRPr="00AD7884">
              <w:rPr>
                <w:rFonts w:eastAsia="Calibri" w:cs="Arial"/>
                <w:lang w:val="en-US"/>
              </w:rPr>
              <w:t>Status text is provided in the Status Desc field</w:t>
            </w:r>
          </w:p>
        </w:tc>
      </w:tr>
      <w:tr w:rsidR="00AD7884" w:rsidRPr="00AD7884" w:rsidTr="00AD7884">
        <w:trPr>
          <w:trHeight w:val="240"/>
        </w:trPr>
        <w:tc>
          <w:tcPr>
            <w:tcW w:w="1336" w:type="pct"/>
            <w:tcBorders>
              <w:top w:val="nil"/>
              <w:left w:val="single" w:sz="4" w:space="0" w:color="auto"/>
              <w:bottom w:val="single" w:sz="4" w:space="0" w:color="auto"/>
              <w:right w:val="single" w:sz="4" w:space="0" w:color="auto"/>
            </w:tcBorders>
          </w:tcPr>
          <w:p w:rsidR="00AD7884" w:rsidRPr="00AD7884" w:rsidRDefault="00AD7884" w:rsidP="00AD7884">
            <w:pPr>
              <w:keepLines/>
              <w:widowControl w:val="0"/>
              <w:spacing w:line="240" w:lineRule="atLeast"/>
              <w:rPr>
                <w:rFonts w:eastAsia="Calibri" w:cs="Arial"/>
                <w:lang w:val="en-US"/>
              </w:rPr>
            </w:pPr>
            <w:r w:rsidRPr="00AD7884">
              <w:rPr>
                <w:rFonts w:eastAsia="Calibri" w:cs="Arial"/>
                <w:lang w:val="en-US"/>
              </w:rPr>
              <w:t xml:space="preserve">            ServerStatusCode</w:t>
            </w:r>
          </w:p>
        </w:tc>
        <w:tc>
          <w:tcPr>
            <w:tcW w:w="484" w:type="pct"/>
            <w:tcBorders>
              <w:top w:val="nil"/>
              <w:left w:val="nil"/>
              <w:bottom w:val="single" w:sz="4" w:space="0" w:color="auto"/>
              <w:right w:val="single" w:sz="4" w:space="0" w:color="auto"/>
            </w:tcBorders>
          </w:tcPr>
          <w:p w:rsidR="00AD7884" w:rsidRPr="00AD7884" w:rsidRDefault="00AD7884" w:rsidP="00AD7884">
            <w:pPr>
              <w:keepLines/>
              <w:widowControl w:val="0"/>
              <w:spacing w:line="240" w:lineRule="atLeast"/>
              <w:rPr>
                <w:rFonts w:eastAsia="Calibri" w:cs="Arial"/>
                <w:lang w:val="en-US"/>
              </w:rPr>
            </w:pPr>
            <w:r w:rsidRPr="00AD7884">
              <w:rPr>
                <w:rFonts w:eastAsia="Calibri" w:cs="Arial"/>
                <w:lang w:val="en-US"/>
              </w:rPr>
              <w:t>String</w:t>
            </w:r>
          </w:p>
        </w:tc>
        <w:tc>
          <w:tcPr>
            <w:tcW w:w="456" w:type="pct"/>
            <w:tcBorders>
              <w:top w:val="nil"/>
              <w:left w:val="nil"/>
              <w:bottom w:val="single" w:sz="4" w:space="0" w:color="auto"/>
              <w:right w:val="single" w:sz="4" w:space="0" w:color="auto"/>
            </w:tcBorders>
          </w:tcPr>
          <w:p w:rsidR="00AD7884" w:rsidRPr="00AD7884" w:rsidRDefault="00AD7884" w:rsidP="00AD7884">
            <w:pPr>
              <w:keepLines/>
              <w:widowControl w:val="0"/>
              <w:spacing w:line="240" w:lineRule="atLeast"/>
              <w:rPr>
                <w:rFonts w:eastAsia="Calibri" w:cs="Arial"/>
                <w:lang w:val="en-US"/>
              </w:rPr>
            </w:pPr>
            <w:r w:rsidRPr="00AD7884">
              <w:rPr>
                <w:rFonts w:eastAsia="Calibri" w:cs="Arial"/>
                <w:lang w:val="en-US"/>
              </w:rPr>
              <w:t>0..20</w:t>
            </w:r>
          </w:p>
        </w:tc>
        <w:tc>
          <w:tcPr>
            <w:tcW w:w="456" w:type="pct"/>
            <w:tcBorders>
              <w:top w:val="nil"/>
              <w:left w:val="nil"/>
              <w:bottom w:val="single" w:sz="4" w:space="0" w:color="auto"/>
              <w:right w:val="single" w:sz="4" w:space="0" w:color="auto"/>
            </w:tcBorders>
          </w:tcPr>
          <w:p w:rsidR="00AD7884" w:rsidRPr="00AD7884" w:rsidRDefault="00AD7884" w:rsidP="00AD7884">
            <w:pPr>
              <w:keepLines/>
              <w:widowControl w:val="0"/>
              <w:spacing w:line="240" w:lineRule="atLeast"/>
              <w:jc w:val="center"/>
              <w:rPr>
                <w:rFonts w:eastAsia="Calibri" w:cs="Arial"/>
                <w:lang w:val="en-US"/>
              </w:rPr>
            </w:pPr>
            <w:r w:rsidRPr="00AD7884">
              <w:rPr>
                <w:rFonts w:eastAsia="Calibri" w:cs="Arial"/>
                <w:lang w:val="en-US"/>
              </w:rPr>
              <w:t>N</w:t>
            </w:r>
          </w:p>
        </w:tc>
        <w:tc>
          <w:tcPr>
            <w:tcW w:w="2267" w:type="pct"/>
            <w:tcBorders>
              <w:top w:val="nil"/>
              <w:left w:val="nil"/>
              <w:bottom w:val="single" w:sz="4" w:space="0" w:color="auto"/>
              <w:right w:val="single" w:sz="4" w:space="0" w:color="auto"/>
            </w:tcBorders>
          </w:tcPr>
          <w:p w:rsidR="00AD7884" w:rsidRPr="00AD7884" w:rsidRDefault="00AD7884" w:rsidP="00AD7884">
            <w:pPr>
              <w:keepLines/>
              <w:widowControl w:val="0"/>
              <w:spacing w:line="240" w:lineRule="atLeast"/>
              <w:rPr>
                <w:rFonts w:eastAsia="Calibri" w:cs="Arial"/>
                <w:lang w:val="en-US"/>
              </w:rPr>
            </w:pPr>
            <w:r w:rsidRPr="00AD7884">
              <w:rPr>
                <w:rFonts w:eastAsia="Calibri" w:cs="Arial"/>
                <w:lang w:val="en-US"/>
              </w:rPr>
              <w:t>This status code will be the source system's status code</w:t>
            </w:r>
          </w:p>
        </w:tc>
      </w:tr>
      <w:tr w:rsidR="00AD7884" w:rsidRPr="00AD7884" w:rsidTr="00AD7884">
        <w:trPr>
          <w:trHeight w:val="240"/>
        </w:trPr>
        <w:tc>
          <w:tcPr>
            <w:tcW w:w="1336" w:type="pct"/>
            <w:tcBorders>
              <w:top w:val="nil"/>
              <w:left w:val="single" w:sz="4" w:space="0" w:color="auto"/>
              <w:bottom w:val="single" w:sz="4" w:space="0" w:color="auto"/>
              <w:right w:val="single" w:sz="4" w:space="0" w:color="auto"/>
            </w:tcBorders>
          </w:tcPr>
          <w:p w:rsidR="00AD7884" w:rsidRPr="00AD7884" w:rsidRDefault="00AD7884" w:rsidP="00AD7884">
            <w:pPr>
              <w:keepLines/>
              <w:widowControl w:val="0"/>
              <w:spacing w:line="240" w:lineRule="atLeast"/>
              <w:rPr>
                <w:rFonts w:eastAsia="Calibri" w:cs="Arial"/>
                <w:lang w:val="en-US"/>
              </w:rPr>
            </w:pPr>
            <w:r w:rsidRPr="00AD7884">
              <w:rPr>
                <w:rFonts w:eastAsia="Calibri" w:cs="Arial"/>
                <w:lang w:val="en-US"/>
              </w:rPr>
              <w:t xml:space="preserve">            ServerStatusDescription</w:t>
            </w:r>
          </w:p>
        </w:tc>
        <w:tc>
          <w:tcPr>
            <w:tcW w:w="484" w:type="pct"/>
            <w:tcBorders>
              <w:top w:val="nil"/>
              <w:left w:val="nil"/>
              <w:bottom w:val="single" w:sz="4" w:space="0" w:color="auto"/>
              <w:right w:val="single" w:sz="4" w:space="0" w:color="auto"/>
            </w:tcBorders>
          </w:tcPr>
          <w:p w:rsidR="00AD7884" w:rsidRPr="00AD7884" w:rsidRDefault="00AD7884" w:rsidP="00AD7884">
            <w:pPr>
              <w:keepLines/>
              <w:widowControl w:val="0"/>
              <w:spacing w:line="240" w:lineRule="atLeast"/>
              <w:rPr>
                <w:rFonts w:eastAsia="Calibri" w:cs="Arial"/>
                <w:lang w:val="en-US"/>
              </w:rPr>
            </w:pPr>
            <w:r w:rsidRPr="00AD7884">
              <w:rPr>
                <w:rFonts w:eastAsia="Calibri" w:cs="Arial"/>
                <w:lang w:val="en-US"/>
              </w:rPr>
              <w:t>String</w:t>
            </w:r>
          </w:p>
        </w:tc>
        <w:tc>
          <w:tcPr>
            <w:tcW w:w="456" w:type="pct"/>
            <w:tcBorders>
              <w:top w:val="nil"/>
              <w:left w:val="nil"/>
              <w:bottom w:val="single" w:sz="4" w:space="0" w:color="auto"/>
              <w:right w:val="single" w:sz="4" w:space="0" w:color="auto"/>
            </w:tcBorders>
          </w:tcPr>
          <w:p w:rsidR="00AD7884" w:rsidRPr="00AD7884" w:rsidRDefault="00AD7884" w:rsidP="00AD7884">
            <w:pPr>
              <w:keepLines/>
              <w:widowControl w:val="0"/>
              <w:spacing w:line="240" w:lineRule="atLeast"/>
              <w:rPr>
                <w:rFonts w:eastAsia="Calibri" w:cs="Arial"/>
                <w:lang w:val="en-US"/>
              </w:rPr>
            </w:pPr>
            <w:r w:rsidRPr="00AD7884">
              <w:rPr>
                <w:rFonts w:eastAsia="Calibri" w:cs="Arial"/>
                <w:lang w:val="en-US"/>
              </w:rPr>
              <w:t>0..255</w:t>
            </w:r>
          </w:p>
        </w:tc>
        <w:tc>
          <w:tcPr>
            <w:tcW w:w="456" w:type="pct"/>
            <w:tcBorders>
              <w:top w:val="nil"/>
              <w:left w:val="nil"/>
              <w:bottom w:val="single" w:sz="4" w:space="0" w:color="auto"/>
              <w:right w:val="single" w:sz="4" w:space="0" w:color="auto"/>
            </w:tcBorders>
          </w:tcPr>
          <w:p w:rsidR="00AD7884" w:rsidRPr="00AD7884" w:rsidRDefault="00AD7884" w:rsidP="00AD7884">
            <w:pPr>
              <w:keepLines/>
              <w:widowControl w:val="0"/>
              <w:spacing w:line="240" w:lineRule="atLeast"/>
              <w:jc w:val="center"/>
              <w:rPr>
                <w:rFonts w:eastAsia="Calibri" w:cs="Arial"/>
                <w:lang w:val="en-US"/>
              </w:rPr>
            </w:pPr>
            <w:r w:rsidRPr="00AD7884">
              <w:rPr>
                <w:rFonts w:eastAsia="Calibri" w:cs="Arial"/>
                <w:lang w:val="en-US"/>
              </w:rPr>
              <w:t>N</w:t>
            </w:r>
          </w:p>
        </w:tc>
        <w:tc>
          <w:tcPr>
            <w:tcW w:w="2267" w:type="pct"/>
            <w:tcBorders>
              <w:top w:val="nil"/>
              <w:left w:val="nil"/>
              <w:bottom w:val="single" w:sz="4" w:space="0" w:color="auto"/>
              <w:right w:val="single" w:sz="4" w:space="0" w:color="auto"/>
            </w:tcBorders>
          </w:tcPr>
          <w:p w:rsidR="00AD7884" w:rsidRPr="00AD7884" w:rsidRDefault="00AD7884" w:rsidP="00AD7884">
            <w:pPr>
              <w:keepLines/>
              <w:widowControl w:val="0"/>
              <w:spacing w:line="240" w:lineRule="atLeast"/>
              <w:rPr>
                <w:rFonts w:eastAsia="Calibri" w:cs="Arial"/>
                <w:lang w:val="en-US"/>
              </w:rPr>
            </w:pPr>
            <w:r w:rsidRPr="00AD7884">
              <w:rPr>
                <w:rFonts w:eastAsia="Calibri" w:cs="Arial"/>
                <w:lang w:val="en-US"/>
              </w:rPr>
              <w:t>This status description will be the source system's    status description</w:t>
            </w:r>
          </w:p>
        </w:tc>
      </w:tr>
      <w:tr w:rsidR="00AD7884" w:rsidRPr="00AD7884" w:rsidTr="00AD7884">
        <w:trPr>
          <w:trHeight w:val="240"/>
        </w:trPr>
        <w:tc>
          <w:tcPr>
            <w:tcW w:w="1336" w:type="pct"/>
            <w:tcBorders>
              <w:top w:val="nil"/>
              <w:left w:val="single" w:sz="4" w:space="0" w:color="auto"/>
              <w:bottom w:val="single" w:sz="4" w:space="0" w:color="auto"/>
              <w:right w:val="single" w:sz="4" w:space="0" w:color="auto"/>
            </w:tcBorders>
          </w:tcPr>
          <w:p w:rsidR="00AD7884" w:rsidRPr="00AD7884" w:rsidRDefault="00AD7884" w:rsidP="00AD7884">
            <w:pPr>
              <w:keepLines/>
              <w:widowControl w:val="0"/>
              <w:spacing w:line="240" w:lineRule="atLeast"/>
              <w:rPr>
                <w:rFonts w:eastAsia="Calibri" w:cs="Arial"/>
                <w:lang w:val="en-US"/>
              </w:rPr>
            </w:pPr>
            <w:r w:rsidRPr="00AD7884">
              <w:rPr>
                <w:rFonts w:eastAsia="Calibri" w:cs="Arial"/>
                <w:lang w:val="en-US"/>
              </w:rPr>
              <w:t xml:space="preserve">     Alias</w:t>
            </w:r>
            <w:r w:rsidRPr="00AD7884">
              <w:rPr>
                <w:rFonts w:eastAsia="Calibri" w:cs="Arial"/>
                <w:lang w:val="en-US"/>
              </w:rPr>
              <w:tab/>
            </w:r>
          </w:p>
        </w:tc>
        <w:tc>
          <w:tcPr>
            <w:tcW w:w="484" w:type="pct"/>
            <w:tcBorders>
              <w:top w:val="nil"/>
              <w:left w:val="nil"/>
              <w:bottom w:val="single" w:sz="4" w:space="0" w:color="auto"/>
              <w:right w:val="single" w:sz="4" w:space="0" w:color="auto"/>
            </w:tcBorders>
          </w:tcPr>
          <w:p w:rsidR="00AD7884" w:rsidRPr="00AD7884" w:rsidRDefault="00AD7884" w:rsidP="00AD7884">
            <w:pPr>
              <w:keepLines/>
              <w:widowControl w:val="0"/>
              <w:spacing w:line="240" w:lineRule="atLeast"/>
              <w:rPr>
                <w:rFonts w:eastAsia="Calibri" w:cs="Arial"/>
                <w:lang w:val="en-US"/>
              </w:rPr>
            </w:pPr>
            <w:r w:rsidRPr="00AD7884">
              <w:rPr>
                <w:rFonts w:eastAsia="Calibri" w:cs="Arial"/>
                <w:lang w:val="en-US"/>
              </w:rPr>
              <w:t>String</w:t>
            </w:r>
          </w:p>
        </w:tc>
        <w:tc>
          <w:tcPr>
            <w:tcW w:w="456" w:type="pct"/>
            <w:tcBorders>
              <w:top w:val="nil"/>
              <w:left w:val="nil"/>
              <w:bottom w:val="single" w:sz="4" w:space="0" w:color="auto"/>
              <w:right w:val="single" w:sz="4" w:space="0" w:color="auto"/>
            </w:tcBorders>
          </w:tcPr>
          <w:p w:rsidR="00AD7884" w:rsidRPr="00AD7884" w:rsidRDefault="00AD7884" w:rsidP="00AD7884">
            <w:pPr>
              <w:keepLines/>
              <w:widowControl w:val="0"/>
              <w:spacing w:line="240" w:lineRule="atLeast"/>
              <w:rPr>
                <w:rFonts w:eastAsia="Calibri" w:cs="Arial"/>
                <w:lang w:val="en-US"/>
              </w:rPr>
            </w:pPr>
            <w:r w:rsidRPr="00AD7884">
              <w:rPr>
                <w:rFonts w:eastAsia="Calibri" w:cs="Arial"/>
                <w:lang w:val="en-US"/>
              </w:rPr>
              <w:t>1..48</w:t>
            </w:r>
          </w:p>
        </w:tc>
        <w:tc>
          <w:tcPr>
            <w:tcW w:w="456" w:type="pct"/>
            <w:tcBorders>
              <w:top w:val="nil"/>
              <w:left w:val="nil"/>
              <w:bottom w:val="single" w:sz="4" w:space="0" w:color="auto"/>
              <w:right w:val="single" w:sz="4" w:space="0" w:color="auto"/>
            </w:tcBorders>
          </w:tcPr>
          <w:p w:rsidR="00AD7884" w:rsidRPr="00AD7884" w:rsidRDefault="00AD7884" w:rsidP="00AD7884">
            <w:pPr>
              <w:keepLines/>
              <w:widowControl w:val="0"/>
              <w:spacing w:line="240" w:lineRule="atLeast"/>
              <w:jc w:val="center"/>
              <w:rPr>
                <w:rFonts w:eastAsia="Calibri" w:cs="Arial"/>
                <w:lang w:val="en-US"/>
              </w:rPr>
            </w:pPr>
            <w:r w:rsidRPr="00AD7884">
              <w:rPr>
                <w:rFonts w:eastAsia="Calibri" w:cs="Arial"/>
                <w:lang w:val="en-US"/>
              </w:rPr>
              <w:t>Y</w:t>
            </w:r>
          </w:p>
        </w:tc>
        <w:tc>
          <w:tcPr>
            <w:tcW w:w="2267" w:type="pct"/>
            <w:tcBorders>
              <w:top w:val="nil"/>
              <w:left w:val="nil"/>
              <w:bottom w:val="single" w:sz="4" w:space="0" w:color="auto"/>
              <w:right w:val="single" w:sz="4" w:space="0" w:color="auto"/>
            </w:tcBorders>
          </w:tcPr>
          <w:p w:rsidR="00AD7884" w:rsidRPr="00AD7884" w:rsidRDefault="00AD7884" w:rsidP="00AD7884">
            <w:pPr>
              <w:keepLines/>
              <w:widowControl w:val="0"/>
              <w:spacing w:line="240" w:lineRule="atLeast"/>
              <w:rPr>
                <w:rFonts w:eastAsia="Calibri" w:cs="Arial"/>
                <w:lang w:val="en-US"/>
              </w:rPr>
            </w:pPr>
            <w:r w:rsidRPr="00AD7884">
              <w:rPr>
                <w:rFonts w:eastAsia="Calibri" w:cs="Arial"/>
                <w:lang w:val="en-US"/>
              </w:rPr>
              <w:t>The email address or phone number to which the payment was directed.</w:t>
            </w:r>
            <w:r w:rsidRPr="00AD7884">
              <w:rPr>
                <w:rFonts w:eastAsia="Calibri" w:cs="Arial"/>
                <w:lang w:val="en-US"/>
              </w:rPr>
              <w:br/>
              <w:t>A.k.a. "Token".</w:t>
            </w:r>
          </w:p>
        </w:tc>
      </w:tr>
      <w:tr w:rsidR="00AD7884" w:rsidRPr="00AD7884" w:rsidTr="00AD7884">
        <w:trPr>
          <w:trHeight w:val="240"/>
        </w:trPr>
        <w:tc>
          <w:tcPr>
            <w:tcW w:w="1336" w:type="pct"/>
            <w:tcBorders>
              <w:top w:val="single" w:sz="4" w:space="0" w:color="auto"/>
              <w:left w:val="single" w:sz="4" w:space="0" w:color="auto"/>
              <w:bottom w:val="single" w:sz="4" w:space="0" w:color="auto"/>
              <w:right w:val="single" w:sz="4" w:space="0" w:color="auto"/>
            </w:tcBorders>
          </w:tcPr>
          <w:p w:rsidR="00AD7884" w:rsidRPr="00AD7884" w:rsidRDefault="00AD7884" w:rsidP="00AD7884">
            <w:pPr>
              <w:keepLines/>
              <w:widowControl w:val="0"/>
              <w:spacing w:line="240" w:lineRule="atLeast"/>
              <w:rPr>
                <w:rFonts w:eastAsia="Calibri" w:cs="Arial"/>
                <w:lang w:val="en-US"/>
              </w:rPr>
            </w:pPr>
            <w:r w:rsidRPr="00AD7884">
              <w:rPr>
                <w:rFonts w:eastAsia="Calibri" w:cs="Arial"/>
                <w:lang w:val="en-US"/>
              </w:rPr>
              <w:t xml:space="preserve">     AliasEnrollmentStatus</w:t>
            </w:r>
          </w:p>
        </w:tc>
        <w:tc>
          <w:tcPr>
            <w:tcW w:w="484" w:type="pct"/>
            <w:tcBorders>
              <w:top w:val="single" w:sz="4" w:space="0" w:color="auto"/>
              <w:left w:val="nil"/>
              <w:bottom w:val="single" w:sz="4" w:space="0" w:color="auto"/>
              <w:right w:val="single" w:sz="4" w:space="0" w:color="auto"/>
            </w:tcBorders>
          </w:tcPr>
          <w:p w:rsidR="00AD7884" w:rsidRPr="00AD7884" w:rsidRDefault="00AD7884" w:rsidP="00AD7884">
            <w:pPr>
              <w:keepLines/>
              <w:widowControl w:val="0"/>
              <w:spacing w:line="240" w:lineRule="atLeast"/>
              <w:rPr>
                <w:rFonts w:eastAsia="Calibri" w:cs="Arial"/>
                <w:lang w:val="en-US"/>
              </w:rPr>
            </w:pPr>
            <w:r w:rsidRPr="00AD7884">
              <w:rPr>
                <w:rFonts w:eastAsia="Calibri" w:cs="Arial"/>
                <w:lang w:val="en-US"/>
              </w:rPr>
              <w:t>String</w:t>
            </w:r>
          </w:p>
        </w:tc>
        <w:tc>
          <w:tcPr>
            <w:tcW w:w="456" w:type="pct"/>
            <w:tcBorders>
              <w:top w:val="single" w:sz="4" w:space="0" w:color="auto"/>
              <w:left w:val="nil"/>
              <w:bottom w:val="single" w:sz="4" w:space="0" w:color="auto"/>
              <w:right w:val="single" w:sz="4" w:space="0" w:color="auto"/>
            </w:tcBorders>
          </w:tcPr>
          <w:p w:rsidR="00AD7884" w:rsidRPr="00AD7884" w:rsidRDefault="00AD7884" w:rsidP="00AD7884">
            <w:pPr>
              <w:keepLines/>
              <w:widowControl w:val="0"/>
              <w:spacing w:line="240" w:lineRule="atLeast"/>
              <w:rPr>
                <w:rFonts w:eastAsia="Calibri" w:cs="Arial"/>
                <w:lang w:val="en-US"/>
              </w:rPr>
            </w:pPr>
            <w:r w:rsidRPr="00AD7884">
              <w:rPr>
                <w:rFonts w:eastAsia="Calibri" w:cs="Arial"/>
                <w:lang w:val="en-US"/>
              </w:rPr>
              <w:t>1...18</w:t>
            </w:r>
          </w:p>
        </w:tc>
        <w:tc>
          <w:tcPr>
            <w:tcW w:w="456" w:type="pct"/>
            <w:tcBorders>
              <w:top w:val="nil"/>
              <w:left w:val="nil"/>
              <w:bottom w:val="single" w:sz="4" w:space="0" w:color="auto"/>
              <w:right w:val="single" w:sz="4" w:space="0" w:color="auto"/>
            </w:tcBorders>
          </w:tcPr>
          <w:p w:rsidR="00AD7884" w:rsidRPr="00AD7884" w:rsidRDefault="00AD7884" w:rsidP="00AD7884">
            <w:pPr>
              <w:keepLines/>
              <w:widowControl w:val="0"/>
              <w:spacing w:line="240" w:lineRule="atLeast"/>
              <w:jc w:val="center"/>
              <w:rPr>
                <w:rFonts w:eastAsia="Calibri" w:cs="Arial"/>
                <w:lang w:val="en-US"/>
              </w:rPr>
            </w:pPr>
            <w:r w:rsidRPr="00AD7884">
              <w:rPr>
                <w:rFonts w:eastAsia="Calibri" w:cs="Arial"/>
                <w:lang w:val="en-US"/>
              </w:rPr>
              <w:t>Y</w:t>
            </w:r>
          </w:p>
        </w:tc>
        <w:tc>
          <w:tcPr>
            <w:tcW w:w="2267" w:type="pct"/>
            <w:tcBorders>
              <w:top w:val="single" w:sz="4" w:space="0" w:color="auto"/>
              <w:left w:val="nil"/>
              <w:bottom w:val="single" w:sz="4" w:space="0" w:color="auto"/>
              <w:right w:val="single" w:sz="4" w:space="0" w:color="auto"/>
            </w:tcBorders>
          </w:tcPr>
          <w:p w:rsidR="00AD7884" w:rsidRPr="00AD7884" w:rsidRDefault="00AD7884" w:rsidP="00AD7884">
            <w:pPr>
              <w:keepLines/>
              <w:widowControl w:val="0"/>
              <w:spacing w:line="240" w:lineRule="atLeast"/>
              <w:rPr>
                <w:rFonts w:eastAsia="Calibri" w:cs="Arial"/>
                <w:lang w:val="en-US"/>
              </w:rPr>
            </w:pPr>
            <w:r w:rsidRPr="00AD7884">
              <w:rPr>
                <w:rFonts w:eastAsia="Calibri" w:cs="Arial"/>
                <w:lang w:val="en-US"/>
              </w:rPr>
              <w:t>One of values {ALIAS_ENROLLED, ALIAS_NOT_ENROLLED, CHECK_CALL_FAILED}</w:t>
            </w:r>
          </w:p>
        </w:tc>
      </w:tr>
    </w:tbl>
    <w:p w:rsidR="00AD7884" w:rsidRDefault="00AD7884" w:rsidP="00B53A11">
      <w:pPr>
        <w:rPr>
          <w:rFonts w:ascii="Tahoma" w:hAnsi="Tahoma" w:cs="Tahoma"/>
          <w:color w:val="000000"/>
        </w:rPr>
      </w:pPr>
    </w:p>
    <w:p w:rsidR="00F75975" w:rsidRDefault="00F75975" w:rsidP="00B53A11">
      <w:pPr>
        <w:rPr>
          <w:rFonts w:ascii="Tahoma" w:hAnsi="Tahoma" w:cs="Tahoma"/>
          <w:color w:val="000000"/>
        </w:rPr>
      </w:pPr>
      <w:r>
        <w:t xml:space="preserve">See </w:t>
      </w:r>
      <w:hyperlink w:anchor="_Unified_Status_Response" w:history="1">
        <w:r w:rsidRPr="00F75975">
          <w:rPr>
            <w:rStyle w:val="Hyperlink"/>
          </w:rPr>
          <w:t>section 6.9</w:t>
        </w:r>
      </w:hyperlink>
      <w:r>
        <w:t xml:space="preserve"> 'Unified Status Response Codes List' for possible status response codes.</w:t>
      </w:r>
    </w:p>
    <w:p w:rsidR="00EB0D30" w:rsidRPr="00EC0B45" w:rsidRDefault="008A17C9" w:rsidP="00D549B5">
      <w:pPr>
        <w:pStyle w:val="Heading3"/>
        <w:tabs>
          <w:tab w:val="clear" w:pos="5850"/>
          <w:tab w:val="num" w:pos="720"/>
        </w:tabs>
        <w:ind w:left="720"/>
      </w:pPr>
      <w:bookmarkStart w:id="79" w:name="_Toc528055863"/>
      <w:r>
        <w:rPr>
          <w:highlight w:val="red"/>
        </w:rPr>
        <w:t>INPAY_PAYAPI_</w:t>
      </w:r>
      <w:r w:rsidR="00EB0D30" w:rsidRPr="00E36D28">
        <w:t>:</w:t>
      </w:r>
      <w:r w:rsidR="00EB0D30" w:rsidRPr="00EC0B45">
        <w:t xml:space="preserve"> </w:t>
      </w:r>
      <w:r w:rsidR="00EB0D30">
        <w:t>MakePaymentRequest API</w:t>
      </w:r>
      <w:bookmarkEnd w:id="79"/>
    </w:p>
    <w:p w:rsidR="00EB0D30" w:rsidRPr="00EC0B45" w:rsidRDefault="00EB0D30" w:rsidP="00EB0D30">
      <w:pPr>
        <w:pStyle w:val="Heading4"/>
      </w:pPr>
      <w:bookmarkStart w:id="80" w:name="_Toc528055864"/>
      <w:r w:rsidRPr="00EC0B45">
        <w:t>Service Overview</w:t>
      </w:r>
      <w:bookmarkEnd w:id="80"/>
    </w:p>
    <w:tbl>
      <w:tblPr>
        <w:tblStyle w:val="TableProfessional"/>
        <w:tblW w:w="5000" w:type="pct"/>
        <w:tblLook w:val="00A0" w:firstRow="1" w:lastRow="0" w:firstColumn="1" w:lastColumn="0" w:noHBand="0" w:noVBand="0"/>
      </w:tblPr>
      <w:tblGrid>
        <w:gridCol w:w="553"/>
        <w:gridCol w:w="1444"/>
        <w:gridCol w:w="1755"/>
        <w:gridCol w:w="1089"/>
        <w:gridCol w:w="672"/>
        <w:gridCol w:w="1089"/>
        <w:gridCol w:w="954"/>
        <w:gridCol w:w="1226"/>
        <w:gridCol w:w="1282"/>
      </w:tblGrid>
      <w:tr w:rsidR="00EB0D30" w:rsidRPr="00EC0B45" w:rsidTr="00EB0D30">
        <w:trPr>
          <w:cnfStyle w:val="100000000000" w:firstRow="1" w:lastRow="0" w:firstColumn="0" w:lastColumn="0" w:oddVBand="0" w:evenVBand="0" w:oddHBand="0" w:evenHBand="0" w:firstRowFirstColumn="0" w:firstRowLastColumn="0" w:lastRowFirstColumn="0" w:lastRowLastColumn="0"/>
          <w:cantSplit/>
        </w:trPr>
        <w:tc>
          <w:tcPr>
            <w:tcW w:w="274" w:type="pct"/>
          </w:tcPr>
          <w:p w:rsidR="00EB0D30" w:rsidRPr="00823D18" w:rsidRDefault="00EB0D30" w:rsidP="00EB0D30">
            <w:pPr>
              <w:pStyle w:val="ListParagraph"/>
              <w:keepNext/>
              <w:spacing w:after="0" w:line="240" w:lineRule="auto"/>
              <w:ind w:left="0"/>
              <w:jc w:val="left"/>
              <w:rPr>
                <w:rFonts w:asciiTheme="minorHAnsi" w:hAnsiTheme="minorHAnsi" w:cstheme="minorHAnsi"/>
                <w:b w:val="0"/>
                <w:bCs w:val="0"/>
                <w:color w:val="FFFFFF"/>
                <w:sz w:val="18"/>
                <w:lang w:val="en-IE"/>
              </w:rPr>
            </w:pPr>
            <w:r w:rsidRPr="00823D18">
              <w:rPr>
                <w:rFonts w:asciiTheme="minorHAnsi" w:hAnsiTheme="minorHAnsi" w:cstheme="minorHAnsi"/>
                <w:color w:val="FFFFFF"/>
                <w:sz w:val="18"/>
                <w:lang w:val="en-IE"/>
              </w:rPr>
              <w:t>#</w:t>
            </w:r>
          </w:p>
        </w:tc>
        <w:tc>
          <w:tcPr>
            <w:tcW w:w="717" w:type="pct"/>
          </w:tcPr>
          <w:p w:rsidR="00EB0D30" w:rsidRPr="00823D18" w:rsidRDefault="00EB0D30" w:rsidP="00EB0D30">
            <w:pPr>
              <w:pStyle w:val="ListParagraph"/>
              <w:keepNext/>
              <w:spacing w:after="0" w:line="240" w:lineRule="auto"/>
              <w:ind w:left="0"/>
              <w:jc w:val="left"/>
              <w:rPr>
                <w:rFonts w:asciiTheme="minorHAnsi" w:hAnsiTheme="minorHAnsi" w:cstheme="minorHAnsi"/>
                <w:b w:val="0"/>
                <w:bCs w:val="0"/>
                <w:color w:val="FFFFFF"/>
                <w:sz w:val="16"/>
                <w:lang w:val="en-IE"/>
              </w:rPr>
            </w:pPr>
            <w:r w:rsidRPr="00823D18">
              <w:rPr>
                <w:rFonts w:asciiTheme="minorHAnsi" w:hAnsiTheme="minorHAnsi" w:cstheme="minorHAnsi"/>
                <w:color w:val="FFFFFF"/>
                <w:sz w:val="18"/>
                <w:lang w:val="en-IE"/>
              </w:rPr>
              <w:t>Service ID</w:t>
            </w:r>
          </w:p>
        </w:tc>
        <w:tc>
          <w:tcPr>
            <w:tcW w:w="872" w:type="pct"/>
          </w:tcPr>
          <w:p w:rsidR="00EB0D30" w:rsidRPr="00823D18" w:rsidRDefault="00EB0D30" w:rsidP="00EB0D30">
            <w:pPr>
              <w:pStyle w:val="ListParagraph"/>
              <w:keepNext/>
              <w:spacing w:after="0" w:line="240" w:lineRule="auto"/>
              <w:ind w:left="0"/>
              <w:jc w:val="left"/>
              <w:rPr>
                <w:rFonts w:asciiTheme="minorHAnsi" w:hAnsiTheme="minorHAnsi" w:cstheme="minorHAnsi"/>
                <w:b w:val="0"/>
                <w:bCs w:val="0"/>
                <w:color w:val="FFFFFF"/>
                <w:sz w:val="18"/>
                <w:lang w:val="en-IE"/>
              </w:rPr>
            </w:pPr>
            <w:r w:rsidRPr="00823D18">
              <w:rPr>
                <w:rFonts w:asciiTheme="minorHAnsi" w:hAnsiTheme="minorHAnsi" w:cstheme="minorHAnsi"/>
                <w:color w:val="FFFFFF"/>
                <w:sz w:val="18"/>
                <w:lang w:val="en-IE"/>
              </w:rPr>
              <w:t>Description</w:t>
            </w:r>
          </w:p>
        </w:tc>
        <w:tc>
          <w:tcPr>
            <w:tcW w:w="541" w:type="pct"/>
          </w:tcPr>
          <w:p w:rsidR="00EB0D30" w:rsidRPr="00823D18" w:rsidRDefault="00EB0D30" w:rsidP="00EB0D30">
            <w:pPr>
              <w:pStyle w:val="ListParagraph"/>
              <w:keepNext/>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Transport Method</w:t>
            </w:r>
          </w:p>
        </w:tc>
        <w:tc>
          <w:tcPr>
            <w:tcW w:w="334" w:type="pct"/>
          </w:tcPr>
          <w:p w:rsidR="00EB0D30" w:rsidRPr="00823D18" w:rsidRDefault="00EB0D30" w:rsidP="00EB0D30">
            <w:pPr>
              <w:pStyle w:val="ListParagraph"/>
              <w:keepNext/>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Use Cases</w:t>
            </w:r>
          </w:p>
        </w:tc>
        <w:tc>
          <w:tcPr>
            <w:tcW w:w="541" w:type="pct"/>
          </w:tcPr>
          <w:p w:rsidR="00EB0D30" w:rsidRPr="00823D18" w:rsidRDefault="00EB0D30" w:rsidP="00EB0D30">
            <w:pPr>
              <w:pStyle w:val="ListParagraph"/>
              <w:keepNext/>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Origin</w:t>
            </w:r>
          </w:p>
        </w:tc>
        <w:tc>
          <w:tcPr>
            <w:tcW w:w="474" w:type="pct"/>
          </w:tcPr>
          <w:p w:rsidR="00EB0D30" w:rsidRPr="00823D18" w:rsidRDefault="00EB0D30" w:rsidP="00EB0D30">
            <w:pPr>
              <w:pStyle w:val="ListParagraph"/>
              <w:keepNext/>
              <w:spacing w:after="0" w:line="240" w:lineRule="auto"/>
              <w:ind w:left="0"/>
              <w:jc w:val="left"/>
              <w:rPr>
                <w:rFonts w:asciiTheme="minorHAnsi" w:hAnsiTheme="minorHAnsi" w:cstheme="minorHAnsi"/>
                <w:b w:val="0"/>
                <w:bCs w:val="0"/>
                <w:color w:val="FFFFFF"/>
                <w:sz w:val="18"/>
                <w:lang w:val="en-IE"/>
              </w:rPr>
            </w:pPr>
            <w:r w:rsidRPr="00823D18">
              <w:rPr>
                <w:rFonts w:asciiTheme="minorHAnsi" w:hAnsiTheme="minorHAnsi" w:cstheme="minorHAnsi"/>
                <w:color w:val="FFFFFF"/>
                <w:sz w:val="18"/>
                <w:lang w:val="en-IE"/>
              </w:rPr>
              <w:t>Input Format</w:t>
            </w:r>
          </w:p>
        </w:tc>
        <w:tc>
          <w:tcPr>
            <w:tcW w:w="609" w:type="pct"/>
          </w:tcPr>
          <w:p w:rsidR="00EB0D30" w:rsidRPr="00823D18" w:rsidRDefault="00EB0D30" w:rsidP="00EB0D30">
            <w:pPr>
              <w:pStyle w:val="ListParagraph"/>
              <w:keepNext/>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Destination</w:t>
            </w:r>
          </w:p>
        </w:tc>
        <w:tc>
          <w:tcPr>
            <w:tcW w:w="637" w:type="pct"/>
          </w:tcPr>
          <w:p w:rsidR="00EB0D30" w:rsidRPr="00823D18" w:rsidRDefault="00EB0D30" w:rsidP="00EB0D30">
            <w:pPr>
              <w:pStyle w:val="ListParagraph"/>
              <w:keepNext/>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Output Format</w:t>
            </w:r>
          </w:p>
        </w:tc>
      </w:tr>
      <w:tr w:rsidR="00EB0D30" w:rsidRPr="00EC0B45" w:rsidTr="00EB0D30">
        <w:trPr>
          <w:cantSplit/>
        </w:trPr>
        <w:tc>
          <w:tcPr>
            <w:tcW w:w="274" w:type="pct"/>
          </w:tcPr>
          <w:p w:rsidR="00EB0D30" w:rsidRPr="00823D18" w:rsidRDefault="0041683E" w:rsidP="00EB0D30">
            <w:pPr>
              <w:pStyle w:val="ListParagraph"/>
              <w:spacing w:after="0" w:line="240" w:lineRule="auto"/>
              <w:ind w:left="0"/>
              <w:jc w:val="left"/>
              <w:rPr>
                <w:rFonts w:asciiTheme="minorHAnsi" w:hAnsiTheme="minorHAnsi" w:cstheme="minorHAnsi"/>
                <w:color w:val="FFFFFF"/>
                <w:sz w:val="18"/>
                <w:lang w:val="en-IE"/>
              </w:rPr>
            </w:pPr>
            <w:r>
              <w:rPr>
                <w:rFonts w:asciiTheme="minorHAnsi" w:hAnsiTheme="minorHAnsi" w:cstheme="minorHAnsi"/>
                <w:color w:val="000000"/>
                <w:sz w:val="18"/>
                <w:lang w:val="en-IE"/>
              </w:rPr>
              <w:t>07</w:t>
            </w:r>
          </w:p>
        </w:tc>
        <w:tc>
          <w:tcPr>
            <w:tcW w:w="717" w:type="pct"/>
          </w:tcPr>
          <w:p w:rsidR="00EB0D30" w:rsidRPr="00FF2D1D" w:rsidRDefault="00EB0D30" w:rsidP="00EB0D30">
            <w:pPr>
              <w:pStyle w:val="ListParagraph"/>
              <w:spacing w:after="0" w:line="240" w:lineRule="auto"/>
              <w:ind w:left="0"/>
              <w:jc w:val="left"/>
              <w:rPr>
                <w:rFonts w:asciiTheme="minorHAnsi" w:hAnsiTheme="minorHAnsi" w:cstheme="minorHAnsi"/>
                <w:color w:val="000000" w:themeColor="text1"/>
                <w:sz w:val="18"/>
                <w:lang w:val="en-IE"/>
              </w:rPr>
            </w:pPr>
          </w:p>
        </w:tc>
        <w:tc>
          <w:tcPr>
            <w:tcW w:w="872" w:type="pct"/>
          </w:tcPr>
          <w:p w:rsidR="00EB0D30" w:rsidRPr="00FF2D1D" w:rsidRDefault="00EB0D30" w:rsidP="00EB0D30">
            <w:pPr>
              <w:pStyle w:val="BodyDefaultText"/>
              <w:rPr>
                <w:rFonts w:asciiTheme="minorHAnsi" w:hAnsiTheme="minorHAnsi" w:cstheme="minorHAnsi"/>
                <w:color w:val="000000" w:themeColor="text1"/>
                <w:sz w:val="18"/>
                <w:lang w:val="en-IE"/>
              </w:rPr>
            </w:pPr>
            <w:r w:rsidRPr="00FF2D1D">
              <w:rPr>
                <w:rFonts w:asciiTheme="minorHAnsi" w:hAnsiTheme="minorHAnsi" w:cstheme="minorHAnsi"/>
                <w:color w:val="000000" w:themeColor="text1"/>
                <w:sz w:val="18"/>
                <w:lang w:val="en-IE"/>
              </w:rPr>
              <w:t xml:space="preserve">This </w:t>
            </w:r>
            <w:r>
              <w:rPr>
                <w:rFonts w:asciiTheme="minorHAnsi" w:hAnsiTheme="minorHAnsi" w:cstheme="minorHAnsi"/>
                <w:color w:val="000000" w:themeColor="text1"/>
                <w:sz w:val="18"/>
                <w:lang w:val="en-IE"/>
              </w:rPr>
              <w:t>API will be used to make payment request to Zelle Network. If the payment is Sucessf</w:t>
            </w:r>
            <w:r w:rsidRPr="00FF2D1D">
              <w:rPr>
                <w:rFonts w:asciiTheme="minorHAnsi" w:hAnsiTheme="minorHAnsi" w:cstheme="minorHAnsi"/>
                <w:color w:val="000000" w:themeColor="text1"/>
                <w:sz w:val="18"/>
                <w:lang w:val="en-IE"/>
              </w:rPr>
              <w:t>ul, a payment Id will be returned in the reply otherwise error message(s) will be returned.</w:t>
            </w:r>
          </w:p>
          <w:p w:rsidR="00EB0D30" w:rsidRPr="00FF2D1D" w:rsidRDefault="00EB0D30" w:rsidP="00EB0D30">
            <w:pPr>
              <w:pStyle w:val="BodyDefaultText"/>
              <w:rPr>
                <w:rFonts w:asciiTheme="minorHAnsi" w:hAnsiTheme="minorHAnsi" w:cstheme="minorHAnsi"/>
                <w:color w:val="000000" w:themeColor="text1"/>
                <w:sz w:val="18"/>
                <w:lang w:val="en-IE"/>
              </w:rPr>
            </w:pPr>
          </w:p>
        </w:tc>
        <w:tc>
          <w:tcPr>
            <w:tcW w:w="541" w:type="pct"/>
          </w:tcPr>
          <w:p w:rsidR="00EB0D30" w:rsidRPr="00823D18" w:rsidRDefault="00EB0D30" w:rsidP="00EB0D30">
            <w:pPr>
              <w:pStyle w:val="ListParagraph"/>
              <w:spacing w:after="0" w:line="240" w:lineRule="auto"/>
              <w:ind w:left="0"/>
              <w:jc w:val="left"/>
              <w:rPr>
                <w:rFonts w:asciiTheme="minorHAnsi" w:hAnsiTheme="minorHAnsi" w:cstheme="minorHAnsi"/>
                <w:color w:val="FFFFFF"/>
                <w:sz w:val="18"/>
                <w:lang w:val="en-IE"/>
              </w:rPr>
            </w:pPr>
          </w:p>
        </w:tc>
        <w:tc>
          <w:tcPr>
            <w:tcW w:w="334" w:type="pct"/>
          </w:tcPr>
          <w:p w:rsidR="00EB0D30" w:rsidRPr="00823D18" w:rsidRDefault="00EB0D30" w:rsidP="00EB0D30">
            <w:pPr>
              <w:pStyle w:val="ListParagraph"/>
              <w:spacing w:after="0" w:line="240" w:lineRule="auto"/>
              <w:ind w:left="0"/>
              <w:jc w:val="left"/>
              <w:rPr>
                <w:rFonts w:asciiTheme="minorHAnsi" w:hAnsiTheme="minorHAnsi" w:cstheme="minorHAnsi"/>
                <w:color w:val="FFFFFF"/>
                <w:sz w:val="18"/>
                <w:lang w:val="en-IE"/>
              </w:rPr>
            </w:pPr>
          </w:p>
        </w:tc>
        <w:tc>
          <w:tcPr>
            <w:tcW w:w="541" w:type="pct"/>
          </w:tcPr>
          <w:p w:rsidR="00EB0D30" w:rsidRPr="00B27747" w:rsidRDefault="00EB0D30" w:rsidP="00EB0D30">
            <w:pPr>
              <w:pStyle w:val="ListParagraph"/>
              <w:spacing w:after="0" w:line="240" w:lineRule="auto"/>
              <w:ind w:left="0"/>
              <w:jc w:val="left"/>
              <w:rPr>
                <w:rFonts w:asciiTheme="minorHAnsi" w:hAnsiTheme="minorHAnsi" w:cstheme="minorHAnsi"/>
                <w:bCs/>
                <w:sz w:val="18"/>
                <w:lang w:val="en-IE"/>
              </w:rPr>
            </w:pPr>
            <w:r w:rsidRPr="00B27747">
              <w:rPr>
                <w:rFonts w:asciiTheme="minorHAnsi" w:hAnsiTheme="minorHAnsi" w:cstheme="minorHAnsi"/>
                <w:bCs/>
                <w:sz w:val="18"/>
                <w:lang w:val="en-IE"/>
              </w:rPr>
              <w:t>IncedoPay</w:t>
            </w:r>
          </w:p>
        </w:tc>
        <w:tc>
          <w:tcPr>
            <w:tcW w:w="474" w:type="pct"/>
          </w:tcPr>
          <w:p w:rsidR="00EB0D30" w:rsidRPr="00B27747" w:rsidRDefault="00EB0D30" w:rsidP="00EB0D30">
            <w:pPr>
              <w:pStyle w:val="ListParagraph"/>
              <w:spacing w:after="0" w:line="240" w:lineRule="auto"/>
              <w:ind w:left="0"/>
              <w:jc w:val="left"/>
              <w:rPr>
                <w:rFonts w:asciiTheme="minorHAnsi" w:hAnsiTheme="minorHAnsi" w:cstheme="minorHAnsi"/>
                <w:bCs/>
                <w:sz w:val="18"/>
                <w:lang w:val="en-IE"/>
              </w:rPr>
            </w:pPr>
          </w:p>
        </w:tc>
        <w:tc>
          <w:tcPr>
            <w:tcW w:w="609" w:type="pct"/>
          </w:tcPr>
          <w:p w:rsidR="00EB0D30" w:rsidRPr="00823D18" w:rsidRDefault="00EB0D30" w:rsidP="00EB0D30">
            <w:pPr>
              <w:pStyle w:val="ListParagraph"/>
              <w:spacing w:after="0" w:line="240" w:lineRule="auto"/>
              <w:ind w:left="0"/>
              <w:jc w:val="left"/>
              <w:rPr>
                <w:rFonts w:asciiTheme="minorHAnsi" w:hAnsiTheme="minorHAnsi" w:cstheme="minorHAnsi"/>
                <w:color w:val="FFFFFF"/>
                <w:sz w:val="18"/>
                <w:lang w:val="en-IE"/>
              </w:rPr>
            </w:pPr>
            <w:r>
              <w:rPr>
                <w:rFonts w:asciiTheme="minorHAnsi" w:hAnsiTheme="minorHAnsi" w:cstheme="minorHAnsi"/>
                <w:bCs/>
                <w:sz w:val="18"/>
                <w:lang w:val="en-IE"/>
              </w:rPr>
              <w:t>US Bank Zelle Network</w:t>
            </w:r>
          </w:p>
        </w:tc>
        <w:tc>
          <w:tcPr>
            <w:tcW w:w="637" w:type="pct"/>
          </w:tcPr>
          <w:p w:rsidR="00EB0D30" w:rsidRPr="00823D18" w:rsidRDefault="00EB0D30" w:rsidP="00EB0D30">
            <w:pPr>
              <w:pStyle w:val="ListParagraph"/>
              <w:spacing w:after="0" w:line="240" w:lineRule="auto"/>
              <w:ind w:left="0"/>
              <w:jc w:val="left"/>
              <w:rPr>
                <w:rFonts w:asciiTheme="minorHAnsi" w:hAnsiTheme="minorHAnsi" w:cstheme="minorHAnsi"/>
                <w:color w:val="FFFFFF"/>
                <w:sz w:val="18"/>
                <w:lang w:val="en-IE"/>
              </w:rPr>
            </w:pPr>
          </w:p>
        </w:tc>
      </w:tr>
    </w:tbl>
    <w:p w:rsidR="00EB0D30" w:rsidRPr="00EC0B45" w:rsidRDefault="00EB0D30" w:rsidP="00EB0D30"/>
    <w:p w:rsidR="00EB0D30" w:rsidRPr="00EC0B45" w:rsidRDefault="004255FC" w:rsidP="00EB0D30">
      <w:pPr>
        <w:jc w:val="center"/>
      </w:pPr>
      <w:r w:rsidRPr="004255FC">
        <w:rPr>
          <w:noProof/>
          <w:lang w:val="en-US"/>
        </w:rPr>
        <w:lastRenderedPageBreak/>
        <w:drawing>
          <wp:inline distT="0" distB="0" distL="0" distR="0" wp14:anchorId="48EADD8F" wp14:editId="7542816D">
            <wp:extent cx="4153989" cy="1632857"/>
            <wp:effectExtent l="0" t="0" r="0" b="5715"/>
            <wp:docPr id="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rotWithShape="1">
                    <a:blip r:embed="rId32"/>
                    <a:srcRect l="34673" t="29018" r="33401" b="48661"/>
                    <a:stretch/>
                  </pic:blipFill>
                  <pic:spPr>
                    <a:xfrm>
                      <a:off x="0" y="0"/>
                      <a:ext cx="4153989" cy="1632857"/>
                    </a:xfrm>
                    <a:prstGeom prst="rect">
                      <a:avLst/>
                    </a:prstGeom>
                  </pic:spPr>
                </pic:pic>
              </a:graphicData>
            </a:graphic>
          </wp:inline>
        </w:drawing>
      </w:r>
    </w:p>
    <w:tbl>
      <w:tblPr>
        <w:tblStyle w:val="TableElegan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27"/>
        <w:gridCol w:w="6443"/>
      </w:tblGrid>
      <w:tr w:rsidR="00EB0D30" w:rsidRPr="00EC0B45" w:rsidTr="00EB0D30">
        <w:trPr>
          <w:cnfStyle w:val="100000000000" w:firstRow="1" w:lastRow="0" w:firstColumn="0" w:lastColumn="0" w:oddVBand="0" w:evenVBand="0" w:oddHBand="0" w:evenHBand="0" w:firstRowFirstColumn="0" w:firstRowLastColumn="0" w:lastRowFirstColumn="0" w:lastRowLastColumn="0"/>
          <w:trHeight w:val="260"/>
        </w:trPr>
        <w:tc>
          <w:tcPr>
            <w:tcW w:w="1801" w:type="pct"/>
          </w:tcPr>
          <w:p w:rsidR="00EB0D30" w:rsidRPr="00520221" w:rsidRDefault="00EB0D30" w:rsidP="00EB0D30">
            <w:pPr>
              <w:pStyle w:val="CellHeading"/>
              <w:rPr>
                <w:rFonts w:asciiTheme="minorHAnsi" w:hAnsiTheme="minorHAnsi" w:cstheme="minorHAnsi"/>
                <w:color w:val="auto"/>
                <w:lang w:val="en-IE"/>
              </w:rPr>
            </w:pPr>
            <w:r w:rsidRPr="00520221">
              <w:rPr>
                <w:rFonts w:asciiTheme="minorHAnsi" w:hAnsiTheme="minorHAnsi" w:cstheme="minorHAnsi"/>
                <w:color w:val="auto"/>
                <w:lang w:val="en-IE"/>
              </w:rPr>
              <w:t>Service Type</w:t>
            </w:r>
          </w:p>
        </w:tc>
        <w:tc>
          <w:tcPr>
            <w:tcW w:w="3199" w:type="pct"/>
          </w:tcPr>
          <w:p w:rsidR="00EB0D30" w:rsidRPr="00520221" w:rsidRDefault="00A05627" w:rsidP="00EB0D30">
            <w:pPr>
              <w:pStyle w:val="CellHeading"/>
              <w:rPr>
                <w:rFonts w:asciiTheme="minorHAnsi" w:hAnsiTheme="minorHAnsi" w:cstheme="minorHAnsi"/>
                <w:b w:val="0"/>
                <w:color w:val="auto"/>
                <w:lang w:val="en-IE"/>
              </w:rPr>
            </w:pPr>
            <w:r>
              <w:rPr>
                <w:rFonts w:asciiTheme="minorHAnsi" w:hAnsiTheme="minorHAnsi" w:cstheme="minorHAnsi"/>
                <w:b w:val="0"/>
                <w:color w:val="auto"/>
                <w:lang w:val="en-IE"/>
              </w:rPr>
              <w:t>OuTBOUND</w:t>
            </w:r>
          </w:p>
        </w:tc>
      </w:tr>
      <w:tr w:rsidR="00EB0D30" w:rsidRPr="00EC0B45" w:rsidTr="00EB0D30">
        <w:trPr>
          <w:trHeight w:val="260"/>
        </w:trPr>
        <w:tc>
          <w:tcPr>
            <w:tcW w:w="1801" w:type="pct"/>
          </w:tcPr>
          <w:p w:rsidR="00EB0D30" w:rsidRPr="00520221" w:rsidRDefault="00EB0D30" w:rsidP="00EB0D30">
            <w:pPr>
              <w:pStyle w:val="CellHeading"/>
              <w:rPr>
                <w:rFonts w:asciiTheme="minorHAnsi" w:hAnsiTheme="minorHAnsi" w:cstheme="minorHAnsi"/>
                <w:color w:val="auto"/>
                <w:lang w:val="en-IE"/>
              </w:rPr>
            </w:pPr>
            <w:r w:rsidRPr="00520221">
              <w:rPr>
                <w:rFonts w:asciiTheme="minorHAnsi" w:hAnsiTheme="minorHAnsi" w:cstheme="minorHAnsi"/>
                <w:color w:val="auto"/>
                <w:lang w:val="en-IE"/>
              </w:rPr>
              <w:t>Data Exchange Format</w:t>
            </w:r>
          </w:p>
        </w:tc>
        <w:tc>
          <w:tcPr>
            <w:tcW w:w="3199" w:type="pct"/>
          </w:tcPr>
          <w:p w:rsidR="00EB0D30" w:rsidRPr="00520221" w:rsidRDefault="00A05627" w:rsidP="00EB0D30">
            <w:pPr>
              <w:pStyle w:val="CellHeading"/>
              <w:rPr>
                <w:rFonts w:asciiTheme="minorHAnsi" w:hAnsiTheme="minorHAnsi" w:cstheme="minorHAnsi"/>
                <w:b w:val="0"/>
                <w:color w:val="auto"/>
                <w:lang w:val="en-IE"/>
              </w:rPr>
            </w:pPr>
            <w:r>
              <w:rPr>
                <w:rFonts w:asciiTheme="minorHAnsi" w:hAnsiTheme="minorHAnsi" w:cstheme="minorHAnsi"/>
                <w:b w:val="0"/>
                <w:color w:val="auto"/>
                <w:lang w:val="en-IE"/>
              </w:rPr>
              <w:t>API</w:t>
            </w:r>
          </w:p>
        </w:tc>
      </w:tr>
      <w:tr w:rsidR="00EB0D30" w:rsidRPr="00EC0B45" w:rsidTr="00EB0D30">
        <w:trPr>
          <w:trHeight w:val="260"/>
        </w:trPr>
        <w:tc>
          <w:tcPr>
            <w:tcW w:w="1801" w:type="pct"/>
          </w:tcPr>
          <w:p w:rsidR="00EB0D30" w:rsidRPr="00520221" w:rsidRDefault="00EB0D30" w:rsidP="00EB0D30">
            <w:pPr>
              <w:pStyle w:val="CellHeading"/>
              <w:rPr>
                <w:rFonts w:asciiTheme="minorHAnsi" w:hAnsiTheme="minorHAnsi" w:cstheme="minorHAnsi"/>
                <w:color w:val="auto"/>
                <w:lang w:val="en-IE"/>
              </w:rPr>
            </w:pPr>
            <w:r w:rsidRPr="00520221">
              <w:rPr>
                <w:rFonts w:asciiTheme="minorHAnsi" w:hAnsiTheme="minorHAnsi" w:cstheme="minorHAnsi"/>
                <w:color w:val="auto"/>
                <w:lang w:val="en-IE"/>
              </w:rPr>
              <w:t>Communication protocol</w:t>
            </w:r>
          </w:p>
        </w:tc>
        <w:tc>
          <w:tcPr>
            <w:tcW w:w="3199" w:type="pct"/>
          </w:tcPr>
          <w:p w:rsidR="00EB0D30" w:rsidRPr="00520221" w:rsidRDefault="00A05627" w:rsidP="00EB0D30">
            <w:pPr>
              <w:pStyle w:val="CellHeading"/>
              <w:rPr>
                <w:rFonts w:asciiTheme="minorHAnsi" w:hAnsiTheme="minorHAnsi" w:cstheme="minorHAnsi"/>
                <w:b w:val="0"/>
                <w:color w:val="auto"/>
                <w:lang w:val="en-IE"/>
              </w:rPr>
            </w:pPr>
            <w:r>
              <w:rPr>
                <w:rFonts w:asciiTheme="minorHAnsi" w:hAnsiTheme="minorHAnsi" w:cstheme="minorHAnsi"/>
                <w:b w:val="0"/>
                <w:color w:val="auto"/>
                <w:lang w:val="en-IE"/>
              </w:rPr>
              <w:t>SOAP</w:t>
            </w:r>
          </w:p>
        </w:tc>
      </w:tr>
      <w:tr w:rsidR="00EB0D30" w:rsidRPr="00EC0B45" w:rsidTr="00EB0D30">
        <w:trPr>
          <w:trHeight w:val="260"/>
        </w:trPr>
        <w:tc>
          <w:tcPr>
            <w:tcW w:w="1801" w:type="pct"/>
          </w:tcPr>
          <w:p w:rsidR="00EB0D30" w:rsidRPr="00520221" w:rsidRDefault="00EB0D30" w:rsidP="00EB0D30">
            <w:pPr>
              <w:pStyle w:val="CellHeading"/>
              <w:rPr>
                <w:rFonts w:asciiTheme="minorHAnsi" w:hAnsiTheme="minorHAnsi" w:cstheme="minorHAnsi"/>
                <w:color w:val="auto"/>
                <w:lang w:val="en-IE"/>
              </w:rPr>
            </w:pPr>
            <w:r w:rsidRPr="00520221">
              <w:rPr>
                <w:rFonts w:asciiTheme="minorHAnsi" w:hAnsiTheme="minorHAnsi" w:cstheme="minorHAnsi"/>
                <w:color w:val="auto"/>
                <w:lang w:val="en-IE"/>
              </w:rPr>
              <w:t>Service Triggering Mode</w:t>
            </w:r>
          </w:p>
        </w:tc>
        <w:tc>
          <w:tcPr>
            <w:tcW w:w="3199" w:type="pct"/>
          </w:tcPr>
          <w:p w:rsidR="00EB0D30" w:rsidRPr="00520221" w:rsidRDefault="00EB0D30" w:rsidP="00EB0D30">
            <w:pPr>
              <w:pStyle w:val="CellHeading"/>
              <w:rPr>
                <w:rFonts w:asciiTheme="minorHAnsi" w:hAnsiTheme="minorHAnsi" w:cstheme="minorHAnsi"/>
                <w:b w:val="0"/>
                <w:color w:val="auto"/>
                <w:lang w:val="en-IE"/>
              </w:rPr>
            </w:pPr>
            <w:r w:rsidRPr="00520221">
              <w:rPr>
                <w:rFonts w:asciiTheme="minorHAnsi" w:hAnsiTheme="minorHAnsi" w:cstheme="minorHAnsi"/>
                <w:b w:val="0"/>
                <w:color w:val="auto"/>
                <w:lang w:val="en-IE"/>
              </w:rPr>
              <w:t>On Request</w:t>
            </w:r>
          </w:p>
        </w:tc>
      </w:tr>
      <w:tr w:rsidR="00EB0D30" w:rsidRPr="00EC0B45" w:rsidTr="00EB0D30">
        <w:trPr>
          <w:trHeight w:val="260"/>
        </w:trPr>
        <w:tc>
          <w:tcPr>
            <w:tcW w:w="1801" w:type="pct"/>
          </w:tcPr>
          <w:p w:rsidR="00EB0D30" w:rsidRPr="00520221" w:rsidRDefault="00EB0D30" w:rsidP="00EB0D30">
            <w:pPr>
              <w:pStyle w:val="CellHeading"/>
              <w:rPr>
                <w:rFonts w:asciiTheme="minorHAnsi" w:hAnsiTheme="minorHAnsi" w:cstheme="minorHAnsi"/>
                <w:color w:val="auto"/>
                <w:lang w:val="en-IE"/>
              </w:rPr>
            </w:pPr>
            <w:r w:rsidRPr="00520221">
              <w:rPr>
                <w:rFonts w:asciiTheme="minorHAnsi" w:hAnsiTheme="minorHAnsi" w:cstheme="minorHAnsi"/>
                <w:color w:val="auto"/>
                <w:lang w:val="en-IE"/>
              </w:rPr>
              <w:t>Estimated Run Frequency</w:t>
            </w:r>
          </w:p>
        </w:tc>
        <w:tc>
          <w:tcPr>
            <w:tcW w:w="3199" w:type="pct"/>
          </w:tcPr>
          <w:p w:rsidR="00EB0D30" w:rsidRPr="00520221" w:rsidRDefault="00A05627" w:rsidP="00EB0D30">
            <w:pPr>
              <w:pStyle w:val="CellHeading"/>
              <w:rPr>
                <w:rFonts w:asciiTheme="minorHAnsi" w:hAnsiTheme="minorHAnsi" w:cstheme="minorHAnsi"/>
                <w:b w:val="0"/>
                <w:color w:val="auto"/>
                <w:lang w:val="en-IE"/>
              </w:rPr>
            </w:pPr>
            <w:r>
              <w:rPr>
                <w:rFonts w:asciiTheme="minorHAnsi" w:hAnsiTheme="minorHAnsi" w:cstheme="minorHAnsi"/>
                <w:b w:val="0"/>
                <w:color w:val="auto"/>
                <w:lang w:val="en-IE"/>
              </w:rPr>
              <w:t>N/A</w:t>
            </w:r>
          </w:p>
        </w:tc>
      </w:tr>
      <w:tr w:rsidR="00EB0D30" w:rsidRPr="00EC0B45" w:rsidTr="00EB0D30">
        <w:trPr>
          <w:trHeight w:val="260"/>
        </w:trPr>
        <w:tc>
          <w:tcPr>
            <w:tcW w:w="1801" w:type="pct"/>
          </w:tcPr>
          <w:p w:rsidR="00EB0D30" w:rsidRPr="00520221" w:rsidRDefault="00EB0D30" w:rsidP="00EB0D30">
            <w:pPr>
              <w:pStyle w:val="CellHeading"/>
              <w:rPr>
                <w:rFonts w:asciiTheme="minorHAnsi" w:hAnsiTheme="minorHAnsi" w:cstheme="minorHAnsi"/>
                <w:color w:val="auto"/>
                <w:lang w:val="en-IE"/>
              </w:rPr>
            </w:pPr>
            <w:r w:rsidRPr="00520221">
              <w:rPr>
                <w:rFonts w:asciiTheme="minorHAnsi" w:hAnsiTheme="minorHAnsi" w:cstheme="minorHAnsi"/>
                <w:color w:val="auto"/>
                <w:lang w:val="en-IE"/>
              </w:rPr>
              <w:t>Aggregation</w:t>
            </w:r>
          </w:p>
        </w:tc>
        <w:tc>
          <w:tcPr>
            <w:tcW w:w="3199" w:type="pct"/>
          </w:tcPr>
          <w:p w:rsidR="00EB0D30" w:rsidRPr="00520221" w:rsidRDefault="00FD6A4D" w:rsidP="00EB0D30">
            <w:pPr>
              <w:pStyle w:val="CellHeading"/>
              <w:rPr>
                <w:rFonts w:asciiTheme="minorHAnsi" w:hAnsiTheme="minorHAnsi" w:cstheme="minorHAnsi"/>
                <w:b w:val="0"/>
                <w:color w:val="auto"/>
                <w:lang w:val="en-IE"/>
              </w:rPr>
            </w:pPr>
            <w:r>
              <w:rPr>
                <w:rFonts w:asciiTheme="minorHAnsi" w:hAnsiTheme="minorHAnsi" w:cstheme="minorHAnsi"/>
                <w:b w:val="0"/>
                <w:color w:val="auto"/>
                <w:lang w:val="en-IE"/>
              </w:rPr>
              <w:t xml:space="preserve">Single </w:t>
            </w:r>
          </w:p>
        </w:tc>
      </w:tr>
    </w:tbl>
    <w:p w:rsidR="00EB0D30" w:rsidRDefault="00EB0D30" w:rsidP="00EB0D30">
      <w:pPr>
        <w:pStyle w:val="Heading4"/>
      </w:pPr>
      <w:bookmarkStart w:id="81" w:name="_Toc528055865"/>
      <w:r>
        <w:t>Token Request</w:t>
      </w:r>
      <w:r w:rsidRPr="00EC0B45">
        <w:t xml:space="preserve"> Specification</w:t>
      </w:r>
      <w:bookmarkEnd w:id="81"/>
    </w:p>
    <w:tbl>
      <w:tblPr>
        <w:tblW w:w="5000" w:type="pct"/>
        <w:tblLook w:val="0000" w:firstRow="0" w:lastRow="0" w:firstColumn="0" w:lastColumn="0" w:noHBand="0" w:noVBand="0"/>
      </w:tblPr>
      <w:tblGrid>
        <w:gridCol w:w="2679"/>
        <w:gridCol w:w="971"/>
        <w:gridCol w:w="914"/>
        <w:gridCol w:w="914"/>
        <w:gridCol w:w="4592"/>
      </w:tblGrid>
      <w:tr w:rsidR="00EB0D30" w:rsidRPr="002D6D07" w:rsidTr="00EB0D30">
        <w:trPr>
          <w:trHeight w:val="20"/>
          <w:tblHeader/>
        </w:trPr>
        <w:tc>
          <w:tcPr>
            <w:tcW w:w="1330" w:type="pct"/>
            <w:tcBorders>
              <w:top w:val="single" w:sz="4" w:space="0" w:color="auto"/>
              <w:left w:val="single" w:sz="4" w:space="0" w:color="auto"/>
              <w:bottom w:val="single" w:sz="4" w:space="0" w:color="auto"/>
              <w:right w:val="single" w:sz="4" w:space="0" w:color="auto"/>
            </w:tcBorders>
            <w:shd w:val="clear" w:color="auto" w:fill="000000" w:themeFill="text1"/>
          </w:tcPr>
          <w:p w:rsidR="00EB0D30" w:rsidRPr="00FF2D1D" w:rsidRDefault="00EB0D30" w:rsidP="00EB0D30">
            <w:pPr>
              <w:pStyle w:val="TableHeader"/>
              <w:jc w:val="center"/>
              <w:rPr>
                <w:b w:val="0"/>
              </w:rPr>
            </w:pPr>
            <w:r w:rsidRPr="00FF2D1D">
              <w:rPr>
                <w:b w:val="0"/>
              </w:rPr>
              <w:t>Name</w:t>
            </w:r>
          </w:p>
        </w:tc>
        <w:tc>
          <w:tcPr>
            <w:tcW w:w="482" w:type="pct"/>
            <w:tcBorders>
              <w:top w:val="single" w:sz="4" w:space="0" w:color="auto"/>
              <w:left w:val="nil"/>
              <w:bottom w:val="single" w:sz="4" w:space="0" w:color="auto"/>
              <w:right w:val="single" w:sz="4" w:space="0" w:color="auto"/>
            </w:tcBorders>
            <w:shd w:val="clear" w:color="auto" w:fill="000000" w:themeFill="text1"/>
          </w:tcPr>
          <w:p w:rsidR="00EB0D30" w:rsidRPr="00FF2D1D" w:rsidRDefault="00EB0D30" w:rsidP="00EB0D30">
            <w:pPr>
              <w:pStyle w:val="TableHeader"/>
              <w:jc w:val="center"/>
              <w:rPr>
                <w:b w:val="0"/>
              </w:rPr>
            </w:pPr>
            <w:r w:rsidRPr="00FF2D1D">
              <w:rPr>
                <w:b w:val="0"/>
              </w:rPr>
              <w:t>Type</w:t>
            </w:r>
          </w:p>
        </w:tc>
        <w:tc>
          <w:tcPr>
            <w:tcW w:w="454" w:type="pct"/>
            <w:tcBorders>
              <w:top w:val="single" w:sz="4" w:space="0" w:color="auto"/>
              <w:left w:val="nil"/>
              <w:bottom w:val="single" w:sz="4" w:space="0" w:color="auto"/>
              <w:right w:val="single" w:sz="4" w:space="0" w:color="auto"/>
            </w:tcBorders>
            <w:shd w:val="clear" w:color="auto" w:fill="000000" w:themeFill="text1"/>
          </w:tcPr>
          <w:p w:rsidR="00EB0D30" w:rsidRPr="00FF2D1D" w:rsidRDefault="00EB0D30" w:rsidP="00EB0D30">
            <w:pPr>
              <w:pStyle w:val="TableHeader"/>
              <w:jc w:val="center"/>
              <w:rPr>
                <w:b w:val="0"/>
              </w:rPr>
            </w:pPr>
            <w:r w:rsidRPr="00FF2D1D">
              <w:rPr>
                <w:b w:val="0"/>
              </w:rPr>
              <w:t>Width</w:t>
            </w:r>
          </w:p>
        </w:tc>
        <w:tc>
          <w:tcPr>
            <w:tcW w:w="454" w:type="pct"/>
            <w:tcBorders>
              <w:top w:val="single" w:sz="4" w:space="0" w:color="auto"/>
              <w:left w:val="nil"/>
              <w:bottom w:val="single" w:sz="4" w:space="0" w:color="auto"/>
              <w:right w:val="single" w:sz="4" w:space="0" w:color="auto"/>
            </w:tcBorders>
            <w:shd w:val="clear" w:color="auto" w:fill="000000" w:themeFill="text1"/>
          </w:tcPr>
          <w:p w:rsidR="00EB0D30" w:rsidRPr="00FF2D1D" w:rsidRDefault="00EB0D30" w:rsidP="00EB0D30">
            <w:pPr>
              <w:pStyle w:val="TableHeader"/>
              <w:jc w:val="center"/>
              <w:rPr>
                <w:b w:val="0"/>
              </w:rPr>
            </w:pPr>
            <w:r w:rsidRPr="00FF2D1D">
              <w:rPr>
                <w:b w:val="0"/>
              </w:rPr>
              <w:t>Req?</w:t>
            </w:r>
          </w:p>
        </w:tc>
        <w:tc>
          <w:tcPr>
            <w:tcW w:w="2280" w:type="pct"/>
            <w:tcBorders>
              <w:top w:val="single" w:sz="4" w:space="0" w:color="auto"/>
              <w:left w:val="nil"/>
              <w:bottom w:val="single" w:sz="4" w:space="0" w:color="auto"/>
              <w:right w:val="single" w:sz="4" w:space="0" w:color="auto"/>
            </w:tcBorders>
            <w:shd w:val="clear" w:color="auto" w:fill="000000" w:themeFill="text1"/>
          </w:tcPr>
          <w:p w:rsidR="00EB0D30" w:rsidRPr="00FF2D1D" w:rsidRDefault="00EB0D30" w:rsidP="00EB0D30">
            <w:pPr>
              <w:pStyle w:val="TableHeader"/>
              <w:jc w:val="center"/>
              <w:rPr>
                <w:b w:val="0"/>
              </w:rPr>
            </w:pPr>
            <w:r w:rsidRPr="00FF2D1D">
              <w:rPr>
                <w:b w:val="0"/>
              </w:rPr>
              <w:t>Description</w:t>
            </w:r>
          </w:p>
        </w:tc>
      </w:tr>
      <w:tr w:rsidR="00EB0D30" w:rsidTr="00EB0D30">
        <w:trPr>
          <w:trHeight w:val="240"/>
        </w:trPr>
        <w:tc>
          <w:tcPr>
            <w:tcW w:w="1330" w:type="pct"/>
            <w:tcBorders>
              <w:top w:val="single" w:sz="4" w:space="0" w:color="auto"/>
              <w:left w:val="single" w:sz="4" w:space="0" w:color="auto"/>
              <w:bottom w:val="single" w:sz="4" w:space="0" w:color="auto"/>
            </w:tcBorders>
            <w:shd w:val="clear" w:color="auto" w:fill="A6A6A6" w:themeFill="background1" w:themeFillShade="A6"/>
          </w:tcPr>
          <w:p w:rsidR="00EB0D30" w:rsidRPr="007A09EC" w:rsidRDefault="00EB0D30" w:rsidP="007B0193">
            <w:pPr>
              <w:pStyle w:val="TabletextBold"/>
            </w:pPr>
            <w:r w:rsidRPr="007A09EC">
              <w:t>MakePaymentRequest</w:t>
            </w:r>
          </w:p>
        </w:tc>
        <w:tc>
          <w:tcPr>
            <w:tcW w:w="482" w:type="pct"/>
            <w:tcBorders>
              <w:top w:val="single" w:sz="4" w:space="0" w:color="auto"/>
              <w:bottom w:val="single" w:sz="4" w:space="0" w:color="auto"/>
            </w:tcBorders>
            <w:shd w:val="clear" w:color="auto" w:fill="A6A6A6" w:themeFill="background1" w:themeFillShade="A6"/>
          </w:tcPr>
          <w:p w:rsidR="00EB0D30" w:rsidRDefault="00EB0D30" w:rsidP="007B0193">
            <w:pPr>
              <w:pStyle w:val="Tabletext0"/>
            </w:pPr>
          </w:p>
        </w:tc>
        <w:tc>
          <w:tcPr>
            <w:tcW w:w="454" w:type="pct"/>
            <w:tcBorders>
              <w:top w:val="single" w:sz="4" w:space="0" w:color="auto"/>
              <w:bottom w:val="single" w:sz="4" w:space="0" w:color="auto"/>
            </w:tcBorders>
            <w:shd w:val="clear" w:color="auto" w:fill="A6A6A6" w:themeFill="background1" w:themeFillShade="A6"/>
          </w:tcPr>
          <w:p w:rsidR="00EB0D30" w:rsidRDefault="00EB0D30" w:rsidP="007B0193">
            <w:pPr>
              <w:pStyle w:val="Tabletext0"/>
            </w:pPr>
          </w:p>
        </w:tc>
        <w:tc>
          <w:tcPr>
            <w:tcW w:w="454" w:type="pct"/>
            <w:tcBorders>
              <w:top w:val="single" w:sz="4" w:space="0" w:color="auto"/>
              <w:bottom w:val="single" w:sz="4" w:space="0" w:color="auto"/>
            </w:tcBorders>
            <w:shd w:val="clear" w:color="auto" w:fill="A6A6A6" w:themeFill="background1" w:themeFillShade="A6"/>
          </w:tcPr>
          <w:p w:rsidR="00EB0D30" w:rsidRPr="00E95EA8" w:rsidRDefault="00EB0D30" w:rsidP="007B0193">
            <w:pPr>
              <w:pStyle w:val="TabletextBold"/>
            </w:pPr>
            <w:r w:rsidRPr="00E95EA8">
              <w:t>Y</w:t>
            </w:r>
          </w:p>
        </w:tc>
        <w:tc>
          <w:tcPr>
            <w:tcW w:w="2280" w:type="pct"/>
            <w:tcBorders>
              <w:top w:val="single" w:sz="4" w:space="0" w:color="auto"/>
              <w:bottom w:val="single" w:sz="4" w:space="0" w:color="auto"/>
            </w:tcBorders>
            <w:shd w:val="clear" w:color="auto" w:fill="A6A6A6" w:themeFill="background1" w:themeFillShade="A6"/>
          </w:tcPr>
          <w:p w:rsidR="00EB0D30" w:rsidRDefault="00EB0D30" w:rsidP="007B0193">
            <w:pPr>
              <w:pStyle w:val="Tabletext0"/>
            </w:pPr>
          </w:p>
        </w:tc>
      </w:tr>
      <w:tr w:rsidR="00EB0D30" w:rsidTr="00EB0D30">
        <w:trPr>
          <w:trHeight w:val="240"/>
        </w:trPr>
        <w:tc>
          <w:tcPr>
            <w:tcW w:w="1330" w:type="pct"/>
            <w:tcBorders>
              <w:top w:val="nil"/>
              <w:left w:val="single" w:sz="4" w:space="0" w:color="auto"/>
              <w:bottom w:val="single" w:sz="4" w:space="0" w:color="auto"/>
              <w:right w:val="single" w:sz="4" w:space="0" w:color="auto"/>
            </w:tcBorders>
          </w:tcPr>
          <w:p w:rsidR="00EB0D30" w:rsidRPr="00E95EA8" w:rsidRDefault="00EB0D30" w:rsidP="007B0193">
            <w:pPr>
              <w:pStyle w:val="Tabletext0"/>
            </w:pPr>
            <w:r>
              <w:t xml:space="preserve">    </w:t>
            </w:r>
            <w:r w:rsidRPr="00E95EA8">
              <w:t>PayerID</w:t>
            </w:r>
          </w:p>
        </w:tc>
        <w:tc>
          <w:tcPr>
            <w:tcW w:w="482" w:type="pct"/>
            <w:tcBorders>
              <w:top w:val="nil"/>
              <w:left w:val="nil"/>
              <w:bottom w:val="single" w:sz="4" w:space="0" w:color="auto"/>
              <w:right w:val="single" w:sz="4" w:space="0" w:color="auto"/>
            </w:tcBorders>
          </w:tcPr>
          <w:p w:rsidR="00EB0D30" w:rsidRPr="00E95EA8" w:rsidRDefault="00EB0D30" w:rsidP="007B0193">
            <w:pPr>
              <w:pStyle w:val="Tabletext0"/>
            </w:pPr>
            <w:r w:rsidRPr="00E95EA8">
              <w:t>String</w:t>
            </w:r>
          </w:p>
        </w:tc>
        <w:tc>
          <w:tcPr>
            <w:tcW w:w="454" w:type="pct"/>
            <w:tcBorders>
              <w:top w:val="nil"/>
              <w:left w:val="nil"/>
              <w:bottom w:val="single" w:sz="4" w:space="0" w:color="auto"/>
              <w:right w:val="single" w:sz="4" w:space="0" w:color="auto"/>
            </w:tcBorders>
          </w:tcPr>
          <w:p w:rsidR="00EB0D30" w:rsidRPr="00E95EA8" w:rsidRDefault="00EB0D30" w:rsidP="007B0193">
            <w:pPr>
              <w:pStyle w:val="Tabletext0"/>
            </w:pPr>
            <w:r w:rsidRPr="00E95EA8">
              <w:t>3..10</w:t>
            </w:r>
          </w:p>
        </w:tc>
        <w:tc>
          <w:tcPr>
            <w:tcW w:w="454" w:type="pct"/>
            <w:tcBorders>
              <w:top w:val="nil"/>
              <w:left w:val="nil"/>
              <w:bottom w:val="single" w:sz="4" w:space="0" w:color="auto"/>
              <w:right w:val="single" w:sz="4" w:space="0" w:color="auto"/>
            </w:tcBorders>
          </w:tcPr>
          <w:p w:rsidR="00EB0D30" w:rsidRPr="00E95EA8" w:rsidRDefault="00EB0D30" w:rsidP="007B0193">
            <w:pPr>
              <w:pStyle w:val="Tabletext0"/>
            </w:pPr>
            <w:r w:rsidRPr="00E95EA8">
              <w:t>Y</w:t>
            </w:r>
          </w:p>
        </w:tc>
        <w:tc>
          <w:tcPr>
            <w:tcW w:w="2280" w:type="pct"/>
            <w:tcBorders>
              <w:top w:val="nil"/>
              <w:left w:val="nil"/>
              <w:bottom w:val="single" w:sz="4" w:space="0" w:color="auto"/>
              <w:right w:val="single" w:sz="4" w:space="0" w:color="auto"/>
            </w:tcBorders>
          </w:tcPr>
          <w:p w:rsidR="00EB0D30" w:rsidRPr="00E95EA8" w:rsidRDefault="00EB0D30" w:rsidP="007B0193">
            <w:pPr>
              <w:pStyle w:val="Tabletext0"/>
            </w:pPr>
            <w:r w:rsidRPr="00E95EA8">
              <w:t xml:space="preserve">The payer ID of the payer </w:t>
            </w:r>
            <w:r>
              <w:t>creating the payment.</w:t>
            </w:r>
          </w:p>
        </w:tc>
      </w:tr>
      <w:tr w:rsidR="00EB0D30" w:rsidTr="00EB0D30">
        <w:trPr>
          <w:trHeight w:val="240"/>
        </w:trPr>
        <w:tc>
          <w:tcPr>
            <w:tcW w:w="1330" w:type="pct"/>
            <w:tcBorders>
              <w:top w:val="nil"/>
              <w:left w:val="single" w:sz="4" w:space="0" w:color="auto"/>
              <w:bottom w:val="single" w:sz="4" w:space="0" w:color="auto"/>
              <w:right w:val="single" w:sz="4" w:space="0" w:color="auto"/>
            </w:tcBorders>
          </w:tcPr>
          <w:p w:rsidR="00EB0D30" w:rsidRPr="00E95EA8" w:rsidRDefault="00EB0D30" w:rsidP="007B0193">
            <w:pPr>
              <w:pStyle w:val="Tabletext0"/>
            </w:pPr>
            <w:r>
              <w:t xml:space="preserve">    </w:t>
            </w:r>
            <w:r w:rsidRPr="00E95EA8">
              <w:t>DoublePostingToken</w:t>
            </w:r>
          </w:p>
        </w:tc>
        <w:tc>
          <w:tcPr>
            <w:tcW w:w="482" w:type="pct"/>
            <w:tcBorders>
              <w:top w:val="nil"/>
              <w:left w:val="nil"/>
              <w:bottom w:val="single" w:sz="4" w:space="0" w:color="auto"/>
              <w:right w:val="single" w:sz="4" w:space="0" w:color="auto"/>
            </w:tcBorders>
          </w:tcPr>
          <w:p w:rsidR="00EB0D30" w:rsidRPr="00E95EA8" w:rsidRDefault="00EB0D30" w:rsidP="007B0193">
            <w:pPr>
              <w:pStyle w:val="Tabletext0"/>
            </w:pPr>
            <w:r w:rsidRPr="00E95EA8">
              <w:t>String</w:t>
            </w:r>
          </w:p>
        </w:tc>
        <w:tc>
          <w:tcPr>
            <w:tcW w:w="454" w:type="pct"/>
            <w:tcBorders>
              <w:top w:val="nil"/>
              <w:left w:val="nil"/>
              <w:bottom w:val="single" w:sz="4" w:space="0" w:color="auto"/>
              <w:right w:val="single" w:sz="4" w:space="0" w:color="auto"/>
            </w:tcBorders>
          </w:tcPr>
          <w:p w:rsidR="00EB0D30" w:rsidRPr="00E95EA8" w:rsidRDefault="00EB0D30" w:rsidP="007B0193">
            <w:pPr>
              <w:pStyle w:val="Tabletext0"/>
            </w:pPr>
            <w:r w:rsidRPr="00E95EA8">
              <w:t>1..20</w:t>
            </w:r>
          </w:p>
        </w:tc>
        <w:tc>
          <w:tcPr>
            <w:tcW w:w="454" w:type="pct"/>
            <w:tcBorders>
              <w:top w:val="nil"/>
              <w:left w:val="nil"/>
              <w:bottom w:val="single" w:sz="4" w:space="0" w:color="auto"/>
              <w:right w:val="single" w:sz="4" w:space="0" w:color="auto"/>
            </w:tcBorders>
          </w:tcPr>
          <w:p w:rsidR="00EB0D30" w:rsidRPr="00E95EA8" w:rsidRDefault="00EB0D30" w:rsidP="007B0193">
            <w:pPr>
              <w:pStyle w:val="Tabletext0"/>
            </w:pPr>
            <w:r w:rsidRPr="00E95EA8">
              <w:t>Y</w:t>
            </w:r>
          </w:p>
        </w:tc>
        <w:tc>
          <w:tcPr>
            <w:tcW w:w="2280" w:type="pct"/>
            <w:tcBorders>
              <w:top w:val="nil"/>
              <w:left w:val="nil"/>
              <w:bottom w:val="single" w:sz="4" w:space="0" w:color="auto"/>
              <w:right w:val="single" w:sz="4" w:space="0" w:color="auto"/>
            </w:tcBorders>
          </w:tcPr>
          <w:p w:rsidR="00EB0D30" w:rsidRDefault="00EB0D30" w:rsidP="007B0193">
            <w:pPr>
              <w:pStyle w:val="Tabletext0"/>
            </w:pPr>
            <w:r w:rsidRPr="00E95EA8">
              <w:t>A random unique token used for identi</w:t>
            </w:r>
            <w:r>
              <w:t xml:space="preserve">fying a request as being unique. </w:t>
            </w:r>
            <w:r w:rsidRPr="00E95EA8">
              <w:t>This avoids double posting of the same payment</w:t>
            </w:r>
            <w:r>
              <w:t>.</w:t>
            </w:r>
          </w:p>
          <w:p w:rsidR="00EB0D30" w:rsidRPr="00E95EA8" w:rsidRDefault="00EB0D30" w:rsidP="007B0193">
            <w:pPr>
              <w:pStyle w:val="Tabletext0"/>
            </w:pPr>
            <w:r>
              <w:t>The DoublePostingToken value (for this and all similar services) is required to be globally unique for the payer. Submitting an already-used value will cause the call to return in error.</w:t>
            </w:r>
          </w:p>
        </w:tc>
      </w:tr>
      <w:tr w:rsidR="00EB0D30" w:rsidTr="00EB0D30">
        <w:trPr>
          <w:trHeight w:val="240"/>
        </w:trPr>
        <w:tc>
          <w:tcPr>
            <w:tcW w:w="1330" w:type="pct"/>
            <w:tcBorders>
              <w:top w:val="single" w:sz="4" w:space="0" w:color="auto"/>
              <w:left w:val="single" w:sz="4" w:space="0" w:color="auto"/>
              <w:bottom w:val="single" w:sz="4" w:space="0" w:color="auto"/>
            </w:tcBorders>
            <w:shd w:val="clear" w:color="auto" w:fill="A6A6A6" w:themeFill="background1" w:themeFillShade="A6"/>
          </w:tcPr>
          <w:p w:rsidR="00EB0D30" w:rsidRPr="00E95EA8" w:rsidRDefault="00EB0D30" w:rsidP="007B0193">
            <w:pPr>
              <w:pStyle w:val="TabletextBold"/>
            </w:pPr>
            <w:r>
              <w:t xml:space="preserve">    </w:t>
            </w:r>
            <w:r w:rsidRPr="00E95EA8">
              <w:t xml:space="preserve">RecipientDetail                                                                      </w:t>
            </w:r>
          </w:p>
        </w:tc>
        <w:tc>
          <w:tcPr>
            <w:tcW w:w="482" w:type="pct"/>
            <w:tcBorders>
              <w:top w:val="single" w:sz="4" w:space="0" w:color="auto"/>
              <w:bottom w:val="single" w:sz="4" w:space="0" w:color="auto"/>
            </w:tcBorders>
            <w:shd w:val="clear" w:color="auto" w:fill="A6A6A6" w:themeFill="background1" w:themeFillShade="A6"/>
          </w:tcPr>
          <w:p w:rsidR="00EB0D30" w:rsidRPr="00E95EA8" w:rsidRDefault="00EB0D30" w:rsidP="007B0193">
            <w:pPr>
              <w:pStyle w:val="Tabletext0"/>
            </w:pPr>
          </w:p>
        </w:tc>
        <w:tc>
          <w:tcPr>
            <w:tcW w:w="454" w:type="pct"/>
            <w:tcBorders>
              <w:top w:val="single" w:sz="4" w:space="0" w:color="auto"/>
              <w:bottom w:val="single" w:sz="4" w:space="0" w:color="auto"/>
            </w:tcBorders>
            <w:shd w:val="clear" w:color="auto" w:fill="A6A6A6" w:themeFill="background1" w:themeFillShade="A6"/>
          </w:tcPr>
          <w:p w:rsidR="00EB0D30" w:rsidRPr="00E95EA8" w:rsidRDefault="00EB0D30" w:rsidP="007B0193">
            <w:pPr>
              <w:pStyle w:val="Tabletext0"/>
            </w:pPr>
          </w:p>
        </w:tc>
        <w:tc>
          <w:tcPr>
            <w:tcW w:w="454" w:type="pct"/>
            <w:tcBorders>
              <w:top w:val="single" w:sz="4" w:space="0" w:color="auto"/>
              <w:bottom w:val="single" w:sz="4" w:space="0" w:color="auto"/>
            </w:tcBorders>
            <w:shd w:val="clear" w:color="auto" w:fill="A6A6A6" w:themeFill="background1" w:themeFillShade="A6"/>
          </w:tcPr>
          <w:p w:rsidR="00EB0D30" w:rsidRPr="00E95EA8" w:rsidRDefault="00EB0D30" w:rsidP="007B0193">
            <w:pPr>
              <w:pStyle w:val="TabletextBold"/>
            </w:pPr>
            <w:r w:rsidRPr="00E95EA8">
              <w:t>Y</w:t>
            </w:r>
          </w:p>
        </w:tc>
        <w:tc>
          <w:tcPr>
            <w:tcW w:w="2280" w:type="pct"/>
            <w:tcBorders>
              <w:top w:val="single" w:sz="4" w:space="0" w:color="auto"/>
              <w:bottom w:val="single" w:sz="4" w:space="0" w:color="auto"/>
            </w:tcBorders>
            <w:shd w:val="clear" w:color="auto" w:fill="A6A6A6" w:themeFill="background1" w:themeFillShade="A6"/>
          </w:tcPr>
          <w:p w:rsidR="00EB0D30" w:rsidRDefault="00EB0D30" w:rsidP="007B0193">
            <w:pPr>
              <w:pStyle w:val="Tabletext0"/>
            </w:pPr>
          </w:p>
        </w:tc>
      </w:tr>
      <w:tr w:rsidR="00EB0D30" w:rsidTr="00EB0D30">
        <w:trPr>
          <w:trHeight w:val="240"/>
        </w:trPr>
        <w:tc>
          <w:tcPr>
            <w:tcW w:w="1330" w:type="pct"/>
            <w:tcBorders>
              <w:top w:val="nil"/>
              <w:left w:val="single" w:sz="4" w:space="0" w:color="auto"/>
              <w:bottom w:val="single" w:sz="4" w:space="0" w:color="auto"/>
              <w:right w:val="single" w:sz="4" w:space="0" w:color="auto"/>
            </w:tcBorders>
          </w:tcPr>
          <w:p w:rsidR="00EB0D30" w:rsidRPr="00E95EA8" w:rsidRDefault="00EB0D30" w:rsidP="007B0193">
            <w:pPr>
              <w:pStyle w:val="Tabletext0"/>
            </w:pPr>
            <w:r w:rsidRPr="00E95EA8">
              <w:t xml:space="preserve">    </w:t>
            </w:r>
            <w:r>
              <w:t xml:space="preserve">    </w:t>
            </w:r>
            <w:r w:rsidRPr="00E95EA8">
              <w:t>Alias</w:t>
            </w:r>
          </w:p>
        </w:tc>
        <w:tc>
          <w:tcPr>
            <w:tcW w:w="482" w:type="pct"/>
            <w:tcBorders>
              <w:top w:val="nil"/>
              <w:left w:val="nil"/>
              <w:bottom w:val="single" w:sz="4" w:space="0" w:color="auto"/>
              <w:right w:val="single" w:sz="4" w:space="0" w:color="auto"/>
            </w:tcBorders>
          </w:tcPr>
          <w:p w:rsidR="00EB0D30" w:rsidRPr="00E95EA8" w:rsidRDefault="00EB0D30" w:rsidP="007B0193">
            <w:pPr>
              <w:pStyle w:val="Tabletext0"/>
            </w:pPr>
            <w:r w:rsidRPr="00E95EA8">
              <w:t>String</w:t>
            </w:r>
          </w:p>
        </w:tc>
        <w:tc>
          <w:tcPr>
            <w:tcW w:w="454" w:type="pct"/>
            <w:tcBorders>
              <w:top w:val="nil"/>
              <w:left w:val="nil"/>
              <w:bottom w:val="single" w:sz="4" w:space="0" w:color="auto"/>
              <w:right w:val="single" w:sz="4" w:space="0" w:color="auto"/>
            </w:tcBorders>
          </w:tcPr>
          <w:p w:rsidR="00EB0D30" w:rsidRPr="00E95EA8" w:rsidRDefault="00EB0D30" w:rsidP="007B0193">
            <w:pPr>
              <w:pStyle w:val="Tabletext0"/>
            </w:pPr>
            <w:r w:rsidRPr="00E95EA8">
              <w:t>1</w:t>
            </w:r>
            <w:r>
              <w:t>..48</w:t>
            </w:r>
          </w:p>
        </w:tc>
        <w:tc>
          <w:tcPr>
            <w:tcW w:w="454" w:type="pct"/>
            <w:tcBorders>
              <w:top w:val="nil"/>
              <w:left w:val="nil"/>
              <w:bottom w:val="single" w:sz="4" w:space="0" w:color="auto"/>
              <w:right w:val="single" w:sz="4" w:space="0" w:color="auto"/>
            </w:tcBorders>
          </w:tcPr>
          <w:p w:rsidR="00EB0D30" w:rsidRPr="00E95EA8" w:rsidRDefault="00EB0D30" w:rsidP="007B0193">
            <w:pPr>
              <w:pStyle w:val="Tabletext0"/>
            </w:pPr>
            <w:r w:rsidRPr="00E95EA8">
              <w:t>Y</w:t>
            </w:r>
          </w:p>
        </w:tc>
        <w:tc>
          <w:tcPr>
            <w:tcW w:w="2280" w:type="pct"/>
            <w:tcBorders>
              <w:top w:val="nil"/>
              <w:left w:val="nil"/>
              <w:bottom w:val="single" w:sz="4" w:space="0" w:color="auto"/>
              <w:right w:val="single" w:sz="4" w:space="0" w:color="auto"/>
            </w:tcBorders>
          </w:tcPr>
          <w:p w:rsidR="00EB0D30" w:rsidRPr="00E95EA8" w:rsidRDefault="00EB0D30" w:rsidP="007B0193">
            <w:pPr>
              <w:pStyle w:val="Tabletext0"/>
            </w:pPr>
            <w:r w:rsidRPr="00E95EA8">
              <w:t>Email or Phone Number to which the Payment will be submitted</w:t>
            </w:r>
          </w:p>
        </w:tc>
      </w:tr>
      <w:tr w:rsidR="00EB0D30" w:rsidTr="00EB0D30">
        <w:trPr>
          <w:trHeight w:val="240"/>
        </w:trPr>
        <w:tc>
          <w:tcPr>
            <w:tcW w:w="1330" w:type="pct"/>
            <w:tcBorders>
              <w:top w:val="nil"/>
              <w:left w:val="single" w:sz="4" w:space="0" w:color="auto"/>
              <w:bottom w:val="single" w:sz="4" w:space="0" w:color="auto"/>
              <w:right w:val="single" w:sz="4" w:space="0" w:color="auto"/>
            </w:tcBorders>
          </w:tcPr>
          <w:p w:rsidR="00EB0D30" w:rsidRPr="00E95EA8" w:rsidRDefault="00EB0D30" w:rsidP="007B0193">
            <w:pPr>
              <w:pStyle w:val="Tabletext0"/>
            </w:pPr>
            <w:r>
              <w:t xml:space="preserve">    </w:t>
            </w:r>
            <w:r w:rsidRPr="00E95EA8">
              <w:t xml:space="preserve">    AliasType</w:t>
            </w:r>
          </w:p>
        </w:tc>
        <w:tc>
          <w:tcPr>
            <w:tcW w:w="482" w:type="pct"/>
            <w:tcBorders>
              <w:top w:val="nil"/>
              <w:left w:val="nil"/>
              <w:bottom w:val="single" w:sz="4" w:space="0" w:color="auto"/>
              <w:right w:val="single" w:sz="4" w:space="0" w:color="auto"/>
            </w:tcBorders>
          </w:tcPr>
          <w:p w:rsidR="00EB0D30" w:rsidRPr="00E95EA8" w:rsidRDefault="00EB0D30" w:rsidP="007B0193">
            <w:pPr>
              <w:pStyle w:val="Tabletext0"/>
            </w:pPr>
            <w:r w:rsidRPr="00E95EA8">
              <w:t>String</w:t>
            </w:r>
          </w:p>
        </w:tc>
        <w:tc>
          <w:tcPr>
            <w:tcW w:w="454" w:type="pct"/>
            <w:tcBorders>
              <w:top w:val="nil"/>
              <w:left w:val="nil"/>
              <w:bottom w:val="single" w:sz="4" w:space="0" w:color="auto"/>
              <w:right w:val="single" w:sz="4" w:space="0" w:color="auto"/>
            </w:tcBorders>
          </w:tcPr>
          <w:p w:rsidR="00EB0D30" w:rsidRPr="00E95EA8" w:rsidRDefault="00EB0D30" w:rsidP="007B0193">
            <w:pPr>
              <w:pStyle w:val="Tabletext0"/>
            </w:pPr>
          </w:p>
        </w:tc>
        <w:tc>
          <w:tcPr>
            <w:tcW w:w="454" w:type="pct"/>
            <w:tcBorders>
              <w:top w:val="nil"/>
              <w:left w:val="nil"/>
              <w:bottom w:val="single" w:sz="4" w:space="0" w:color="auto"/>
              <w:right w:val="single" w:sz="4" w:space="0" w:color="auto"/>
            </w:tcBorders>
          </w:tcPr>
          <w:p w:rsidR="00EB0D30" w:rsidRPr="00E95EA8" w:rsidRDefault="00EB0D30" w:rsidP="007B0193">
            <w:pPr>
              <w:pStyle w:val="Tabletext0"/>
            </w:pPr>
            <w:r w:rsidRPr="00E95EA8">
              <w:t>Y</w:t>
            </w:r>
          </w:p>
        </w:tc>
        <w:tc>
          <w:tcPr>
            <w:tcW w:w="2280" w:type="pct"/>
            <w:tcBorders>
              <w:top w:val="nil"/>
              <w:left w:val="nil"/>
              <w:bottom w:val="single" w:sz="4" w:space="0" w:color="auto"/>
              <w:right w:val="single" w:sz="4" w:space="0" w:color="auto"/>
            </w:tcBorders>
          </w:tcPr>
          <w:p w:rsidR="00EB0D30" w:rsidRPr="00E95EA8" w:rsidRDefault="00EB0D30" w:rsidP="007B0193">
            <w:pPr>
              <w:pStyle w:val="Tabletext0"/>
            </w:pPr>
            <w:r>
              <w:t>The type of the alias. One of the following values:</w:t>
            </w:r>
            <w:r>
              <w:br/>
              <w:t xml:space="preserve">EMAIL, </w:t>
            </w:r>
            <w:r w:rsidRPr="00E95EA8">
              <w:t>MOBILE</w:t>
            </w:r>
          </w:p>
        </w:tc>
      </w:tr>
      <w:tr w:rsidR="00EB0D30" w:rsidTr="00EB0D30">
        <w:trPr>
          <w:trHeight w:val="240"/>
        </w:trPr>
        <w:tc>
          <w:tcPr>
            <w:tcW w:w="1330" w:type="pct"/>
            <w:tcBorders>
              <w:top w:val="nil"/>
              <w:left w:val="single" w:sz="4" w:space="0" w:color="auto"/>
              <w:bottom w:val="single" w:sz="4" w:space="0" w:color="auto"/>
              <w:right w:val="single" w:sz="4" w:space="0" w:color="auto"/>
            </w:tcBorders>
          </w:tcPr>
          <w:p w:rsidR="00EB0D30" w:rsidRPr="00E95EA8" w:rsidRDefault="00EB0D30" w:rsidP="007B0193">
            <w:pPr>
              <w:pStyle w:val="Tabletext0"/>
            </w:pPr>
            <w:r>
              <w:t xml:space="preserve">    </w:t>
            </w:r>
            <w:r w:rsidRPr="00E95EA8">
              <w:t xml:space="preserve">    FirstName</w:t>
            </w:r>
          </w:p>
        </w:tc>
        <w:tc>
          <w:tcPr>
            <w:tcW w:w="482" w:type="pct"/>
            <w:tcBorders>
              <w:top w:val="nil"/>
              <w:left w:val="nil"/>
              <w:bottom w:val="single" w:sz="4" w:space="0" w:color="auto"/>
              <w:right w:val="single" w:sz="4" w:space="0" w:color="auto"/>
            </w:tcBorders>
          </w:tcPr>
          <w:p w:rsidR="00EB0D30" w:rsidRPr="00E95EA8" w:rsidRDefault="00EB0D30" w:rsidP="007B0193">
            <w:pPr>
              <w:pStyle w:val="Tabletext0"/>
            </w:pPr>
            <w:r w:rsidRPr="00E95EA8">
              <w:t>String</w:t>
            </w:r>
          </w:p>
        </w:tc>
        <w:tc>
          <w:tcPr>
            <w:tcW w:w="454" w:type="pct"/>
            <w:tcBorders>
              <w:top w:val="nil"/>
              <w:left w:val="nil"/>
              <w:bottom w:val="single" w:sz="4" w:space="0" w:color="auto"/>
              <w:right w:val="single" w:sz="4" w:space="0" w:color="auto"/>
            </w:tcBorders>
          </w:tcPr>
          <w:p w:rsidR="00EB0D30" w:rsidRPr="00E95EA8" w:rsidRDefault="00EB0D30" w:rsidP="007B0193">
            <w:pPr>
              <w:pStyle w:val="Tabletext0"/>
            </w:pPr>
            <w:r w:rsidRPr="00E95EA8">
              <w:t>1..50</w:t>
            </w:r>
          </w:p>
        </w:tc>
        <w:tc>
          <w:tcPr>
            <w:tcW w:w="454" w:type="pct"/>
            <w:tcBorders>
              <w:top w:val="nil"/>
              <w:left w:val="nil"/>
              <w:bottom w:val="single" w:sz="4" w:space="0" w:color="auto"/>
              <w:right w:val="single" w:sz="4" w:space="0" w:color="auto"/>
            </w:tcBorders>
          </w:tcPr>
          <w:p w:rsidR="00EB0D30" w:rsidRPr="00E95EA8" w:rsidRDefault="00EB0D30" w:rsidP="007B0193">
            <w:pPr>
              <w:pStyle w:val="Tabletext0"/>
            </w:pPr>
            <w:r w:rsidRPr="00E95EA8">
              <w:t>Y</w:t>
            </w:r>
          </w:p>
        </w:tc>
        <w:tc>
          <w:tcPr>
            <w:tcW w:w="2280" w:type="pct"/>
            <w:tcBorders>
              <w:top w:val="nil"/>
              <w:left w:val="nil"/>
              <w:bottom w:val="single" w:sz="4" w:space="0" w:color="auto"/>
              <w:right w:val="single" w:sz="4" w:space="0" w:color="auto"/>
            </w:tcBorders>
          </w:tcPr>
          <w:p w:rsidR="00EB0D30" w:rsidRPr="00E95EA8" w:rsidRDefault="00EB0D30" w:rsidP="007B0193">
            <w:pPr>
              <w:pStyle w:val="Tabletext0"/>
            </w:pPr>
            <w:r w:rsidRPr="00E95EA8">
              <w:t xml:space="preserve">Recipient </w:t>
            </w:r>
            <w:r>
              <w:t>first name</w:t>
            </w:r>
            <w:r w:rsidR="00E36D28">
              <w:t xml:space="preserve"> (As </w:t>
            </w:r>
            <w:r w:rsidR="0081455C">
              <w:t>received</w:t>
            </w:r>
            <w:r w:rsidR="00E36D28">
              <w:t xml:space="preserve"> in Incoming File)</w:t>
            </w:r>
          </w:p>
        </w:tc>
      </w:tr>
      <w:tr w:rsidR="00EB0D30" w:rsidRPr="00DB2031" w:rsidTr="00EB0D30">
        <w:trPr>
          <w:trHeight w:val="240"/>
        </w:trPr>
        <w:tc>
          <w:tcPr>
            <w:tcW w:w="1330" w:type="pct"/>
            <w:tcBorders>
              <w:top w:val="nil"/>
              <w:left w:val="single" w:sz="4" w:space="0" w:color="auto"/>
              <w:bottom w:val="single" w:sz="4" w:space="0" w:color="auto"/>
              <w:right w:val="single" w:sz="4" w:space="0" w:color="auto"/>
            </w:tcBorders>
          </w:tcPr>
          <w:p w:rsidR="00EB0D30" w:rsidRPr="00DB2031" w:rsidRDefault="00EB0D30" w:rsidP="007B0193">
            <w:pPr>
              <w:pStyle w:val="Tabletext0"/>
            </w:pPr>
            <w:r>
              <w:rPr>
                <w:b/>
              </w:rPr>
              <w:t xml:space="preserve">    </w:t>
            </w:r>
            <w:r w:rsidRPr="00DB2031">
              <w:t xml:space="preserve">    LastName</w:t>
            </w:r>
          </w:p>
        </w:tc>
        <w:tc>
          <w:tcPr>
            <w:tcW w:w="482" w:type="pct"/>
            <w:tcBorders>
              <w:top w:val="nil"/>
              <w:left w:val="nil"/>
              <w:bottom w:val="single" w:sz="4" w:space="0" w:color="auto"/>
              <w:right w:val="single" w:sz="4" w:space="0" w:color="auto"/>
            </w:tcBorders>
          </w:tcPr>
          <w:p w:rsidR="00EB0D30" w:rsidRPr="00DB2031" w:rsidRDefault="00EB0D30" w:rsidP="007B0193">
            <w:pPr>
              <w:pStyle w:val="Tabletext0"/>
            </w:pPr>
            <w:r w:rsidRPr="00DB2031">
              <w:t>String</w:t>
            </w:r>
          </w:p>
        </w:tc>
        <w:tc>
          <w:tcPr>
            <w:tcW w:w="454" w:type="pct"/>
            <w:tcBorders>
              <w:top w:val="nil"/>
              <w:left w:val="nil"/>
              <w:bottom w:val="single" w:sz="4" w:space="0" w:color="auto"/>
              <w:right w:val="single" w:sz="4" w:space="0" w:color="auto"/>
            </w:tcBorders>
          </w:tcPr>
          <w:p w:rsidR="00EB0D30" w:rsidRPr="00DB2031" w:rsidRDefault="00EB0D30" w:rsidP="007B0193">
            <w:pPr>
              <w:pStyle w:val="Tabletext0"/>
            </w:pPr>
            <w:r w:rsidRPr="00DB2031">
              <w:t>1..50</w:t>
            </w:r>
          </w:p>
        </w:tc>
        <w:tc>
          <w:tcPr>
            <w:tcW w:w="454" w:type="pct"/>
            <w:tcBorders>
              <w:top w:val="nil"/>
              <w:left w:val="nil"/>
              <w:bottom w:val="single" w:sz="4" w:space="0" w:color="auto"/>
              <w:right w:val="single" w:sz="4" w:space="0" w:color="auto"/>
            </w:tcBorders>
          </w:tcPr>
          <w:p w:rsidR="00EB0D30" w:rsidRPr="00DB2031" w:rsidRDefault="00EB0D30" w:rsidP="007B0193">
            <w:pPr>
              <w:pStyle w:val="Tabletext0"/>
            </w:pPr>
            <w:r w:rsidRPr="00DB2031">
              <w:t>Y</w:t>
            </w:r>
          </w:p>
        </w:tc>
        <w:tc>
          <w:tcPr>
            <w:tcW w:w="2280" w:type="pct"/>
            <w:tcBorders>
              <w:top w:val="nil"/>
              <w:left w:val="nil"/>
              <w:bottom w:val="single" w:sz="4" w:space="0" w:color="auto"/>
              <w:right w:val="single" w:sz="4" w:space="0" w:color="auto"/>
            </w:tcBorders>
          </w:tcPr>
          <w:p w:rsidR="00EB0D30" w:rsidRPr="00DB2031" w:rsidRDefault="00EB0D30" w:rsidP="007B0193">
            <w:pPr>
              <w:pStyle w:val="Tabletext0"/>
            </w:pPr>
            <w:r w:rsidRPr="00DB2031">
              <w:t xml:space="preserve">Recipient </w:t>
            </w:r>
            <w:r>
              <w:rPr>
                <w:b/>
              </w:rPr>
              <w:t>last name.</w:t>
            </w:r>
          </w:p>
        </w:tc>
      </w:tr>
      <w:tr w:rsidR="00EB0D30" w:rsidTr="00EB0D30">
        <w:trPr>
          <w:trHeight w:val="240"/>
        </w:trPr>
        <w:tc>
          <w:tcPr>
            <w:tcW w:w="1330" w:type="pct"/>
            <w:tcBorders>
              <w:top w:val="single" w:sz="4" w:space="0" w:color="auto"/>
              <w:left w:val="single" w:sz="4" w:space="0" w:color="auto"/>
              <w:bottom w:val="single" w:sz="4" w:space="0" w:color="auto"/>
            </w:tcBorders>
            <w:shd w:val="clear" w:color="auto" w:fill="A6A6A6" w:themeFill="background1" w:themeFillShade="A6"/>
          </w:tcPr>
          <w:p w:rsidR="00EB0D30" w:rsidRPr="00CC0B1E" w:rsidRDefault="00EB0D30" w:rsidP="007B0193">
            <w:pPr>
              <w:pStyle w:val="TabletextBold"/>
            </w:pPr>
            <w:r>
              <w:t xml:space="preserve">    </w:t>
            </w:r>
            <w:r w:rsidRPr="00CC0B1E">
              <w:t xml:space="preserve">    RecipientAddress</w:t>
            </w:r>
          </w:p>
        </w:tc>
        <w:tc>
          <w:tcPr>
            <w:tcW w:w="482" w:type="pct"/>
            <w:tcBorders>
              <w:top w:val="single" w:sz="4" w:space="0" w:color="auto"/>
              <w:bottom w:val="single" w:sz="4" w:space="0" w:color="auto"/>
            </w:tcBorders>
            <w:shd w:val="clear" w:color="auto" w:fill="A6A6A6" w:themeFill="background1" w:themeFillShade="A6"/>
          </w:tcPr>
          <w:p w:rsidR="00EB0D30" w:rsidRPr="00CC0B1E" w:rsidRDefault="00EB0D30" w:rsidP="007B0193">
            <w:pPr>
              <w:pStyle w:val="Tabletext0"/>
            </w:pPr>
          </w:p>
        </w:tc>
        <w:tc>
          <w:tcPr>
            <w:tcW w:w="454" w:type="pct"/>
            <w:tcBorders>
              <w:top w:val="single" w:sz="4" w:space="0" w:color="auto"/>
              <w:bottom w:val="single" w:sz="4" w:space="0" w:color="auto"/>
            </w:tcBorders>
            <w:shd w:val="clear" w:color="auto" w:fill="A6A6A6" w:themeFill="background1" w:themeFillShade="A6"/>
          </w:tcPr>
          <w:p w:rsidR="00EB0D30" w:rsidRPr="00CC0B1E" w:rsidRDefault="00EB0D30" w:rsidP="007B0193">
            <w:pPr>
              <w:pStyle w:val="Tabletext0"/>
            </w:pPr>
          </w:p>
        </w:tc>
        <w:tc>
          <w:tcPr>
            <w:tcW w:w="454" w:type="pct"/>
            <w:tcBorders>
              <w:top w:val="single" w:sz="4" w:space="0" w:color="auto"/>
              <w:bottom w:val="single" w:sz="4" w:space="0" w:color="auto"/>
            </w:tcBorders>
            <w:shd w:val="clear" w:color="auto" w:fill="A6A6A6" w:themeFill="background1" w:themeFillShade="A6"/>
          </w:tcPr>
          <w:p w:rsidR="00EB0D30" w:rsidRPr="00CC0B1E" w:rsidRDefault="00EB0D30" w:rsidP="007B0193">
            <w:pPr>
              <w:pStyle w:val="TabletextBold"/>
            </w:pPr>
            <w:r w:rsidRPr="00CC0B1E">
              <w:t>N</w:t>
            </w:r>
          </w:p>
        </w:tc>
        <w:tc>
          <w:tcPr>
            <w:tcW w:w="2280" w:type="pct"/>
            <w:tcBorders>
              <w:top w:val="single" w:sz="4" w:space="0" w:color="auto"/>
              <w:bottom w:val="single" w:sz="4" w:space="0" w:color="auto"/>
            </w:tcBorders>
            <w:shd w:val="clear" w:color="auto" w:fill="A6A6A6" w:themeFill="background1" w:themeFillShade="A6"/>
          </w:tcPr>
          <w:p w:rsidR="00EB0D30" w:rsidRPr="00CC0B1E" w:rsidRDefault="00EB0D30" w:rsidP="007B0193">
            <w:pPr>
              <w:pStyle w:val="Tabletext0"/>
            </w:pPr>
            <w:r w:rsidRPr="00CC0B1E">
              <w:t>Recipient Address for check processing</w:t>
            </w:r>
          </w:p>
        </w:tc>
      </w:tr>
      <w:tr w:rsidR="00EB0D30" w:rsidTr="00EB0D30">
        <w:trPr>
          <w:trHeight w:val="240"/>
        </w:trPr>
        <w:tc>
          <w:tcPr>
            <w:tcW w:w="1330" w:type="pct"/>
            <w:tcBorders>
              <w:top w:val="nil"/>
              <w:left w:val="single" w:sz="4" w:space="0" w:color="auto"/>
              <w:bottom w:val="single" w:sz="4" w:space="0" w:color="auto"/>
              <w:right w:val="single" w:sz="4" w:space="0" w:color="auto"/>
            </w:tcBorders>
          </w:tcPr>
          <w:p w:rsidR="00EB0D30" w:rsidRPr="00CC0B1E" w:rsidRDefault="00EB0D30" w:rsidP="007B0193">
            <w:pPr>
              <w:pStyle w:val="Tabletext0"/>
            </w:pPr>
            <w:r>
              <w:t xml:space="preserve">            </w:t>
            </w:r>
            <w:r w:rsidRPr="00CC0B1E">
              <w:t xml:space="preserve">StreetAddress1 </w:t>
            </w:r>
          </w:p>
        </w:tc>
        <w:tc>
          <w:tcPr>
            <w:tcW w:w="482" w:type="pct"/>
            <w:tcBorders>
              <w:top w:val="nil"/>
              <w:left w:val="nil"/>
              <w:bottom w:val="single" w:sz="4" w:space="0" w:color="auto"/>
              <w:right w:val="single" w:sz="4" w:space="0" w:color="auto"/>
            </w:tcBorders>
          </w:tcPr>
          <w:p w:rsidR="00EB0D30" w:rsidRPr="00CC0B1E" w:rsidRDefault="00EB0D30" w:rsidP="007B0193">
            <w:pPr>
              <w:pStyle w:val="Tabletext0"/>
            </w:pPr>
            <w:r w:rsidRPr="00CC0B1E">
              <w:t>string</w:t>
            </w:r>
          </w:p>
        </w:tc>
        <w:tc>
          <w:tcPr>
            <w:tcW w:w="454" w:type="pct"/>
            <w:tcBorders>
              <w:top w:val="nil"/>
              <w:left w:val="nil"/>
              <w:bottom w:val="single" w:sz="4" w:space="0" w:color="auto"/>
              <w:right w:val="single" w:sz="4" w:space="0" w:color="auto"/>
            </w:tcBorders>
          </w:tcPr>
          <w:p w:rsidR="00EB0D30" w:rsidRPr="00CC0B1E" w:rsidRDefault="00EB0D30" w:rsidP="007B0193">
            <w:pPr>
              <w:pStyle w:val="Tabletext0"/>
            </w:pPr>
            <w:r w:rsidRPr="00CC0B1E">
              <w:t>1..100</w:t>
            </w:r>
          </w:p>
        </w:tc>
        <w:tc>
          <w:tcPr>
            <w:tcW w:w="454" w:type="pct"/>
            <w:tcBorders>
              <w:top w:val="nil"/>
              <w:left w:val="nil"/>
              <w:bottom w:val="single" w:sz="4" w:space="0" w:color="auto"/>
              <w:right w:val="single" w:sz="4" w:space="0" w:color="auto"/>
            </w:tcBorders>
          </w:tcPr>
          <w:p w:rsidR="00EB0D30" w:rsidRPr="00CC0B1E" w:rsidRDefault="00EB0D30" w:rsidP="007B0193">
            <w:pPr>
              <w:pStyle w:val="Tabletext0"/>
            </w:pPr>
            <w:r w:rsidRPr="00CC0B1E">
              <w:t>N</w:t>
            </w:r>
          </w:p>
        </w:tc>
        <w:tc>
          <w:tcPr>
            <w:tcW w:w="2280" w:type="pct"/>
            <w:tcBorders>
              <w:top w:val="nil"/>
              <w:left w:val="nil"/>
              <w:bottom w:val="single" w:sz="4" w:space="0" w:color="auto"/>
              <w:right w:val="single" w:sz="4" w:space="0" w:color="auto"/>
            </w:tcBorders>
          </w:tcPr>
          <w:p w:rsidR="00EB0D30" w:rsidRPr="00CC0B1E" w:rsidRDefault="00EB0D30" w:rsidP="007B0193">
            <w:pPr>
              <w:pStyle w:val="Tabletext0"/>
            </w:pPr>
            <w:r w:rsidRPr="00CC0B1E">
              <w:t>Street address</w:t>
            </w:r>
          </w:p>
        </w:tc>
      </w:tr>
      <w:tr w:rsidR="00EB0D30" w:rsidTr="00EB0D30">
        <w:trPr>
          <w:trHeight w:val="240"/>
        </w:trPr>
        <w:tc>
          <w:tcPr>
            <w:tcW w:w="1330" w:type="pct"/>
            <w:tcBorders>
              <w:top w:val="nil"/>
              <w:left w:val="single" w:sz="4" w:space="0" w:color="auto"/>
              <w:bottom w:val="single" w:sz="4" w:space="0" w:color="auto"/>
              <w:right w:val="single" w:sz="4" w:space="0" w:color="auto"/>
            </w:tcBorders>
          </w:tcPr>
          <w:p w:rsidR="00EB0D30" w:rsidRPr="00CC0B1E" w:rsidRDefault="00EB0D30" w:rsidP="007B0193">
            <w:pPr>
              <w:pStyle w:val="Tabletext0"/>
            </w:pPr>
            <w:r>
              <w:t xml:space="preserve">            </w:t>
            </w:r>
            <w:r w:rsidRPr="00CC0B1E">
              <w:t>StreetAddress2</w:t>
            </w:r>
          </w:p>
        </w:tc>
        <w:tc>
          <w:tcPr>
            <w:tcW w:w="482" w:type="pct"/>
            <w:tcBorders>
              <w:top w:val="nil"/>
              <w:left w:val="nil"/>
              <w:bottom w:val="single" w:sz="4" w:space="0" w:color="auto"/>
              <w:right w:val="single" w:sz="4" w:space="0" w:color="auto"/>
            </w:tcBorders>
          </w:tcPr>
          <w:p w:rsidR="00EB0D30" w:rsidRPr="00CC0B1E" w:rsidRDefault="00EB0D30" w:rsidP="007B0193">
            <w:pPr>
              <w:pStyle w:val="Tabletext0"/>
            </w:pPr>
            <w:r w:rsidRPr="00CC0B1E">
              <w:t>string</w:t>
            </w:r>
          </w:p>
        </w:tc>
        <w:tc>
          <w:tcPr>
            <w:tcW w:w="454" w:type="pct"/>
            <w:tcBorders>
              <w:top w:val="nil"/>
              <w:left w:val="nil"/>
              <w:bottom w:val="single" w:sz="4" w:space="0" w:color="auto"/>
              <w:right w:val="single" w:sz="4" w:space="0" w:color="auto"/>
            </w:tcBorders>
          </w:tcPr>
          <w:p w:rsidR="00EB0D30" w:rsidRPr="00CC0B1E" w:rsidRDefault="00EB0D30" w:rsidP="007B0193">
            <w:pPr>
              <w:pStyle w:val="Tabletext0"/>
            </w:pPr>
            <w:r w:rsidRPr="00CC0B1E">
              <w:t>1..100</w:t>
            </w:r>
          </w:p>
        </w:tc>
        <w:tc>
          <w:tcPr>
            <w:tcW w:w="454" w:type="pct"/>
            <w:tcBorders>
              <w:top w:val="nil"/>
              <w:left w:val="nil"/>
              <w:bottom w:val="single" w:sz="4" w:space="0" w:color="auto"/>
              <w:right w:val="single" w:sz="4" w:space="0" w:color="auto"/>
            </w:tcBorders>
          </w:tcPr>
          <w:p w:rsidR="00EB0D30" w:rsidRPr="00CC0B1E" w:rsidRDefault="00EB0D30" w:rsidP="007B0193">
            <w:pPr>
              <w:pStyle w:val="Tabletext0"/>
            </w:pPr>
            <w:r w:rsidRPr="00CC0B1E">
              <w:t>N</w:t>
            </w:r>
          </w:p>
        </w:tc>
        <w:tc>
          <w:tcPr>
            <w:tcW w:w="2280" w:type="pct"/>
            <w:tcBorders>
              <w:top w:val="nil"/>
              <w:left w:val="nil"/>
              <w:bottom w:val="single" w:sz="4" w:space="0" w:color="auto"/>
              <w:right w:val="single" w:sz="4" w:space="0" w:color="auto"/>
            </w:tcBorders>
          </w:tcPr>
          <w:p w:rsidR="00EB0D30" w:rsidRPr="00CC0B1E" w:rsidRDefault="00EB0D30" w:rsidP="007B0193">
            <w:pPr>
              <w:pStyle w:val="Tabletext0"/>
            </w:pPr>
            <w:r w:rsidRPr="00CC0B1E">
              <w:t xml:space="preserve">Street address </w:t>
            </w:r>
            <w:r>
              <w:t xml:space="preserve">line </w:t>
            </w:r>
            <w:r w:rsidRPr="00CC0B1E">
              <w:t>2</w:t>
            </w:r>
          </w:p>
        </w:tc>
      </w:tr>
      <w:tr w:rsidR="00EB0D30" w:rsidTr="00EB0D30">
        <w:trPr>
          <w:trHeight w:val="240"/>
        </w:trPr>
        <w:tc>
          <w:tcPr>
            <w:tcW w:w="1330" w:type="pct"/>
            <w:tcBorders>
              <w:top w:val="nil"/>
              <w:left w:val="single" w:sz="4" w:space="0" w:color="auto"/>
              <w:bottom w:val="single" w:sz="4" w:space="0" w:color="auto"/>
              <w:right w:val="single" w:sz="4" w:space="0" w:color="auto"/>
            </w:tcBorders>
          </w:tcPr>
          <w:p w:rsidR="00EB0D30" w:rsidRPr="00CC0B1E" w:rsidRDefault="00EB0D30" w:rsidP="007B0193">
            <w:pPr>
              <w:pStyle w:val="Tabletext0"/>
            </w:pPr>
            <w:r>
              <w:t xml:space="preserve">            </w:t>
            </w:r>
            <w:r w:rsidRPr="00CC0B1E">
              <w:t>City</w:t>
            </w:r>
          </w:p>
        </w:tc>
        <w:tc>
          <w:tcPr>
            <w:tcW w:w="482" w:type="pct"/>
            <w:tcBorders>
              <w:top w:val="nil"/>
              <w:left w:val="nil"/>
              <w:bottom w:val="single" w:sz="4" w:space="0" w:color="auto"/>
              <w:right w:val="single" w:sz="4" w:space="0" w:color="auto"/>
            </w:tcBorders>
          </w:tcPr>
          <w:p w:rsidR="00EB0D30" w:rsidRPr="00CC0B1E" w:rsidRDefault="00EB0D30" w:rsidP="007B0193">
            <w:pPr>
              <w:pStyle w:val="Tabletext0"/>
            </w:pPr>
            <w:r w:rsidRPr="00CC0B1E">
              <w:t>string</w:t>
            </w:r>
          </w:p>
        </w:tc>
        <w:tc>
          <w:tcPr>
            <w:tcW w:w="454" w:type="pct"/>
            <w:tcBorders>
              <w:top w:val="nil"/>
              <w:left w:val="nil"/>
              <w:bottom w:val="single" w:sz="4" w:space="0" w:color="auto"/>
              <w:right w:val="single" w:sz="4" w:space="0" w:color="auto"/>
            </w:tcBorders>
          </w:tcPr>
          <w:p w:rsidR="00EB0D30" w:rsidRPr="00CC0B1E" w:rsidRDefault="00EB0D30" w:rsidP="007B0193">
            <w:pPr>
              <w:pStyle w:val="Tabletext0"/>
            </w:pPr>
            <w:r w:rsidRPr="00CC0B1E">
              <w:t>1..30</w:t>
            </w:r>
          </w:p>
        </w:tc>
        <w:tc>
          <w:tcPr>
            <w:tcW w:w="454" w:type="pct"/>
            <w:tcBorders>
              <w:top w:val="nil"/>
              <w:left w:val="nil"/>
              <w:bottom w:val="single" w:sz="4" w:space="0" w:color="auto"/>
              <w:right w:val="single" w:sz="4" w:space="0" w:color="auto"/>
            </w:tcBorders>
          </w:tcPr>
          <w:p w:rsidR="00EB0D30" w:rsidRPr="00CC0B1E" w:rsidRDefault="00EB0D30" w:rsidP="007B0193">
            <w:pPr>
              <w:pStyle w:val="Tabletext0"/>
            </w:pPr>
            <w:r w:rsidRPr="00CC0B1E">
              <w:t>N</w:t>
            </w:r>
          </w:p>
        </w:tc>
        <w:tc>
          <w:tcPr>
            <w:tcW w:w="2280" w:type="pct"/>
            <w:tcBorders>
              <w:top w:val="nil"/>
              <w:left w:val="nil"/>
              <w:bottom w:val="single" w:sz="4" w:space="0" w:color="auto"/>
              <w:right w:val="single" w:sz="4" w:space="0" w:color="auto"/>
            </w:tcBorders>
          </w:tcPr>
          <w:p w:rsidR="00EB0D30" w:rsidRPr="00CC0B1E" w:rsidRDefault="00EB0D30" w:rsidP="007B0193">
            <w:pPr>
              <w:pStyle w:val="Tabletext0"/>
            </w:pPr>
            <w:r w:rsidRPr="00CC0B1E">
              <w:t>City</w:t>
            </w:r>
          </w:p>
        </w:tc>
      </w:tr>
      <w:tr w:rsidR="00EB0D30" w:rsidTr="00EB0D30">
        <w:trPr>
          <w:trHeight w:val="240"/>
        </w:trPr>
        <w:tc>
          <w:tcPr>
            <w:tcW w:w="1330" w:type="pct"/>
            <w:tcBorders>
              <w:top w:val="nil"/>
              <w:left w:val="single" w:sz="4" w:space="0" w:color="auto"/>
              <w:bottom w:val="single" w:sz="4" w:space="0" w:color="auto"/>
              <w:right w:val="single" w:sz="4" w:space="0" w:color="auto"/>
            </w:tcBorders>
          </w:tcPr>
          <w:p w:rsidR="00EB0D30" w:rsidRPr="00CC0B1E" w:rsidRDefault="00EB0D30" w:rsidP="007B0193">
            <w:pPr>
              <w:pStyle w:val="Tabletext0"/>
            </w:pPr>
            <w:r w:rsidRPr="00CC0B1E">
              <w:t xml:space="preserve">    </w:t>
            </w:r>
            <w:r>
              <w:t xml:space="preserve">    </w:t>
            </w:r>
            <w:r w:rsidRPr="00CC0B1E">
              <w:t xml:space="preserve">    State</w:t>
            </w:r>
          </w:p>
        </w:tc>
        <w:tc>
          <w:tcPr>
            <w:tcW w:w="482" w:type="pct"/>
            <w:tcBorders>
              <w:top w:val="nil"/>
              <w:left w:val="nil"/>
              <w:bottom w:val="single" w:sz="4" w:space="0" w:color="auto"/>
              <w:right w:val="single" w:sz="4" w:space="0" w:color="auto"/>
            </w:tcBorders>
          </w:tcPr>
          <w:p w:rsidR="00EB0D30" w:rsidRPr="00CC0B1E" w:rsidRDefault="00EB0D30" w:rsidP="007B0193">
            <w:pPr>
              <w:pStyle w:val="Tabletext0"/>
            </w:pPr>
            <w:r w:rsidRPr="00CC0B1E">
              <w:t>string</w:t>
            </w:r>
          </w:p>
        </w:tc>
        <w:tc>
          <w:tcPr>
            <w:tcW w:w="454" w:type="pct"/>
            <w:tcBorders>
              <w:top w:val="nil"/>
              <w:left w:val="nil"/>
              <w:bottom w:val="single" w:sz="4" w:space="0" w:color="auto"/>
              <w:right w:val="single" w:sz="4" w:space="0" w:color="auto"/>
            </w:tcBorders>
          </w:tcPr>
          <w:p w:rsidR="00EB0D30" w:rsidRPr="00CC0B1E" w:rsidRDefault="00EB0D30" w:rsidP="007B0193">
            <w:pPr>
              <w:pStyle w:val="Tabletext0"/>
            </w:pPr>
            <w:r w:rsidRPr="00CC0B1E">
              <w:t>2</w:t>
            </w:r>
          </w:p>
        </w:tc>
        <w:tc>
          <w:tcPr>
            <w:tcW w:w="454" w:type="pct"/>
            <w:tcBorders>
              <w:top w:val="nil"/>
              <w:left w:val="nil"/>
              <w:bottom w:val="single" w:sz="4" w:space="0" w:color="auto"/>
              <w:right w:val="single" w:sz="4" w:space="0" w:color="auto"/>
            </w:tcBorders>
          </w:tcPr>
          <w:p w:rsidR="00EB0D30" w:rsidRPr="00CC0B1E" w:rsidRDefault="00EB0D30" w:rsidP="007B0193">
            <w:pPr>
              <w:pStyle w:val="Tabletext0"/>
            </w:pPr>
            <w:r w:rsidRPr="00CC0B1E">
              <w:t>N</w:t>
            </w:r>
          </w:p>
        </w:tc>
        <w:tc>
          <w:tcPr>
            <w:tcW w:w="2280" w:type="pct"/>
            <w:tcBorders>
              <w:top w:val="nil"/>
              <w:left w:val="nil"/>
              <w:bottom w:val="single" w:sz="4" w:space="0" w:color="auto"/>
              <w:right w:val="single" w:sz="4" w:space="0" w:color="auto"/>
            </w:tcBorders>
          </w:tcPr>
          <w:p w:rsidR="00EB0D30" w:rsidRPr="00CC0B1E" w:rsidRDefault="00EB0D30" w:rsidP="007B0193">
            <w:pPr>
              <w:pStyle w:val="Tabletext0"/>
            </w:pPr>
            <w:r w:rsidRPr="00CC0B1E">
              <w:t>State</w:t>
            </w:r>
            <w:r>
              <w:t>. Must be a valid US two-letter state code.</w:t>
            </w:r>
          </w:p>
        </w:tc>
      </w:tr>
      <w:tr w:rsidR="00EB0D30" w:rsidTr="00EB0D30">
        <w:trPr>
          <w:trHeight w:val="240"/>
        </w:trPr>
        <w:tc>
          <w:tcPr>
            <w:tcW w:w="1330" w:type="pct"/>
            <w:tcBorders>
              <w:top w:val="nil"/>
              <w:left w:val="single" w:sz="4" w:space="0" w:color="auto"/>
              <w:bottom w:val="single" w:sz="4" w:space="0" w:color="auto"/>
              <w:right w:val="single" w:sz="4" w:space="0" w:color="auto"/>
            </w:tcBorders>
          </w:tcPr>
          <w:p w:rsidR="00EB0D30" w:rsidRPr="00CC0B1E" w:rsidRDefault="00EB0D30" w:rsidP="007B0193">
            <w:pPr>
              <w:pStyle w:val="Tabletext0"/>
            </w:pPr>
            <w:r>
              <w:lastRenderedPageBreak/>
              <w:t xml:space="preserve">            </w:t>
            </w:r>
            <w:r w:rsidRPr="00CC0B1E">
              <w:t>Zip</w:t>
            </w:r>
            <w:r>
              <w:t>code</w:t>
            </w:r>
          </w:p>
        </w:tc>
        <w:tc>
          <w:tcPr>
            <w:tcW w:w="482" w:type="pct"/>
            <w:tcBorders>
              <w:top w:val="nil"/>
              <w:left w:val="nil"/>
              <w:bottom w:val="single" w:sz="4" w:space="0" w:color="auto"/>
              <w:right w:val="single" w:sz="4" w:space="0" w:color="auto"/>
            </w:tcBorders>
          </w:tcPr>
          <w:p w:rsidR="00EB0D30" w:rsidRPr="00CC0B1E" w:rsidRDefault="00EB0D30" w:rsidP="007B0193">
            <w:pPr>
              <w:pStyle w:val="Tabletext0"/>
            </w:pPr>
            <w:r w:rsidRPr="00CC0B1E">
              <w:t>string</w:t>
            </w:r>
          </w:p>
        </w:tc>
        <w:tc>
          <w:tcPr>
            <w:tcW w:w="454" w:type="pct"/>
            <w:tcBorders>
              <w:top w:val="nil"/>
              <w:left w:val="nil"/>
              <w:bottom w:val="single" w:sz="4" w:space="0" w:color="auto"/>
              <w:right w:val="single" w:sz="4" w:space="0" w:color="auto"/>
            </w:tcBorders>
          </w:tcPr>
          <w:p w:rsidR="00EB0D30" w:rsidRPr="00CC0B1E" w:rsidRDefault="00EB0D30" w:rsidP="007B0193">
            <w:pPr>
              <w:pStyle w:val="Tabletext0"/>
            </w:pPr>
            <w:r w:rsidRPr="00CC0B1E">
              <w:t>1</w:t>
            </w:r>
            <w:r>
              <w:t>..</w:t>
            </w:r>
            <w:r w:rsidRPr="00CC0B1E">
              <w:t>16</w:t>
            </w:r>
          </w:p>
        </w:tc>
        <w:tc>
          <w:tcPr>
            <w:tcW w:w="454" w:type="pct"/>
            <w:tcBorders>
              <w:top w:val="nil"/>
              <w:left w:val="nil"/>
              <w:bottom w:val="single" w:sz="4" w:space="0" w:color="auto"/>
              <w:right w:val="single" w:sz="4" w:space="0" w:color="auto"/>
            </w:tcBorders>
          </w:tcPr>
          <w:p w:rsidR="00EB0D30" w:rsidRPr="00CC0B1E" w:rsidRDefault="00EB0D30" w:rsidP="007B0193">
            <w:pPr>
              <w:pStyle w:val="Tabletext0"/>
            </w:pPr>
            <w:r w:rsidRPr="00CC0B1E">
              <w:t>N</w:t>
            </w:r>
          </w:p>
        </w:tc>
        <w:tc>
          <w:tcPr>
            <w:tcW w:w="2280" w:type="pct"/>
            <w:tcBorders>
              <w:top w:val="nil"/>
              <w:left w:val="nil"/>
              <w:bottom w:val="single" w:sz="4" w:space="0" w:color="auto"/>
              <w:right w:val="single" w:sz="4" w:space="0" w:color="auto"/>
            </w:tcBorders>
          </w:tcPr>
          <w:p w:rsidR="00EB0D30" w:rsidRPr="00CC0B1E" w:rsidRDefault="00EB0D30" w:rsidP="007B0193">
            <w:pPr>
              <w:pStyle w:val="Tabletext0"/>
            </w:pPr>
            <w:r w:rsidRPr="00CC0B1E">
              <w:t>Zip</w:t>
            </w:r>
            <w:r>
              <w:t xml:space="preserve"> code.</w:t>
            </w:r>
            <w:r>
              <w:br/>
              <w:t>Must be in format of ##### or #####-####</w:t>
            </w:r>
          </w:p>
        </w:tc>
      </w:tr>
      <w:tr w:rsidR="00EB0D30" w:rsidTr="00EB0D30">
        <w:trPr>
          <w:trHeight w:val="240"/>
        </w:trPr>
        <w:tc>
          <w:tcPr>
            <w:tcW w:w="1330" w:type="pct"/>
            <w:tcBorders>
              <w:top w:val="nil"/>
              <w:left w:val="single" w:sz="4" w:space="0" w:color="auto"/>
              <w:bottom w:val="single" w:sz="4" w:space="0" w:color="auto"/>
              <w:right w:val="single" w:sz="4" w:space="0" w:color="auto"/>
            </w:tcBorders>
          </w:tcPr>
          <w:p w:rsidR="00EB0D30" w:rsidRPr="00CC0B1E" w:rsidRDefault="00EB0D30" w:rsidP="007B0193">
            <w:pPr>
              <w:pStyle w:val="Tabletext0"/>
            </w:pPr>
            <w:r>
              <w:t xml:space="preserve">            </w:t>
            </w:r>
            <w:r w:rsidRPr="00CC0B1E">
              <w:t>Country</w:t>
            </w:r>
          </w:p>
        </w:tc>
        <w:tc>
          <w:tcPr>
            <w:tcW w:w="482" w:type="pct"/>
            <w:tcBorders>
              <w:top w:val="nil"/>
              <w:left w:val="nil"/>
              <w:bottom w:val="single" w:sz="4" w:space="0" w:color="auto"/>
              <w:right w:val="single" w:sz="4" w:space="0" w:color="auto"/>
            </w:tcBorders>
          </w:tcPr>
          <w:p w:rsidR="00EB0D30" w:rsidRPr="00CC0B1E" w:rsidRDefault="00EB0D30" w:rsidP="007B0193">
            <w:pPr>
              <w:pStyle w:val="Tabletext0"/>
            </w:pPr>
            <w:r w:rsidRPr="00CC0B1E">
              <w:t>string</w:t>
            </w:r>
          </w:p>
        </w:tc>
        <w:tc>
          <w:tcPr>
            <w:tcW w:w="454" w:type="pct"/>
            <w:tcBorders>
              <w:top w:val="nil"/>
              <w:left w:val="nil"/>
              <w:bottom w:val="single" w:sz="4" w:space="0" w:color="auto"/>
              <w:right w:val="single" w:sz="4" w:space="0" w:color="auto"/>
            </w:tcBorders>
          </w:tcPr>
          <w:p w:rsidR="00EB0D30" w:rsidRPr="00CC0B1E" w:rsidRDefault="00EB0D30" w:rsidP="007B0193">
            <w:pPr>
              <w:pStyle w:val="Tabletext0"/>
            </w:pPr>
            <w:r w:rsidRPr="00CC0B1E">
              <w:t>2</w:t>
            </w:r>
          </w:p>
        </w:tc>
        <w:tc>
          <w:tcPr>
            <w:tcW w:w="454" w:type="pct"/>
            <w:tcBorders>
              <w:top w:val="nil"/>
              <w:left w:val="nil"/>
              <w:bottom w:val="single" w:sz="4" w:space="0" w:color="auto"/>
              <w:right w:val="single" w:sz="4" w:space="0" w:color="auto"/>
            </w:tcBorders>
          </w:tcPr>
          <w:p w:rsidR="00EB0D30" w:rsidRPr="00CC0B1E" w:rsidRDefault="00EB0D30" w:rsidP="007B0193">
            <w:pPr>
              <w:pStyle w:val="Tabletext0"/>
            </w:pPr>
            <w:r w:rsidRPr="00CC0B1E">
              <w:t>N</w:t>
            </w:r>
          </w:p>
        </w:tc>
        <w:tc>
          <w:tcPr>
            <w:tcW w:w="2280" w:type="pct"/>
            <w:tcBorders>
              <w:top w:val="nil"/>
              <w:left w:val="nil"/>
              <w:bottom w:val="single" w:sz="4" w:space="0" w:color="auto"/>
              <w:right w:val="single" w:sz="4" w:space="0" w:color="auto"/>
            </w:tcBorders>
          </w:tcPr>
          <w:p w:rsidR="00EB0D30" w:rsidRPr="00CC0B1E" w:rsidRDefault="00EB0D30" w:rsidP="007B0193">
            <w:pPr>
              <w:pStyle w:val="Tabletext0"/>
            </w:pPr>
            <w:r>
              <w:t>Recipient Country.</w:t>
            </w:r>
            <w:r>
              <w:br/>
              <w:t>Allows values: US</w:t>
            </w:r>
          </w:p>
        </w:tc>
      </w:tr>
      <w:tr w:rsidR="00EB0D30" w:rsidTr="00EB0D30">
        <w:trPr>
          <w:trHeight w:val="240"/>
        </w:trPr>
        <w:tc>
          <w:tcPr>
            <w:tcW w:w="1330" w:type="pct"/>
            <w:tcBorders>
              <w:top w:val="single" w:sz="4" w:space="0" w:color="auto"/>
              <w:left w:val="single" w:sz="4" w:space="0" w:color="auto"/>
              <w:bottom w:val="single" w:sz="4" w:space="0" w:color="auto"/>
            </w:tcBorders>
            <w:shd w:val="clear" w:color="auto" w:fill="A6A6A6" w:themeFill="background1" w:themeFillShade="A6"/>
          </w:tcPr>
          <w:p w:rsidR="00EB0D30" w:rsidRPr="006D4613" w:rsidRDefault="00EB0D30" w:rsidP="007B0193">
            <w:pPr>
              <w:pStyle w:val="TabletextBold"/>
            </w:pPr>
            <w:r>
              <w:t xml:space="preserve">    </w:t>
            </w:r>
            <w:r w:rsidRPr="006D4613">
              <w:t xml:space="preserve">PaymentDetail                                                                        </w:t>
            </w:r>
          </w:p>
        </w:tc>
        <w:tc>
          <w:tcPr>
            <w:tcW w:w="482" w:type="pct"/>
            <w:tcBorders>
              <w:top w:val="single" w:sz="4" w:space="0" w:color="auto"/>
              <w:bottom w:val="single" w:sz="4" w:space="0" w:color="auto"/>
            </w:tcBorders>
            <w:shd w:val="clear" w:color="auto" w:fill="A6A6A6" w:themeFill="background1" w:themeFillShade="A6"/>
          </w:tcPr>
          <w:p w:rsidR="00EB0D30" w:rsidRPr="006D4613" w:rsidRDefault="00EB0D30" w:rsidP="007B0193">
            <w:pPr>
              <w:pStyle w:val="Tabletext0"/>
            </w:pPr>
          </w:p>
        </w:tc>
        <w:tc>
          <w:tcPr>
            <w:tcW w:w="454" w:type="pct"/>
            <w:tcBorders>
              <w:top w:val="single" w:sz="4" w:space="0" w:color="auto"/>
              <w:bottom w:val="single" w:sz="4" w:space="0" w:color="auto"/>
            </w:tcBorders>
            <w:shd w:val="clear" w:color="auto" w:fill="A6A6A6" w:themeFill="background1" w:themeFillShade="A6"/>
          </w:tcPr>
          <w:p w:rsidR="00EB0D30" w:rsidRPr="006D4613" w:rsidRDefault="00EB0D30" w:rsidP="007B0193">
            <w:pPr>
              <w:pStyle w:val="Tabletext0"/>
            </w:pPr>
          </w:p>
        </w:tc>
        <w:tc>
          <w:tcPr>
            <w:tcW w:w="454" w:type="pct"/>
            <w:tcBorders>
              <w:top w:val="single" w:sz="4" w:space="0" w:color="auto"/>
              <w:bottom w:val="single" w:sz="4" w:space="0" w:color="auto"/>
            </w:tcBorders>
            <w:shd w:val="clear" w:color="auto" w:fill="A6A6A6" w:themeFill="background1" w:themeFillShade="A6"/>
          </w:tcPr>
          <w:p w:rsidR="00EB0D30" w:rsidRPr="006D4613" w:rsidRDefault="00EB0D30" w:rsidP="007B0193">
            <w:pPr>
              <w:pStyle w:val="TabletextBold"/>
            </w:pPr>
            <w:r w:rsidRPr="006D4613">
              <w:t>Y</w:t>
            </w:r>
          </w:p>
        </w:tc>
        <w:tc>
          <w:tcPr>
            <w:tcW w:w="2280" w:type="pct"/>
            <w:tcBorders>
              <w:top w:val="single" w:sz="4" w:space="0" w:color="auto"/>
              <w:bottom w:val="single" w:sz="4" w:space="0" w:color="auto"/>
            </w:tcBorders>
            <w:shd w:val="clear" w:color="auto" w:fill="A6A6A6" w:themeFill="background1" w:themeFillShade="A6"/>
          </w:tcPr>
          <w:p w:rsidR="00EB0D30" w:rsidRPr="006D4613" w:rsidRDefault="00EB0D30" w:rsidP="007B0193">
            <w:pPr>
              <w:pStyle w:val="Tabletext0"/>
            </w:pPr>
            <w:r w:rsidRPr="006D4613">
              <w:t>Payment Details</w:t>
            </w:r>
          </w:p>
        </w:tc>
      </w:tr>
      <w:tr w:rsidR="00EB0D30" w:rsidTr="00EB0D30">
        <w:trPr>
          <w:trHeight w:val="1115"/>
        </w:trPr>
        <w:tc>
          <w:tcPr>
            <w:tcW w:w="1330" w:type="pct"/>
            <w:tcBorders>
              <w:top w:val="nil"/>
              <w:left w:val="single" w:sz="4" w:space="0" w:color="auto"/>
              <w:bottom w:val="single" w:sz="4" w:space="0" w:color="auto"/>
              <w:right w:val="single" w:sz="4" w:space="0" w:color="auto"/>
            </w:tcBorders>
          </w:tcPr>
          <w:p w:rsidR="00EB0D30" w:rsidRPr="00E95EA8" w:rsidRDefault="00EB0D30" w:rsidP="007B0193">
            <w:pPr>
              <w:pStyle w:val="Tabletext0"/>
            </w:pPr>
            <w:r>
              <w:t xml:space="preserve">        </w:t>
            </w:r>
            <w:r w:rsidRPr="00E95EA8">
              <w:t>PayFromAccountNumber</w:t>
            </w:r>
          </w:p>
        </w:tc>
        <w:tc>
          <w:tcPr>
            <w:tcW w:w="482" w:type="pct"/>
            <w:tcBorders>
              <w:top w:val="nil"/>
              <w:left w:val="nil"/>
              <w:bottom w:val="single" w:sz="4" w:space="0" w:color="auto"/>
              <w:right w:val="single" w:sz="4" w:space="0" w:color="auto"/>
            </w:tcBorders>
          </w:tcPr>
          <w:p w:rsidR="00EB0D30" w:rsidRPr="00E95EA8" w:rsidRDefault="00EB0D30" w:rsidP="007B0193">
            <w:pPr>
              <w:pStyle w:val="Tabletext0"/>
            </w:pPr>
            <w:r w:rsidRPr="00E95EA8">
              <w:t>string</w:t>
            </w:r>
          </w:p>
        </w:tc>
        <w:tc>
          <w:tcPr>
            <w:tcW w:w="454" w:type="pct"/>
            <w:tcBorders>
              <w:top w:val="nil"/>
              <w:left w:val="nil"/>
              <w:bottom w:val="single" w:sz="4" w:space="0" w:color="auto"/>
              <w:right w:val="single" w:sz="4" w:space="0" w:color="auto"/>
            </w:tcBorders>
          </w:tcPr>
          <w:p w:rsidR="00EB0D30" w:rsidRPr="00E95EA8" w:rsidRDefault="00EB0D30" w:rsidP="007B0193">
            <w:pPr>
              <w:pStyle w:val="Tabletext0"/>
            </w:pPr>
            <w:r w:rsidRPr="00E95EA8">
              <w:t>1..23</w:t>
            </w:r>
          </w:p>
        </w:tc>
        <w:tc>
          <w:tcPr>
            <w:tcW w:w="454" w:type="pct"/>
            <w:tcBorders>
              <w:top w:val="nil"/>
              <w:left w:val="nil"/>
              <w:bottom w:val="single" w:sz="4" w:space="0" w:color="auto"/>
              <w:right w:val="single" w:sz="4" w:space="0" w:color="auto"/>
            </w:tcBorders>
          </w:tcPr>
          <w:p w:rsidR="00EB0D30" w:rsidRPr="00E95EA8" w:rsidRDefault="00EB0D30" w:rsidP="007B0193">
            <w:pPr>
              <w:pStyle w:val="Tabletext0"/>
            </w:pPr>
            <w:r w:rsidRPr="00E95EA8">
              <w:t>N</w:t>
            </w:r>
          </w:p>
        </w:tc>
        <w:tc>
          <w:tcPr>
            <w:tcW w:w="2280" w:type="pct"/>
            <w:tcBorders>
              <w:top w:val="nil"/>
              <w:left w:val="nil"/>
              <w:bottom w:val="single" w:sz="4" w:space="0" w:color="auto"/>
              <w:right w:val="single" w:sz="4" w:space="0" w:color="auto"/>
            </w:tcBorders>
          </w:tcPr>
          <w:p w:rsidR="00EB0D30" w:rsidRPr="00E95EA8" w:rsidRDefault="00EB0D30" w:rsidP="007B0193">
            <w:pPr>
              <w:pStyle w:val="Tabletext0"/>
            </w:pPr>
            <w:r>
              <w:t>Payment</w:t>
            </w:r>
            <w:r w:rsidRPr="00E95EA8">
              <w:t xml:space="preserve"> account from </w:t>
            </w:r>
            <w:r>
              <w:t>which</w:t>
            </w:r>
            <w:r w:rsidRPr="00E95EA8">
              <w:t xml:space="preserve"> </w:t>
            </w:r>
            <w:r>
              <w:t>f</w:t>
            </w:r>
            <w:r w:rsidRPr="00E95EA8">
              <w:t>unds ar</w:t>
            </w:r>
            <w:r>
              <w:t>e taken for this payment.</w:t>
            </w:r>
          </w:p>
          <w:p w:rsidR="00EB0D30" w:rsidRDefault="00EB0D30" w:rsidP="007B0193">
            <w:pPr>
              <w:pStyle w:val="Tabletext0"/>
            </w:pPr>
            <w:r>
              <w:t>If not specified, the default payment account for the payer will be used.</w:t>
            </w:r>
          </w:p>
          <w:p w:rsidR="00EB0D30" w:rsidRPr="00E95EA8" w:rsidRDefault="00EB0D30" w:rsidP="007B0193">
            <w:pPr>
              <w:pStyle w:val="Tabletext0"/>
            </w:pPr>
            <w:r w:rsidRPr="00E95EA8">
              <w:t xml:space="preserve">If </w:t>
            </w:r>
            <w:r>
              <w:t>not</w:t>
            </w:r>
            <w:r w:rsidRPr="00E95EA8">
              <w:t xml:space="preserve"> specified</w:t>
            </w:r>
            <w:r>
              <w:t>,</w:t>
            </w:r>
            <w:r w:rsidRPr="00E95EA8">
              <w:t xml:space="preserve"> and no default </w:t>
            </w:r>
            <w:r>
              <w:t xml:space="preserve">payment </w:t>
            </w:r>
            <w:r w:rsidRPr="00E95EA8">
              <w:t>account exists for the Payer</w:t>
            </w:r>
            <w:r>
              <w:t xml:space="preserve">, the payment will fail.—This is not </w:t>
            </w:r>
            <w:r w:rsidR="0081455C">
              <w:t>mandatory</w:t>
            </w:r>
          </w:p>
        </w:tc>
      </w:tr>
      <w:tr w:rsidR="00EB0D30" w:rsidTr="00EB0D30">
        <w:trPr>
          <w:trHeight w:val="240"/>
        </w:trPr>
        <w:tc>
          <w:tcPr>
            <w:tcW w:w="1330" w:type="pct"/>
            <w:tcBorders>
              <w:top w:val="nil"/>
              <w:left w:val="single" w:sz="4" w:space="0" w:color="auto"/>
              <w:bottom w:val="single" w:sz="4" w:space="0" w:color="auto"/>
              <w:right w:val="single" w:sz="4" w:space="0" w:color="auto"/>
            </w:tcBorders>
          </w:tcPr>
          <w:p w:rsidR="00EB0D30" w:rsidRPr="006D4613" w:rsidRDefault="00EB0D30" w:rsidP="007B0193">
            <w:pPr>
              <w:pStyle w:val="Tabletext0"/>
            </w:pPr>
            <w:r>
              <w:t xml:space="preserve">        </w:t>
            </w:r>
            <w:r w:rsidRPr="006D4613">
              <w:t>Amount</w:t>
            </w:r>
          </w:p>
        </w:tc>
        <w:tc>
          <w:tcPr>
            <w:tcW w:w="482" w:type="pct"/>
            <w:tcBorders>
              <w:top w:val="nil"/>
              <w:left w:val="nil"/>
              <w:bottom w:val="single" w:sz="4" w:space="0" w:color="auto"/>
              <w:right w:val="single" w:sz="4" w:space="0" w:color="auto"/>
            </w:tcBorders>
          </w:tcPr>
          <w:p w:rsidR="00EB0D30" w:rsidRPr="006D4613" w:rsidRDefault="00EB0D30" w:rsidP="007B0193">
            <w:pPr>
              <w:pStyle w:val="Tabletext0"/>
            </w:pPr>
            <w:r w:rsidRPr="006D4613">
              <w:t>decimal</w:t>
            </w:r>
          </w:p>
        </w:tc>
        <w:tc>
          <w:tcPr>
            <w:tcW w:w="454" w:type="pct"/>
            <w:tcBorders>
              <w:top w:val="nil"/>
              <w:left w:val="nil"/>
              <w:bottom w:val="single" w:sz="4" w:space="0" w:color="auto"/>
              <w:right w:val="single" w:sz="4" w:space="0" w:color="auto"/>
            </w:tcBorders>
          </w:tcPr>
          <w:p w:rsidR="00EB0D30" w:rsidRPr="006D4613" w:rsidRDefault="00EB0D30" w:rsidP="007B0193">
            <w:pPr>
              <w:pStyle w:val="Tabletext0"/>
            </w:pPr>
            <w:r w:rsidRPr="006D4613">
              <w:t>0..9,2</w:t>
            </w:r>
          </w:p>
        </w:tc>
        <w:tc>
          <w:tcPr>
            <w:tcW w:w="454" w:type="pct"/>
            <w:tcBorders>
              <w:top w:val="nil"/>
              <w:left w:val="nil"/>
              <w:bottom w:val="single" w:sz="4" w:space="0" w:color="auto"/>
              <w:right w:val="single" w:sz="4" w:space="0" w:color="auto"/>
            </w:tcBorders>
          </w:tcPr>
          <w:p w:rsidR="00EB0D30" w:rsidRPr="006D4613" w:rsidRDefault="00EB0D30" w:rsidP="007B0193">
            <w:pPr>
              <w:pStyle w:val="Tabletext0"/>
            </w:pPr>
            <w:r w:rsidRPr="006D4613">
              <w:t>Y</w:t>
            </w:r>
          </w:p>
        </w:tc>
        <w:tc>
          <w:tcPr>
            <w:tcW w:w="2280" w:type="pct"/>
            <w:tcBorders>
              <w:top w:val="nil"/>
              <w:left w:val="nil"/>
              <w:bottom w:val="single" w:sz="4" w:space="0" w:color="auto"/>
              <w:right w:val="single" w:sz="4" w:space="0" w:color="auto"/>
            </w:tcBorders>
          </w:tcPr>
          <w:p w:rsidR="00EB0D30" w:rsidRPr="006D4613" w:rsidRDefault="00EB0D30" w:rsidP="007B0193">
            <w:pPr>
              <w:pStyle w:val="Tabletext0"/>
            </w:pPr>
            <w:r>
              <w:t>Payment amount.</w:t>
            </w:r>
          </w:p>
        </w:tc>
      </w:tr>
      <w:tr w:rsidR="00EB0D30" w:rsidRPr="008921D2" w:rsidTr="00EB0D30">
        <w:trPr>
          <w:trHeight w:val="240"/>
        </w:trPr>
        <w:tc>
          <w:tcPr>
            <w:tcW w:w="1330" w:type="pct"/>
            <w:tcBorders>
              <w:top w:val="nil"/>
              <w:left w:val="single" w:sz="4" w:space="0" w:color="auto"/>
              <w:bottom w:val="single" w:sz="4" w:space="0" w:color="auto"/>
              <w:right w:val="single" w:sz="4" w:space="0" w:color="auto"/>
            </w:tcBorders>
          </w:tcPr>
          <w:p w:rsidR="00EB0D30" w:rsidRPr="006D4613" w:rsidRDefault="00EB0D30" w:rsidP="007B0193">
            <w:pPr>
              <w:pStyle w:val="Tabletext0"/>
            </w:pPr>
            <w:r>
              <w:t xml:space="preserve">        </w:t>
            </w:r>
            <w:r w:rsidRPr="006D4613">
              <w:t>PriorityType</w:t>
            </w:r>
          </w:p>
        </w:tc>
        <w:tc>
          <w:tcPr>
            <w:tcW w:w="482" w:type="pct"/>
            <w:tcBorders>
              <w:top w:val="nil"/>
              <w:left w:val="nil"/>
              <w:bottom w:val="single" w:sz="4" w:space="0" w:color="auto"/>
              <w:right w:val="single" w:sz="4" w:space="0" w:color="auto"/>
            </w:tcBorders>
          </w:tcPr>
          <w:p w:rsidR="00EB0D30" w:rsidRPr="006D4613" w:rsidRDefault="00EB0D30" w:rsidP="007B0193">
            <w:pPr>
              <w:pStyle w:val="Tabletext0"/>
            </w:pPr>
            <w:r w:rsidRPr="006D4613">
              <w:t>string</w:t>
            </w:r>
          </w:p>
        </w:tc>
        <w:tc>
          <w:tcPr>
            <w:tcW w:w="454" w:type="pct"/>
            <w:tcBorders>
              <w:top w:val="nil"/>
              <w:left w:val="nil"/>
              <w:bottom w:val="single" w:sz="4" w:space="0" w:color="auto"/>
              <w:right w:val="single" w:sz="4" w:space="0" w:color="auto"/>
            </w:tcBorders>
          </w:tcPr>
          <w:p w:rsidR="00EB0D30" w:rsidRPr="006D4613" w:rsidRDefault="00EB0D30" w:rsidP="007B0193">
            <w:pPr>
              <w:pStyle w:val="Tabletext0"/>
            </w:pPr>
          </w:p>
        </w:tc>
        <w:tc>
          <w:tcPr>
            <w:tcW w:w="454" w:type="pct"/>
            <w:tcBorders>
              <w:top w:val="nil"/>
              <w:left w:val="nil"/>
              <w:bottom w:val="single" w:sz="4" w:space="0" w:color="auto"/>
              <w:right w:val="single" w:sz="4" w:space="0" w:color="auto"/>
            </w:tcBorders>
          </w:tcPr>
          <w:p w:rsidR="00EB0D30" w:rsidRPr="006D4613" w:rsidRDefault="00EB0D30" w:rsidP="007B0193">
            <w:pPr>
              <w:pStyle w:val="Tabletext0"/>
            </w:pPr>
            <w:r w:rsidRPr="006D4613">
              <w:t>Y</w:t>
            </w:r>
          </w:p>
        </w:tc>
        <w:tc>
          <w:tcPr>
            <w:tcW w:w="2280" w:type="pct"/>
            <w:tcBorders>
              <w:top w:val="nil"/>
              <w:left w:val="nil"/>
              <w:bottom w:val="single" w:sz="4" w:space="0" w:color="auto"/>
              <w:right w:val="single" w:sz="4" w:space="0" w:color="auto"/>
            </w:tcBorders>
          </w:tcPr>
          <w:p w:rsidR="00EB0D30" w:rsidRPr="006D4613" w:rsidRDefault="00EB0D30" w:rsidP="007B0193">
            <w:pPr>
              <w:pStyle w:val="Tabletext0"/>
            </w:pPr>
            <w:r>
              <w:t>Specifies type of Zelle payment. Allowed values:</w:t>
            </w:r>
            <w:r>
              <w:br/>
              <w:t xml:space="preserve">STANDARD - Specifies a Zelle standard payment should be created. </w:t>
            </w:r>
            <w:r>
              <w:br/>
            </w:r>
            <w:r w:rsidRPr="006D4613">
              <w:t>INSTANT</w:t>
            </w:r>
            <w:r>
              <w:t xml:space="preserve"> - Requests a Zelle instant payment. Instant payments will be downgraded to standard payments if the receiving financial </w:t>
            </w:r>
            <w:r w:rsidR="0081455C">
              <w:t>institution</w:t>
            </w:r>
            <w:r>
              <w:t xml:space="preserve"> does not support them.</w:t>
            </w:r>
          </w:p>
        </w:tc>
      </w:tr>
      <w:tr w:rsidR="00EB0D30" w:rsidTr="00EB0D30">
        <w:trPr>
          <w:trHeight w:val="240"/>
        </w:trPr>
        <w:tc>
          <w:tcPr>
            <w:tcW w:w="1330" w:type="pct"/>
            <w:tcBorders>
              <w:top w:val="nil"/>
              <w:left w:val="single" w:sz="4" w:space="0" w:color="auto"/>
              <w:bottom w:val="single" w:sz="4" w:space="0" w:color="auto"/>
              <w:right w:val="single" w:sz="4" w:space="0" w:color="auto"/>
            </w:tcBorders>
          </w:tcPr>
          <w:p w:rsidR="00EB0D30" w:rsidRPr="006D4613" w:rsidRDefault="00EB0D30" w:rsidP="007B0193">
            <w:pPr>
              <w:pStyle w:val="Tabletext0"/>
            </w:pPr>
            <w:r>
              <w:t xml:space="preserve">        </w:t>
            </w:r>
            <w:r w:rsidRPr="006D4613">
              <w:t>Memo</w:t>
            </w:r>
          </w:p>
        </w:tc>
        <w:tc>
          <w:tcPr>
            <w:tcW w:w="482" w:type="pct"/>
            <w:tcBorders>
              <w:top w:val="nil"/>
              <w:left w:val="nil"/>
              <w:bottom w:val="single" w:sz="4" w:space="0" w:color="auto"/>
              <w:right w:val="single" w:sz="4" w:space="0" w:color="auto"/>
            </w:tcBorders>
          </w:tcPr>
          <w:p w:rsidR="00EB0D30" w:rsidRPr="006D4613" w:rsidRDefault="00EB0D30" w:rsidP="007B0193">
            <w:pPr>
              <w:pStyle w:val="Tabletext0"/>
            </w:pPr>
            <w:r w:rsidRPr="006D4613">
              <w:t>string</w:t>
            </w:r>
          </w:p>
        </w:tc>
        <w:tc>
          <w:tcPr>
            <w:tcW w:w="454" w:type="pct"/>
            <w:tcBorders>
              <w:top w:val="nil"/>
              <w:left w:val="nil"/>
              <w:bottom w:val="single" w:sz="4" w:space="0" w:color="auto"/>
              <w:right w:val="single" w:sz="4" w:space="0" w:color="auto"/>
            </w:tcBorders>
          </w:tcPr>
          <w:p w:rsidR="00EB0D30" w:rsidRPr="006D4613" w:rsidRDefault="00EB0D30" w:rsidP="007B0193">
            <w:pPr>
              <w:pStyle w:val="Tabletext0"/>
            </w:pPr>
            <w:r w:rsidRPr="006D4613">
              <w:t>1..200</w:t>
            </w:r>
          </w:p>
        </w:tc>
        <w:tc>
          <w:tcPr>
            <w:tcW w:w="454" w:type="pct"/>
            <w:tcBorders>
              <w:top w:val="nil"/>
              <w:left w:val="nil"/>
              <w:bottom w:val="single" w:sz="4" w:space="0" w:color="auto"/>
              <w:right w:val="single" w:sz="4" w:space="0" w:color="auto"/>
            </w:tcBorders>
          </w:tcPr>
          <w:p w:rsidR="00EB0D30" w:rsidRPr="006D4613" w:rsidRDefault="00EB0D30" w:rsidP="007B0193">
            <w:pPr>
              <w:pStyle w:val="Tabletext0"/>
            </w:pPr>
            <w:r w:rsidRPr="006D4613">
              <w:t>N</w:t>
            </w:r>
          </w:p>
        </w:tc>
        <w:tc>
          <w:tcPr>
            <w:tcW w:w="2280" w:type="pct"/>
            <w:tcBorders>
              <w:top w:val="nil"/>
              <w:left w:val="nil"/>
              <w:bottom w:val="single" w:sz="4" w:space="0" w:color="auto"/>
              <w:right w:val="single" w:sz="4" w:space="0" w:color="auto"/>
            </w:tcBorders>
          </w:tcPr>
          <w:p w:rsidR="00EB0D30" w:rsidRPr="006D4613" w:rsidRDefault="00EB0D30" w:rsidP="007B0193">
            <w:pPr>
              <w:pStyle w:val="Tabletext0"/>
            </w:pPr>
            <w:r>
              <w:t>Information/message to the recipient to be included in the payment notification.</w:t>
            </w:r>
          </w:p>
        </w:tc>
      </w:tr>
      <w:tr w:rsidR="00EB0D30" w:rsidTr="00EB0D30">
        <w:trPr>
          <w:trHeight w:val="240"/>
        </w:trPr>
        <w:tc>
          <w:tcPr>
            <w:tcW w:w="1330" w:type="pct"/>
            <w:tcBorders>
              <w:top w:val="nil"/>
              <w:left w:val="single" w:sz="4" w:space="0" w:color="auto"/>
              <w:bottom w:val="single" w:sz="4" w:space="0" w:color="auto"/>
              <w:right w:val="single" w:sz="4" w:space="0" w:color="auto"/>
            </w:tcBorders>
          </w:tcPr>
          <w:p w:rsidR="00EB0D30" w:rsidRPr="00085CAD" w:rsidRDefault="00EB0D30" w:rsidP="007B0193">
            <w:pPr>
              <w:pStyle w:val="Tabletext0"/>
            </w:pPr>
            <w:r w:rsidRPr="00085CAD">
              <w:t xml:space="preserve">        ExpirationDays</w:t>
            </w:r>
          </w:p>
        </w:tc>
        <w:tc>
          <w:tcPr>
            <w:tcW w:w="482" w:type="pct"/>
            <w:tcBorders>
              <w:top w:val="nil"/>
              <w:left w:val="nil"/>
              <w:bottom w:val="single" w:sz="4" w:space="0" w:color="auto"/>
              <w:right w:val="single" w:sz="4" w:space="0" w:color="auto"/>
            </w:tcBorders>
          </w:tcPr>
          <w:p w:rsidR="00EB0D30" w:rsidRPr="00085CAD" w:rsidRDefault="00EB0D30" w:rsidP="007B0193">
            <w:pPr>
              <w:pStyle w:val="Tabletext0"/>
            </w:pPr>
            <w:r w:rsidRPr="00085CAD">
              <w:t>string</w:t>
            </w:r>
          </w:p>
        </w:tc>
        <w:tc>
          <w:tcPr>
            <w:tcW w:w="454" w:type="pct"/>
            <w:tcBorders>
              <w:top w:val="nil"/>
              <w:left w:val="nil"/>
              <w:bottom w:val="single" w:sz="4" w:space="0" w:color="auto"/>
              <w:right w:val="single" w:sz="4" w:space="0" w:color="auto"/>
            </w:tcBorders>
          </w:tcPr>
          <w:p w:rsidR="00EB0D30" w:rsidRPr="00085CAD" w:rsidRDefault="00EB0D30" w:rsidP="007B0193">
            <w:pPr>
              <w:pStyle w:val="Tabletext0"/>
            </w:pPr>
            <w:r w:rsidRPr="00085CAD">
              <w:t>2</w:t>
            </w:r>
          </w:p>
        </w:tc>
        <w:tc>
          <w:tcPr>
            <w:tcW w:w="454" w:type="pct"/>
            <w:tcBorders>
              <w:top w:val="nil"/>
              <w:left w:val="nil"/>
              <w:bottom w:val="single" w:sz="4" w:space="0" w:color="auto"/>
              <w:right w:val="single" w:sz="4" w:space="0" w:color="auto"/>
            </w:tcBorders>
          </w:tcPr>
          <w:p w:rsidR="00EB0D30" w:rsidRPr="00085CAD" w:rsidRDefault="00EB0D30" w:rsidP="007B0193">
            <w:pPr>
              <w:pStyle w:val="Tabletext0"/>
            </w:pPr>
            <w:r w:rsidRPr="00085CAD">
              <w:t>N</w:t>
            </w:r>
          </w:p>
        </w:tc>
        <w:tc>
          <w:tcPr>
            <w:tcW w:w="2280" w:type="pct"/>
            <w:tcBorders>
              <w:top w:val="nil"/>
              <w:left w:val="nil"/>
              <w:bottom w:val="single" w:sz="4" w:space="0" w:color="auto"/>
              <w:right w:val="single" w:sz="4" w:space="0" w:color="auto"/>
            </w:tcBorders>
          </w:tcPr>
          <w:p w:rsidR="00EB0D30" w:rsidRPr="00085CAD" w:rsidRDefault="00EB0D30" w:rsidP="007B0193">
            <w:pPr>
              <w:pStyle w:val="Tabletext0"/>
            </w:pPr>
            <w:r w:rsidRPr="00085CAD">
              <w:t>Number of calendar days the payment is available to the recipient before being cancelled.</w:t>
            </w:r>
            <w:r w:rsidRPr="00085CAD">
              <w:br/>
              <w:t>If not specified, uses default defined for Payer.</w:t>
            </w:r>
          </w:p>
          <w:p w:rsidR="00EB0D30" w:rsidRPr="00085CAD" w:rsidRDefault="00EB0D30" w:rsidP="007B0193">
            <w:pPr>
              <w:pStyle w:val="Tabletext0"/>
            </w:pPr>
            <w:r w:rsidRPr="00085CAD">
              <w:t>Client Specific Expiration date ( Include in  payment file)</w:t>
            </w:r>
          </w:p>
          <w:p w:rsidR="00EB0D30" w:rsidRPr="00085CAD" w:rsidRDefault="00EB0D30" w:rsidP="007B0193">
            <w:pPr>
              <w:pStyle w:val="Tabletext0"/>
            </w:pPr>
            <w:r w:rsidRPr="00085CAD">
              <w:t xml:space="preserve">If the payment expiration day is 0 </w:t>
            </w:r>
          </w:p>
        </w:tc>
      </w:tr>
      <w:tr w:rsidR="00EB0D30" w:rsidTr="00EB0D30">
        <w:trPr>
          <w:trHeight w:val="240"/>
        </w:trPr>
        <w:tc>
          <w:tcPr>
            <w:tcW w:w="1330" w:type="pct"/>
            <w:tcBorders>
              <w:top w:val="single" w:sz="4" w:space="0" w:color="auto"/>
              <w:left w:val="single" w:sz="4" w:space="0" w:color="auto"/>
              <w:bottom w:val="single" w:sz="4" w:space="0" w:color="auto"/>
            </w:tcBorders>
            <w:shd w:val="clear" w:color="auto" w:fill="A6A6A6" w:themeFill="background1" w:themeFillShade="A6"/>
          </w:tcPr>
          <w:p w:rsidR="00EB0D30" w:rsidRPr="00D434A9" w:rsidRDefault="00EB0D30" w:rsidP="007B0193">
            <w:pPr>
              <w:pStyle w:val="TabletextBold"/>
            </w:pPr>
            <w:r>
              <w:t xml:space="preserve">        </w:t>
            </w:r>
            <w:r w:rsidRPr="00D434A9">
              <w:t>PaymentParameters</w:t>
            </w:r>
          </w:p>
        </w:tc>
        <w:tc>
          <w:tcPr>
            <w:tcW w:w="482" w:type="pct"/>
            <w:tcBorders>
              <w:top w:val="single" w:sz="4" w:space="0" w:color="auto"/>
              <w:bottom w:val="single" w:sz="4" w:space="0" w:color="auto"/>
            </w:tcBorders>
            <w:shd w:val="clear" w:color="auto" w:fill="A6A6A6" w:themeFill="background1" w:themeFillShade="A6"/>
          </w:tcPr>
          <w:p w:rsidR="00EB0D30" w:rsidRPr="00D434A9" w:rsidRDefault="00EB0D30" w:rsidP="007B0193">
            <w:pPr>
              <w:pStyle w:val="Tabletext0"/>
            </w:pPr>
          </w:p>
        </w:tc>
        <w:tc>
          <w:tcPr>
            <w:tcW w:w="454" w:type="pct"/>
            <w:tcBorders>
              <w:top w:val="single" w:sz="4" w:space="0" w:color="auto"/>
              <w:bottom w:val="single" w:sz="4" w:space="0" w:color="auto"/>
            </w:tcBorders>
            <w:shd w:val="clear" w:color="auto" w:fill="A6A6A6" w:themeFill="background1" w:themeFillShade="A6"/>
          </w:tcPr>
          <w:p w:rsidR="00EB0D30" w:rsidRPr="00D434A9" w:rsidRDefault="00EB0D30" w:rsidP="007B0193">
            <w:pPr>
              <w:pStyle w:val="Tabletext0"/>
            </w:pPr>
          </w:p>
        </w:tc>
        <w:tc>
          <w:tcPr>
            <w:tcW w:w="454" w:type="pct"/>
            <w:tcBorders>
              <w:top w:val="single" w:sz="4" w:space="0" w:color="auto"/>
              <w:bottom w:val="single" w:sz="4" w:space="0" w:color="auto"/>
            </w:tcBorders>
            <w:shd w:val="clear" w:color="auto" w:fill="A6A6A6" w:themeFill="background1" w:themeFillShade="A6"/>
          </w:tcPr>
          <w:p w:rsidR="00EB0D30" w:rsidRPr="00D434A9" w:rsidRDefault="00EB0D30" w:rsidP="007B0193">
            <w:pPr>
              <w:pStyle w:val="TabletextBold"/>
            </w:pPr>
            <w:r w:rsidRPr="00D434A9">
              <w:t>N</w:t>
            </w:r>
          </w:p>
        </w:tc>
        <w:tc>
          <w:tcPr>
            <w:tcW w:w="2280" w:type="pct"/>
            <w:tcBorders>
              <w:top w:val="single" w:sz="4" w:space="0" w:color="auto"/>
              <w:bottom w:val="single" w:sz="4" w:space="0" w:color="auto"/>
            </w:tcBorders>
            <w:shd w:val="clear" w:color="auto" w:fill="A6A6A6" w:themeFill="background1" w:themeFillShade="A6"/>
          </w:tcPr>
          <w:p w:rsidR="00EB0D30" w:rsidRDefault="00EB0D30" w:rsidP="007B0193">
            <w:pPr>
              <w:pStyle w:val="Tabletext0"/>
            </w:pPr>
            <w:r>
              <w:t>Payment parameters are arbitrary name/value pairs attached to the payment. Up to 5 pairs are allowed</w:t>
            </w:r>
          </w:p>
        </w:tc>
      </w:tr>
      <w:tr w:rsidR="00EB0D30" w:rsidTr="00EB0D30">
        <w:trPr>
          <w:trHeight w:val="240"/>
        </w:trPr>
        <w:tc>
          <w:tcPr>
            <w:tcW w:w="1330" w:type="pct"/>
            <w:tcBorders>
              <w:top w:val="single" w:sz="4" w:space="0" w:color="auto"/>
              <w:left w:val="single" w:sz="4" w:space="0" w:color="auto"/>
              <w:bottom w:val="single" w:sz="4" w:space="0" w:color="auto"/>
            </w:tcBorders>
            <w:shd w:val="clear" w:color="auto" w:fill="A6A6A6" w:themeFill="background1" w:themeFillShade="A6"/>
          </w:tcPr>
          <w:p w:rsidR="00EB0D30" w:rsidRPr="00D434A9" w:rsidRDefault="00EB0D30" w:rsidP="007B0193">
            <w:pPr>
              <w:pStyle w:val="TabletextBold"/>
            </w:pPr>
            <w:r>
              <w:t xml:space="preserve">            </w:t>
            </w:r>
            <w:r w:rsidRPr="00D434A9">
              <w:t>PaymentParameter</w:t>
            </w:r>
          </w:p>
        </w:tc>
        <w:tc>
          <w:tcPr>
            <w:tcW w:w="482" w:type="pct"/>
            <w:tcBorders>
              <w:top w:val="single" w:sz="4" w:space="0" w:color="auto"/>
              <w:bottom w:val="single" w:sz="4" w:space="0" w:color="auto"/>
            </w:tcBorders>
            <w:shd w:val="clear" w:color="auto" w:fill="A6A6A6" w:themeFill="background1" w:themeFillShade="A6"/>
          </w:tcPr>
          <w:p w:rsidR="00EB0D30" w:rsidRPr="00D434A9" w:rsidRDefault="00EB0D30" w:rsidP="007B0193">
            <w:pPr>
              <w:pStyle w:val="Tabletext0"/>
            </w:pPr>
          </w:p>
        </w:tc>
        <w:tc>
          <w:tcPr>
            <w:tcW w:w="454" w:type="pct"/>
            <w:tcBorders>
              <w:top w:val="single" w:sz="4" w:space="0" w:color="auto"/>
              <w:bottom w:val="single" w:sz="4" w:space="0" w:color="auto"/>
            </w:tcBorders>
            <w:shd w:val="clear" w:color="auto" w:fill="A6A6A6" w:themeFill="background1" w:themeFillShade="A6"/>
          </w:tcPr>
          <w:p w:rsidR="00EB0D30" w:rsidRPr="00D434A9" w:rsidRDefault="00EB0D30" w:rsidP="007B0193">
            <w:pPr>
              <w:pStyle w:val="Tabletext0"/>
            </w:pPr>
          </w:p>
        </w:tc>
        <w:tc>
          <w:tcPr>
            <w:tcW w:w="454" w:type="pct"/>
            <w:tcBorders>
              <w:top w:val="single" w:sz="4" w:space="0" w:color="auto"/>
              <w:bottom w:val="single" w:sz="4" w:space="0" w:color="auto"/>
            </w:tcBorders>
            <w:shd w:val="clear" w:color="auto" w:fill="A6A6A6" w:themeFill="background1" w:themeFillShade="A6"/>
          </w:tcPr>
          <w:p w:rsidR="00EB0D30" w:rsidRPr="00D434A9" w:rsidRDefault="00EB0D30" w:rsidP="007B0193">
            <w:pPr>
              <w:pStyle w:val="TabletextBold"/>
            </w:pPr>
            <w:r w:rsidRPr="00D434A9">
              <w:t>N</w:t>
            </w:r>
          </w:p>
        </w:tc>
        <w:tc>
          <w:tcPr>
            <w:tcW w:w="2280" w:type="pct"/>
            <w:tcBorders>
              <w:top w:val="single" w:sz="4" w:space="0" w:color="auto"/>
              <w:bottom w:val="single" w:sz="4" w:space="0" w:color="auto"/>
            </w:tcBorders>
            <w:shd w:val="clear" w:color="auto" w:fill="A6A6A6" w:themeFill="background1" w:themeFillShade="A6"/>
          </w:tcPr>
          <w:p w:rsidR="00EB0D30" w:rsidRDefault="00EB0D30" w:rsidP="007B0193">
            <w:pPr>
              <w:pStyle w:val="Tabletext0"/>
            </w:pPr>
            <w:r>
              <w:t xml:space="preserve"> A single name/value pair</w:t>
            </w:r>
          </w:p>
        </w:tc>
      </w:tr>
      <w:tr w:rsidR="00EB0D30" w:rsidTr="00EB0D30">
        <w:trPr>
          <w:trHeight w:val="240"/>
        </w:trPr>
        <w:tc>
          <w:tcPr>
            <w:tcW w:w="1330" w:type="pct"/>
            <w:tcBorders>
              <w:top w:val="nil"/>
              <w:left w:val="single" w:sz="4" w:space="0" w:color="auto"/>
              <w:bottom w:val="single" w:sz="4" w:space="0" w:color="auto"/>
              <w:right w:val="single" w:sz="4" w:space="0" w:color="auto"/>
            </w:tcBorders>
          </w:tcPr>
          <w:p w:rsidR="00EB0D30" w:rsidRPr="006D4613" w:rsidRDefault="00EB0D30" w:rsidP="007B0193">
            <w:pPr>
              <w:pStyle w:val="Tabletext0"/>
            </w:pPr>
            <w:r w:rsidRPr="006D4613">
              <w:t>Name</w:t>
            </w:r>
          </w:p>
        </w:tc>
        <w:tc>
          <w:tcPr>
            <w:tcW w:w="482" w:type="pct"/>
            <w:tcBorders>
              <w:top w:val="nil"/>
              <w:left w:val="nil"/>
              <w:bottom w:val="single" w:sz="4" w:space="0" w:color="auto"/>
              <w:right w:val="single" w:sz="4" w:space="0" w:color="auto"/>
            </w:tcBorders>
          </w:tcPr>
          <w:p w:rsidR="00EB0D30" w:rsidRPr="006D4613" w:rsidRDefault="00EB0D30" w:rsidP="007B0193">
            <w:pPr>
              <w:pStyle w:val="Tabletext0"/>
            </w:pPr>
            <w:r w:rsidRPr="006D4613">
              <w:t>string</w:t>
            </w:r>
          </w:p>
        </w:tc>
        <w:tc>
          <w:tcPr>
            <w:tcW w:w="454" w:type="pct"/>
            <w:tcBorders>
              <w:top w:val="nil"/>
              <w:left w:val="nil"/>
              <w:bottom w:val="single" w:sz="4" w:space="0" w:color="auto"/>
              <w:right w:val="single" w:sz="4" w:space="0" w:color="auto"/>
            </w:tcBorders>
          </w:tcPr>
          <w:p w:rsidR="00EB0D30" w:rsidRPr="006D4613" w:rsidRDefault="00EB0D30" w:rsidP="007B0193">
            <w:pPr>
              <w:pStyle w:val="Tabletext0"/>
            </w:pPr>
            <w:r w:rsidRPr="006D4613">
              <w:t>1..64</w:t>
            </w:r>
          </w:p>
        </w:tc>
        <w:tc>
          <w:tcPr>
            <w:tcW w:w="454" w:type="pct"/>
            <w:tcBorders>
              <w:top w:val="nil"/>
              <w:left w:val="nil"/>
              <w:bottom w:val="single" w:sz="4" w:space="0" w:color="auto"/>
              <w:right w:val="single" w:sz="4" w:space="0" w:color="auto"/>
            </w:tcBorders>
          </w:tcPr>
          <w:p w:rsidR="00EB0D30" w:rsidRPr="006D4613" w:rsidRDefault="00EB0D30" w:rsidP="007B0193">
            <w:pPr>
              <w:pStyle w:val="Tabletext0"/>
            </w:pPr>
            <w:r w:rsidRPr="006D4613">
              <w:t>Y</w:t>
            </w:r>
          </w:p>
        </w:tc>
        <w:tc>
          <w:tcPr>
            <w:tcW w:w="2280" w:type="pct"/>
            <w:tcBorders>
              <w:top w:val="nil"/>
              <w:left w:val="nil"/>
              <w:bottom w:val="single" w:sz="4" w:space="0" w:color="auto"/>
              <w:right w:val="single" w:sz="4" w:space="0" w:color="auto"/>
            </w:tcBorders>
          </w:tcPr>
          <w:p w:rsidR="00EB0D30" w:rsidRPr="006D4613" w:rsidRDefault="00EB0D30" w:rsidP="007B0193">
            <w:pPr>
              <w:pStyle w:val="Tabletext0"/>
            </w:pPr>
            <w:r w:rsidRPr="006D4613">
              <w:t>Parameter Name</w:t>
            </w:r>
          </w:p>
        </w:tc>
      </w:tr>
      <w:tr w:rsidR="00EB0D30" w:rsidTr="00EB0D30">
        <w:trPr>
          <w:trHeight w:val="240"/>
        </w:trPr>
        <w:tc>
          <w:tcPr>
            <w:tcW w:w="1330" w:type="pct"/>
            <w:tcBorders>
              <w:top w:val="nil"/>
              <w:left w:val="single" w:sz="4" w:space="0" w:color="auto"/>
              <w:bottom w:val="single" w:sz="4" w:space="0" w:color="auto"/>
              <w:right w:val="single" w:sz="4" w:space="0" w:color="auto"/>
            </w:tcBorders>
          </w:tcPr>
          <w:p w:rsidR="00EB0D30" w:rsidRPr="006D4613" w:rsidRDefault="00EB0D30" w:rsidP="007B0193">
            <w:pPr>
              <w:pStyle w:val="Tabletext0"/>
            </w:pPr>
            <w:r w:rsidRPr="006D4613">
              <w:t>Value</w:t>
            </w:r>
          </w:p>
        </w:tc>
        <w:tc>
          <w:tcPr>
            <w:tcW w:w="482" w:type="pct"/>
            <w:tcBorders>
              <w:top w:val="nil"/>
              <w:left w:val="nil"/>
              <w:bottom w:val="single" w:sz="4" w:space="0" w:color="auto"/>
              <w:right w:val="single" w:sz="4" w:space="0" w:color="auto"/>
            </w:tcBorders>
          </w:tcPr>
          <w:p w:rsidR="00EB0D30" w:rsidRPr="006D4613" w:rsidRDefault="00EB0D30" w:rsidP="007B0193">
            <w:pPr>
              <w:pStyle w:val="Tabletext0"/>
            </w:pPr>
            <w:r w:rsidRPr="006D4613">
              <w:t>string</w:t>
            </w:r>
          </w:p>
        </w:tc>
        <w:tc>
          <w:tcPr>
            <w:tcW w:w="454" w:type="pct"/>
            <w:tcBorders>
              <w:top w:val="nil"/>
              <w:left w:val="nil"/>
              <w:bottom w:val="single" w:sz="4" w:space="0" w:color="auto"/>
              <w:right w:val="single" w:sz="4" w:space="0" w:color="auto"/>
            </w:tcBorders>
          </w:tcPr>
          <w:p w:rsidR="00EB0D30" w:rsidRPr="006D4613" w:rsidRDefault="00EB0D30" w:rsidP="007B0193">
            <w:pPr>
              <w:pStyle w:val="Tabletext0"/>
            </w:pPr>
            <w:r w:rsidRPr="006D4613">
              <w:t>1..256</w:t>
            </w:r>
          </w:p>
        </w:tc>
        <w:tc>
          <w:tcPr>
            <w:tcW w:w="454" w:type="pct"/>
            <w:tcBorders>
              <w:top w:val="nil"/>
              <w:left w:val="nil"/>
              <w:bottom w:val="single" w:sz="4" w:space="0" w:color="auto"/>
              <w:right w:val="single" w:sz="4" w:space="0" w:color="auto"/>
            </w:tcBorders>
          </w:tcPr>
          <w:p w:rsidR="00EB0D30" w:rsidRPr="006D4613" w:rsidRDefault="00EB0D30" w:rsidP="007B0193">
            <w:pPr>
              <w:pStyle w:val="Tabletext0"/>
            </w:pPr>
            <w:r w:rsidRPr="006D4613">
              <w:t>Y</w:t>
            </w:r>
          </w:p>
        </w:tc>
        <w:tc>
          <w:tcPr>
            <w:tcW w:w="2280" w:type="pct"/>
            <w:tcBorders>
              <w:top w:val="nil"/>
              <w:left w:val="nil"/>
              <w:bottom w:val="single" w:sz="4" w:space="0" w:color="auto"/>
              <w:right w:val="single" w:sz="4" w:space="0" w:color="auto"/>
            </w:tcBorders>
          </w:tcPr>
          <w:p w:rsidR="00EB0D30" w:rsidRPr="006D4613" w:rsidRDefault="00EB0D30" w:rsidP="007B0193">
            <w:pPr>
              <w:pStyle w:val="Tabletext0"/>
            </w:pPr>
            <w:r w:rsidRPr="006D4613">
              <w:t>Parameter Value</w:t>
            </w:r>
          </w:p>
        </w:tc>
      </w:tr>
      <w:tr w:rsidR="00EB0D30" w:rsidTr="00EB0D30">
        <w:trPr>
          <w:trHeight w:val="240"/>
        </w:trPr>
        <w:tc>
          <w:tcPr>
            <w:tcW w:w="1330" w:type="pct"/>
            <w:tcBorders>
              <w:top w:val="nil"/>
              <w:left w:val="single" w:sz="4" w:space="0" w:color="auto"/>
              <w:bottom w:val="single" w:sz="4" w:space="0" w:color="auto"/>
              <w:right w:val="single" w:sz="4" w:space="0" w:color="auto"/>
            </w:tcBorders>
          </w:tcPr>
          <w:p w:rsidR="00EB0D30" w:rsidRPr="00E95EA8" w:rsidRDefault="00EB0D30" w:rsidP="007B0193">
            <w:pPr>
              <w:pStyle w:val="Tabletext0"/>
            </w:pPr>
            <w:r>
              <w:t>UpdateUser</w:t>
            </w:r>
          </w:p>
        </w:tc>
        <w:tc>
          <w:tcPr>
            <w:tcW w:w="482" w:type="pct"/>
            <w:tcBorders>
              <w:top w:val="nil"/>
              <w:left w:val="nil"/>
              <w:bottom w:val="single" w:sz="4" w:space="0" w:color="auto"/>
              <w:right w:val="single" w:sz="4" w:space="0" w:color="auto"/>
            </w:tcBorders>
          </w:tcPr>
          <w:p w:rsidR="00EB0D30" w:rsidRPr="00E95EA8" w:rsidRDefault="00EB0D30" w:rsidP="007B0193">
            <w:pPr>
              <w:pStyle w:val="Tabletext0"/>
            </w:pPr>
            <w:r w:rsidRPr="00E95EA8">
              <w:t>string</w:t>
            </w:r>
          </w:p>
        </w:tc>
        <w:tc>
          <w:tcPr>
            <w:tcW w:w="454" w:type="pct"/>
            <w:tcBorders>
              <w:top w:val="nil"/>
              <w:left w:val="nil"/>
              <w:bottom w:val="single" w:sz="4" w:space="0" w:color="auto"/>
              <w:right w:val="single" w:sz="4" w:space="0" w:color="auto"/>
            </w:tcBorders>
          </w:tcPr>
          <w:p w:rsidR="00EB0D30" w:rsidRPr="00E95EA8" w:rsidRDefault="00EB0D30" w:rsidP="007B0193">
            <w:pPr>
              <w:pStyle w:val="Tabletext0"/>
            </w:pPr>
            <w:r>
              <w:t>1</w:t>
            </w:r>
            <w:r w:rsidRPr="00E95EA8">
              <w:t>..1</w:t>
            </w:r>
            <w:r>
              <w:t>6</w:t>
            </w:r>
          </w:p>
        </w:tc>
        <w:tc>
          <w:tcPr>
            <w:tcW w:w="454" w:type="pct"/>
            <w:tcBorders>
              <w:top w:val="nil"/>
              <w:left w:val="nil"/>
              <w:bottom w:val="single" w:sz="4" w:space="0" w:color="auto"/>
              <w:right w:val="single" w:sz="4" w:space="0" w:color="auto"/>
            </w:tcBorders>
          </w:tcPr>
          <w:p w:rsidR="00EB0D30" w:rsidRPr="00EC16E9" w:rsidRDefault="00EB0D30" w:rsidP="007B0193">
            <w:pPr>
              <w:pStyle w:val="Tabletext0"/>
            </w:pPr>
            <w:r w:rsidRPr="00EC16E9">
              <w:t>Y</w:t>
            </w:r>
          </w:p>
        </w:tc>
        <w:tc>
          <w:tcPr>
            <w:tcW w:w="2280" w:type="pct"/>
            <w:tcBorders>
              <w:top w:val="nil"/>
              <w:left w:val="nil"/>
              <w:bottom w:val="single" w:sz="4" w:space="0" w:color="auto"/>
              <w:right w:val="single" w:sz="4" w:space="0" w:color="auto"/>
            </w:tcBorders>
          </w:tcPr>
          <w:p w:rsidR="00EB0D30" w:rsidRPr="00EC16E9" w:rsidRDefault="00EB0D30" w:rsidP="007B0193">
            <w:pPr>
              <w:pStyle w:val="Tabletext0"/>
            </w:pPr>
            <w:r w:rsidRPr="00EC16E9">
              <w:t>User ID of the user creating/updating this record.</w:t>
            </w:r>
            <w:r w:rsidRPr="00EC16E9">
              <w:br/>
              <w:t>This user identifier will be stored in the backing database in the 'create_user' or 'last_update_user' as appropriate.</w:t>
            </w:r>
          </w:p>
        </w:tc>
      </w:tr>
    </w:tbl>
    <w:p w:rsidR="00EB0D30" w:rsidRPr="00EC0B45" w:rsidRDefault="00EB0D30" w:rsidP="00B53A11">
      <w:pPr>
        <w:rPr>
          <w:rFonts w:ascii="Tahoma" w:hAnsi="Tahoma" w:cs="Tahoma"/>
          <w:color w:val="000000"/>
        </w:rPr>
      </w:pPr>
    </w:p>
    <w:p w:rsidR="00F44A90" w:rsidRPr="00EC0B45" w:rsidRDefault="00B14DAE" w:rsidP="00D549B5">
      <w:pPr>
        <w:pStyle w:val="Heading3"/>
        <w:tabs>
          <w:tab w:val="clear" w:pos="5850"/>
          <w:tab w:val="num" w:pos="720"/>
        </w:tabs>
        <w:ind w:left="720"/>
      </w:pPr>
      <w:bookmarkStart w:id="82" w:name="_Toc508985159"/>
      <w:bookmarkStart w:id="83" w:name="_Toc511383556"/>
      <w:bookmarkStart w:id="84" w:name="_Toc506308275"/>
      <w:bookmarkStart w:id="85" w:name="_Toc506308276"/>
      <w:bookmarkStart w:id="86" w:name="_Toc506308290"/>
      <w:bookmarkStart w:id="87" w:name="_Toc506308291"/>
      <w:bookmarkStart w:id="88" w:name="_Toc506308292"/>
      <w:bookmarkStart w:id="89" w:name="_Toc506308311"/>
      <w:bookmarkStart w:id="90" w:name="_Toc506308312"/>
      <w:bookmarkStart w:id="91" w:name="_Toc506308340"/>
      <w:bookmarkStart w:id="92" w:name="_Toc506308341"/>
      <w:bookmarkStart w:id="93" w:name="_Toc506308342"/>
      <w:bookmarkStart w:id="94" w:name="_Toc506308432"/>
      <w:bookmarkStart w:id="95" w:name="_Toc506308433"/>
      <w:bookmarkStart w:id="96" w:name="_Toc506308434"/>
      <w:bookmarkStart w:id="97" w:name="_Toc506308435"/>
      <w:bookmarkStart w:id="98" w:name="_Toc506308436"/>
      <w:bookmarkStart w:id="99" w:name="_Toc506308437"/>
      <w:bookmarkStart w:id="100" w:name="_Toc528055866"/>
      <w:bookmarkEnd w:id="64"/>
      <w:bookmarkEnd w:id="65"/>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r w:rsidRPr="00E21396">
        <w:lastRenderedPageBreak/>
        <w:t>INPAY-</w:t>
      </w:r>
      <w:r w:rsidR="00E21396" w:rsidRPr="00E21396">
        <w:t>PAYRESP</w:t>
      </w:r>
      <w:r w:rsidR="00AD7884" w:rsidRPr="00E21396">
        <w:t>:</w:t>
      </w:r>
      <w:r w:rsidR="00AD7884">
        <w:t xml:space="preserve"> </w:t>
      </w:r>
      <w:r w:rsidR="000D0F4B">
        <w:t>Make</w:t>
      </w:r>
      <w:r w:rsidR="00AD7884">
        <w:t>Payment</w:t>
      </w:r>
      <w:r w:rsidR="00F44A90">
        <w:t>ResponseAPI</w:t>
      </w:r>
      <w:bookmarkEnd w:id="100"/>
    </w:p>
    <w:p w:rsidR="00F44A90" w:rsidRPr="00EC0B45" w:rsidRDefault="00F44A90" w:rsidP="00F44A90">
      <w:pPr>
        <w:pStyle w:val="Heading4"/>
      </w:pPr>
      <w:bookmarkStart w:id="101" w:name="_Toc528055867"/>
      <w:r w:rsidRPr="00EC0B45">
        <w:t>Service Overview</w:t>
      </w:r>
      <w:bookmarkEnd w:id="101"/>
    </w:p>
    <w:tbl>
      <w:tblPr>
        <w:tblStyle w:val="TableProfessional"/>
        <w:tblW w:w="5000" w:type="pct"/>
        <w:tblLook w:val="00A0" w:firstRow="1" w:lastRow="0" w:firstColumn="1" w:lastColumn="0" w:noHBand="0" w:noVBand="0"/>
      </w:tblPr>
      <w:tblGrid>
        <w:gridCol w:w="472"/>
        <w:gridCol w:w="1828"/>
        <w:gridCol w:w="2824"/>
        <w:gridCol w:w="688"/>
        <w:gridCol w:w="1129"/>
        <w:gridCol w:w="986"/>
        <w:gridCol w:w="1155"/>
        <w:gridCol w:w="982"/>
      </w:tblGrid>
      <w:tr w:rsidR="00F44A90" w:rsidRPr="00EC0B45" w:rsidTr="00B31267">
        <w:trPr>
          <w:cnfStyle w:val="100000000000" w:firstRow="1" w:lastRow="0" w:firstColumn="0" w:lastColumn="0" w:oddVBand="0" w:evenVBand="0" w:oddHBand="0" w:evenHBand="0" w:firstRowFirstColumn="0" w:firstRowLastColumn="0" w:lastRowFirstColumn="0" w:lastRowLastColumn="0"/>
          <w:cantSplit/>
        </w:trPr>
        <w:tc>
          <w:tcPr>
            <w:tcW w:w="234" w:type="pct"/>
          </w:tcPr>
          <w:p w:rsidR="00F44A90" w:rsidRPr="00823D18" w:rsidRDefault="00F44A90" w:rsidP="004D37D0">
            <w:pPr>
              <w:pStyle w:val="ListParagraph"/>
              <w:spacing w:after="0" w:line="240" w:lineRule="auto"/>
              <w:ind w:left="0"/>
              <w:jc w:val="left"/>
              <w:rPr>
                <w:rFonts w:asciiTheme="minorHAnsi" w:hAnsiTheme="minorHAnsi" w:cstheme="minorHAnsi"/>
                <w:b w:val="0"/>
                <w:bCs w:val="0"/>
                <w:color w:val="FFFFFF"/>
                <w:sz w:val="18"/>
                <w:lang w:val="en-IE"/>
              </w:rPr>
            </w:pPr>
            <w:r w:rsidRPr="00823D18">
              <w:rPr>
                <w:rFonts w:asciiTheme="minorHAnsi" w:hAnsiTheme="minorHAnsi" w:cstheme="minorHAnsi"/>
                <w:color w:val="FFFFFF"/>
                <w:sz w:val="18"/>
                <w:lang w:val="en-IE"/>
              </w:rPr>
              <w:t>#</w:t>
            </w:r>
          </w:p>
        </w:tc>
        <w:tc>
          <w:tcPr>
            <w:tcW w:w="908" w:type="pct"/>
          </w:tcPr>
          <w:p w:rsidR="00F44A90" w:rsidRPr="00823D18" w:rsidRDefault="00F44A90" w:rsidP="004D37D0">
            <w:pPr>
              <w:pStyle w:val="ListParagraph"/>
              <w:spacing w:after="0" w:line="240" w:lineRule="auto"/>
              <w:ind w:left="0"/>
              <w:jc w:val="left"/>
              <w:rPr>
                <w:rFonts w:asciiTheme="minorHAnsi" w:hAnsiTheme="minorHAnsi" w:cstheme="minorHAnsi"/>
                <w:b w:val="0"/>
                <w:bCs w:val="0"/>
                <w:color w:val="FFFFFF"/>
                <w:sz w:val="16"/>
                <w:lang w:val="en-IE"/>
              </w:rPr>
            </w:pPr>
            <w:r w:rsidRPr="00823D18">
              <w:rPr>
                <w:rFonts w:asciiTheme="minorHAnsi" w:hAnsiTheme="minorHAnsi" w:cstheme="minorHAnsi"/>
                <w:color w:val="FFFFFF"/>
                <w:sz w:val="18"/>
                <w:lang w:val="en-IE"/>
              </w:rPr>
              <w:t>Service ID</w:t>
            </w:r>
          </w:p>
        </w:tc>
        <w:tc>
          <w:tcPr>
            <w:tcW w:w="1403" w:type="pct"/>
          </w:tcPr>
          <w:p w:rsidR="00F44A90" w:rsidRPr="00823D18" w:rsidRDefault="00F44A90" w:rsidP="004D37D0">
            <w:pPr>
              <w:pStyle w:val="ListParagraph"/>
              <w:spacing w:after="0" w:line="240" w:lineRule="auto"/>
              <w:ind w:left="0"/>
              <w:jc w:val="left"/>
              <w:rPr>
                <w:rFonts w:asciiTheme="minorHAnsi" w:hAnsiTheme="minorHAnsi" w:cstheme="minorHAnsi"/>
                <w:b w:val="0"/>
                <w:bCs w:val="0"/>
                <w:color w:val="FFFFFF"/>
                <w:sz w:val="18"/>
                <w:lang w:val="en-IE"/>
              </w:rPr>
            </w:pPr>
            <w:r w:rsidRPr="00823D18">
              <w:rPr>
                <w:rFonts w:asciiTheme="minorHAnsi" w:hAnsiTheme="minorHAnsi" w:cstheme="minorHAnsi"/>
                <w:color w:val="FFFFFF"/>
                <w:sz w:val="18"/>
                <w:lang w:val="en-IE"/>
              </w:rPr>
              <w:t>Description</w:t>
            </w:r>
          </w:p>
        </w:tc>
        <w:tc>
          <w:tcPr>
            <w:tcW w:w="342" w:type="pct"/>
          </w:tcPr>
          <w:p w:rsidR="00F44A90" w:rsidRPr="00823D18" w:rsidRDefault="00F44A90" w:rsidP="004D37D0">
            <w:pPr>
              <w:pStyle w:val="ListParagraph"/>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Use Cases</w:t>
            </w:r>
          </w:p>
        </w:tc>
        <w:tc>
          <w:tcPr>
            <w:tcW w:w="561" w:type="pct"/>
          </w:tcPr>
          <w:p w:rsidR="00F44A90" w:rsidRPr="00823D18" w:rsidRDefault="00F44A90" w:rsidP="004D37D0">
            <w:pPr>
              <w:pStyle w:val="ListParagraph"/>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Origin</w:t>
            </w:r>
          </w:p>
        </w:tc>
        <w:tc>
          <w:tcPr>
            <w:tcW w:w="490" w:type="pct"/>
          </w:tcPr>
          <w:p w:rsidR="00F44A90" w:rsidRPr="00823D18" w:rsidRDefault="00F44A90" w:rsidP="004D37D0">
            <w:pPr>
              <w:pStyle w:val="ListParagraph"/>
              <w:spacing w:after="0" w:line="240" w:lineRule="auto"/>
              <w:ind w:left="0"/>
              <w:jc w:val="left"/>
              <w:rPr>
                <w:rFonts w:asciiTheme="minorHAnsi" w:hAnsiTheme="minorHAnsi" w:cstheme="minorHAnsi"/>
                <w:b w:val="0"/>
                <w:bCs w:val="0"/>
                <w:color w:val="FFFFFF"/>
                <w:sz w:val="18"/>
                <w:lang w:val="en-IE"/>
              </w:rPr>
            </w:pPr>
            <w:r w:rsidRPr="00823D18">
              <w:rPr>
                <w:rFonts w:asciiTheme="minorHAnsi" w:hAnsiTheme="minorHAnsi" w:cstheme="minorHAnsi"/>
                <w:color w:val="FFFFFF"/>
                <w:sz w:val="18"/>
                <w:lang w:val="en-IE"/>
              </w:rPr>
              <w:t>Input Format</w:t>
            </w:r>
          </w:p>
        </w:tc>
        <w:tc>
          <w:tcPr>
            <w:tcW w:w="574" w:type="pct"/>
          </w:tcPr>
          <w:p w:rsidR="00F44A90" w:rsidRPr="00823D18" w:rsidRDefault="00F44A90" w:rsidP="004D37D0">
            <w:pPr>
              <w:pStyle w:val="ListParagraph"/>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Destination</w:t>
            </w:r>
          </w:p>
        </w:tc>
        <w:tc>
          <w:tcPr>
            <w:tcW w:w="489" w:type="pct"/>
          </w:tcPr>
          <w:p w:rsidR="00F44A90" w:rsidRPr="00823D18" w:rsidRDefault="00F44A90" w:rsidP="004D37D0">
            <w:pPr>
              <w:pStyle w:val="ListParagraph"/>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Output Format</w:t>
            </w:r>
          </w:p>
        </w:tc>
      </w:tr>
      <w:tr w:rsidR="00F44A90" w:rsidRPr="00EC0B45" w:rsidTr="00B31267">
        <w:trPr>
          <w:cantSplit/>
        </w:trPr>
        <w:tc>
          <w:tcPr>
            <w:tcW w:w="234" w:type="pct"/>
          </w:tcPr>
          <w:p w:rsidR="00F44A90" w:rsidRPr="00823D18" w:rsidRDefault="00F44A90" w:rsidP="004D37D0">
            <w:pPr>
              <w:pStyle w:val="ListParagraph"/>
              <w:spacing w:after="0" w:line="240" w:lineRule="auto"/>
              <w:ind w:left="0"/>
              <w:jc w:val="left"/>
              <w:rPr>
                <w:rFonts w:asciiTheme="minorHAnsi" w:hAnsiTheme="minorHAnsi" w:cstheme="minorHAnsi"/>
                <w:color w:val="000000"/>
                <w:sz w:val="18"/>
                <w:szCs w:val="18"/>
                <w:lang w:val="en-IE"/>
              </w:rPr>
            </w:pPr>
            <w:r w:rsidRPr="00823D18">
              <w:rPr>
                <w:rFonts w:asciiTheme="minorHAnsi" w:hAnsiTheme="minorHAnsi" w:cstheme="minorHAnsi"/>
                <w:color w:val="000000"/>
                <w:sz w:val="18"/>
                <w:szCs w:val="18"/>
                <w:lang w:val="en-IE"/>
              </w:rPr>
              <w:t>0</w:t>
            </w:r>
            <w:r w:rsidR="0041683E">
              <w:rPr>
                <w:rFonts w:asciiTheme="minorHAnsi" w:hAnsiTheme="minorHAnsi" w:cstheme="minorHAnsi"/>
                <w:color w:val="000000"/>
                <w:sz w:val="18"/>
                <w:szCs w:val="18"/>
                <w:lang w:val="en-IE"/>
              </w:rPr>
              <w:t>8</w:t>
            </w:r>
          </w:p>
        </w:tc>
        <w:tc>
          <w:tcPr>
            <w:tcW w:w="908" w:type="pct"/>
          </w:tcPr>
          <w:p w:rsidR="00F44A90" w:rsidRPr="00823D18" w:rsidRDefault="00F44A90" w:rsidP="004D37D0">
            <w:pPr>
              <w:pStyle w:val="ListParagraph"/>
              <w:spacing w:after="0" w:line="240" w:lineRule="auto"/>
              <w:ind w:left="0"/>
              <w:jc w:val="left"/>
              <w:rPr>
                <w:rFonts w:asciiTheme="minorHAnsi" w:hAnsiTheme="minorHAnsi" w:cstheme="minorHAnsi"/>
                <w:bCs/>
                <w:sz w:val="18"/>
                <w:szCs w:val="18"/>
                <w:lang w:val="en-IE"/>
              </w:rPr>
            </w:pPr>
          </w:p>
        </w:tc>
        <w:tc>
          <w:tcPr>
            <w:tcW w:w="1403" w:type="pct"/>
          </w:tcPr>
          <w:p w:rsidR="00F44A90" w:rsidRPr="00823D18" w:rsidRDefault="00F44A90" w:rsidP="004D37D0">
            <w:pPr>
              <w:pStyle w:val="ListParagraph"/>
              <w:spacing w:after="0" w:line="240" w:lineRule="auto"/>
              <w:ind w:left="0"/>
              <w:jc w:val="left"/>
              <w:rPr>
                <w:rFonts w:asciiTheme="minorHAnsi" w:hAnsiTheme="minorHAnsi" w:cstheme="minorHAnsi"/>
                <w:bCs/>
                <w:sz w:val="18"/>
                <w:szCs w:val="18"/>
                <w:lang w:val="en-IE"/>
              </w:rPr>
            </w:pPr>
            <w:r>
              <w:rPr>
                <w:rFonts w:asciiTheme="minorHAnsi" w:hAnsiTheme="minorHAnsi"/>
                <w:bCs/>
                <w:sz w:val="18"/>
                <w:szCs w:val="18"/>
                <w:lang w:val="en-IE"/>
              </w:rPr>
              <w:t>API to receive Zelle specific payment responses</w:t>
            </w:r>
          </w:p>
        </w:tc>
        <w:tc>
          <w:tcPr>
            <w:tcW w:w="342" w:type="pct"/>
          </w:tcPr>
          <w:p w:rsidR="00F44A90" w:rsidRPr="00823D18" w:rsidRDefault="00F44A90" w:rsidP="004D37D0">
            <w:pPr>
              <w:pStyle w:val="ListParagraph"/>
              <w:spacing w:after="0" w:line="240" w:lineRule="auto"/>
              <w:ind w:left="0"/>
              <w:jc w:val="left"/>
              <w:rPr>
                <w:rFonts w:asciiTheme="minorHAnsi" w:hAnsiTheme="minorHAnsi" w:cstheme="minorHAnsi"/>
                <w:bCs/>
                <w:sz w:val="18"/>
                <w:szCs w:val="18"/>
                <w:lang w:val="en-IE"/>
              </w:rPr>
            </w:pPr>
          </w:p>
        </w:tc>
        <w:tc>
          <w:tcPr>
            <w:tcW w:w="561" w:type="pct"/>
          </w:tcPr>
          <w:p w:rsidR="00F44A90" w:rsidRPr="00823D18" w:rsidRDefault="00F44A90" w:rsidP="004D37D0">
            <w:pPr>
              <w:pStyle w:val="ListParagraph"/>
              <w:spacing w:after="0" w:line="240" w:lineRule="auto"/>
              <w:ind w:left="0"/>
              <w:jc w:val="left"/>
              <w:rPr>
                <w:rFonts w:asciiTheme="minorHAnsi" w:hAnsiTheme="minorHAnsi" w:cstheme="minorHAnsi"/>
                <w:bCs/>
                <w:sz w:val="18"/>
                <w:szCs w:val="18"/>
                <w:lang w:val="en-IE"/>
              </w:rPr>
            </w:pPr>
            <w:r>
              <w:rPr>
                <w:rFonts w:asciiTheme="minorHAnsi" w:hAnsiTheme="minorHAnsi" w:cstheme="minorHAnsi"/>
                <w:bCs/>
                <w:sz w:val="18"/>
                <w:szCs w:val="18"/>
                <w:lang w:val="en-IE"/>
              </w:rPr>
              <w:t>US Bank Zelle Network</w:t>
            </w:r>
          </w:p>
        </w:tc>
        <w:tc>
          <w:tcPr>
            <w:tcW w:w="490" w:type="pct"/>
          </w:tcPr>
          <w:p w:rsidR="00F44A90" w:rsidRPr="00823D18" w:rsidRDefault="00F44A90" w:rsidP="004D37D0">
            <w:pPr>
              <w:pStyle w:val="ListParagraph"/>
              <w:spacing w:after="0" w:line="240" w:lineRule="auto"/>
              <w:ind w:left="0"/>
              <w:jc w:val="left"/>
              <w:rPr>
                <w:rFonts w:asciiTheme="minorHAnsi" w:hAnsiTheme="minorHAnsi" w:cstheme="minorHAnsi"/>
                <w:bCs/>
                <w:sz w:val="18"/>
                <w:szCs w:val="18"/>
                <w:lang w:val="en-IE"/>
              </w:rPr>
            </w:pPr>
          </w:p>
        </w:tc>
        <w:tc>
          <w:tcPr>
            <w:tcW w:w="574" w:type="pct"/>
          </w:tcPr>
          <w:p w:rsidR="00F44A90" w:rsidRPr="00823D18" w:rsidRDefault="00F44A90" w:rsidP="004D37D0">
            <w:pPr>
              <w:pStyle w:val="ListParagraph"/>
              <w:spacing w:after="0" w:line="240" w:lineRule="auto"/>
              <w:ind w:left="0"/>
              <w:jc w:val="left"/>
              <w:rPr>
                <w:rFonts w:asciiTheme="minorHAnsi" w:hAnsiTheme="minorHAnsi" w:cstheme="minorHAnsi"/>
                <w:bCs/>
                <w:sz w:val="18"/>
                <w:szCs w:val="18"/>
                <w:lang w:val="en-IE"/>
              </w:rPr>
            </w:pPr>
            <w:r>
              <w:rPr>
                <w:rFonts w:asciiTheme="minorHAnsi" w:hAnsiTheme="minorHAnsi" w:cstheme="minorHAnsi"/>
                <w:bCs/>
                <w:sz w:val="18"/>
                <w:szCs w:val="18"/>
                <w:lang w:val="en-IE"/>
              </w:rPr>
              <w:t>IncedoPay</w:t>
            </w:r>
          </w:p>
        </w:tc>
        <w:tc>
          <w:tcPr>
            <w:tcW w:w="489" w:type="pct"/>
          </w:tcPr>
          <w:p w:rsidR="00F44A90" w:rsidRPr="00823D18" w:rsidRDefault="00F44A90" w:rsidP="004D37D0">
            <w:pPr>
              <w:pStyle w:val="ListParagraph"/>
              <w:spacing w:after="0" w:line="240" w:lineRule="auto"/>
              <w:ind w:left="0"/>
              <w:jc w:val="left"/>
              <w:rPr>
                <w:rFonts w:asciiTheme="minorHAnsi" w:hAnsiTheme="minorHAnsi" w:cstheme="minorHAnsi"/>
                <w:bCs/>
                <w:sz w:val="18"/>
                <w:szCs w:val="18"/>
                <w:lang w:val="en-IE"/>
              </w:rPr>
            </w:pPr>
          </w:p>
        </w:tc>
      </w:tr>
    </w:tbl>
    <w:p w:rsidR="00E65A13" w:rsidRDefault="00B31267" w:rsidP="009F2D85">
      <w:pPr>
        <w:pStyle w:val="BodyDefaultText"/>
        <w:jc w:val="center"/>
      </w:pPr>
      <w:r w:rsidRPr="00B31267">
        <w:rPr>
          <w:noProof/>
        </w:rPr>
        <w:drawing>
          <wp:inline distT="0" distB="0" distL="0" distR="0" wp14:anchorId="136C2192" wp14:editId="365091F7">
            <wp:extent cx="4114800" cy="1593669"/>
            <wp:effectExtent l="0" t="0" r="0" b="6985"/>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rotWithShape="1">
                    <a:blip r:embed="rId33"/>
                    <a:srcRect l="34874" t="29374" r="33501" b="48840"/>
                    <a:stretch/>
                  </pic:blipFill>
                  <pic:spPr>
                    <a:xfrm>
                      <a:off x="0" y="0"/>
                      <a:ext cx="4114800" cy="1593669"/>
                    </a:xfrm>
                    <a:prstGeom prst="rect">
                      <a:avLst/>
                    </a:prstGeom>
                  </pic:spPr>
                </pic:pic>
              </a:graphicData>
            </a:graphic>
          </wp:inline>
        </w:drawing>
      </w:r>
    </w:p>
    <w:tbl>
      <w:tblPr>
        <w:tblStyle w:val="TableElegan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27"/>
        <w:gridCol w:w="6443"/>
      </w:tblGrid>
      <w:tr w:rsidR="00F44A90" w:rsidRPr="00EC0B45" w:rsidTr="004D37D0">
        <w:trPr>
          <w:cnfStyle w:val="100000000000" w:firstRow="1" w:lastRow="0" w:firstColumn="0" w:lastColumn="0" w:oddVBand="0" w:evenVBand="0" w:oddHBand="0" w:evenHBand="0" w:firstRowFirstColumn="0" w:firstRowLastColumn="0" w:lastRowFirstColumn="0" w:lastRowLastColumn="0"/>
          <w:trHeight w:val="260"/>
        </w:trPr>
        <w:tc>
          <w:tcPr>
            <w:tcW w:w="1801" w:type="pct"/>
          </w:tcPr>
          <w:p w:rsidR="00F44A90" w:rsidRPr="002B2E2D" w:rsidRDefault="00F44A90" w:rsidP="004D37D0">
            <w:pPr>
              <w:pStyle w:val="CellHeading"/>
              <w:keepNext/>
              <w:rPr>
                <w:rFonts w:asciiTheme="minorHAnsi" w:hAnsiTheme="minorHAnsi" w:cstheme="minorHAnsi"/>
                <w:color w:val="auto"/>
                <w:lang w:val="en-IE"/>
              </w:rPr>
            </w:pPr>
            <w:r w:rsidRPr="002B2E2D">
              <w:rPr>
                <w:rFonts w:asciiTheme="minorHAnsi" w:hAnsiTheme="minorHAnsi" w:cstheme="minorHAnsi"/>
                <w:color w:val="auto"/>
                <w:lang w:val="en-IE"/>
              </w:rPr>
              <w:t>Service Type</w:t>
            </w:r>
          </w:p>
        </w:tc>
        <w:tc>
          <w:tcPr>
            <w:tcW w:w="3199" w:type="pct"/>
          </w:tcPr>
          <w:p w:rsidR="00F44A90" w:rsidRPr="002B2E2D" w:rsidRDefault="00F44A90" w:rsidP="004D37D0">
            <w:pPr>
              <w:pStyle w:val="CellHeading"/>
              <w:keepNext/>
              <w:rPr>
                <w:rFonts w:asciiTheme="minorHAnsi" w:hAnsiTheme="minorHAnsi" w:cstheme="minorHAnsi"/>
                <w:b w:val="0"/>
                <w:color w:val="auto"/>
                <w:lang w:val="en-IE"/>
              </w:rPr>
            </w:pPr>
            <w:r w:rsidRPr="002B2E2D">
              <w:rPr>
                <w:rFonts w:asciiTheme="minorHAnsi" w:hAnsiTheme="minorHAnsi" w:cstheme="minorHAnsi"/>
                <w:b w:val="0"/>
                <w:color w:val="auto"/>
                <w:lang w:val="en-IE"/>
              </w:rPr>
              <w:t>INBOUND</w:t>
            </w:r>
          </w:p>
        </w:tc>
      </w:tr>
      <w:tr w:rsidR="00F44A90" w:rsidRPr="00EC0B45" w:rsidTr="004D37D0">
        <w:trPr>
          <w:trHeight w:val="260"/>
        </w:trPr>
        <w:tc>
          <w:tcPr>
            <w:tcW w:w="1801" w:type="pct"/>
          </w:tcPr>
          <w:p w:rsidR="00F44A90" w:rsidRPr="002B2E2D" w:rsidRDefault="00F44A90" w:rsidP="004D37D0">
            <w:pPr>
              <w:pStyle w:val="CellHeading"/>
              <w:rPr>
                <w:rFonts w:asciiTheme="minorHAnsi" w:hAnsiTheme="minorHAnsi" w:cstheme="minorHAnsi"/>
                <w:color w:val="auto"/>
                <w:lang w:val="en-IE"/>
              </w:rPr>
            </w:pPr>
            <w:r w:rsidRPr="002B2E2D">
              <w:rPr>
                <w:rFonts w:asciiTheme="minorHAnsi" w:hAnsiTheme="minorHAnsi" w:cstheme="minorHAnsi"/>
                <w:color w:val="auto"/>
                <w:lang w:val="en-IE"/>
              </w:rPr>
              <w:t>Data Exchange Format</w:t>
            </w:r>
          </w:p>
        </w:tc>
        <w:tc>
          <w:tcPr>
            <w:tcW w:w="3199" w:type="pct"/>
          </w:tcPr>
          <w:p w:rsidR="00F44A90" w:rsidRPr="002B2E2D" w:rsidRDefault="002B2E2D" w:rsidP="004D37D0">
            <w:pPr>
              <w:pStyle w:val="CellHeading"/>
              <w:rPr>
                <w:rFonts w:asciiTheme="minorHAnsi" w:hAnsiTheme="minorHAnsi" w:cstheme="minorHAnsi"/>
                <w:b w:val="0"/>
                <w:color w:val="auto"/>
                <w:lang w:val="en-IE"/>
              </w:rPr>
            </w:pPr>
            <w:r w:rsidRPr="002B2E2D">
              <w:rPr>
                <w:rFonts w:asciiTheme="minorHAnsi" w:hAnsiTheme="minorHAnsi" w:cstheme="minorHAnsi"/>
                <w:b w:val="0"/>
                <w:color w:val="auto"/>
                <w:lang w:val="en-IE"/>
              </w:rPr>
              <w:t>API</w:t>
            </w:r>
          </w:p>
        </w:tc>
      </w:tr>
      <w:tr w:rsidR="00F44A90" w:rsidRPr="00EC0B45" w:rsidTr="004D37D0">
        <w:trPr>
          <w:trHeight w:val="260"/>
        </w:trPr>
        <w:tc>
          <w:tcPr>
            <w:tcW w:w="1801" w:type="pct"/>
          </w:tcPr>
          <w:p w:rsidR="00F44A90" w:rsidRPr="002B2E2D" w:rsidRDefault="00F44A90" w:rsidP="004D37D0">
            <w:pPr>
              <w:pStyle w:val="CellHeading"/>
              <w:rPr>
                <w:rFonts w:asciiTheme="minorHAnsi" w:hAnsiTheme="minorHAnsi" w:cstheme="minorHAnsi"/>
                <w:color w:val="auto"/>
                <w:lang w:val="en-IE"/>
              </w:rPr>
            </w:pPr>
            <w:r w:rsidRPr="002B2E2D">
              <w:rPr>
                <w:rFonts w:asciiTheme="minorHAnsi" w:hAnsiTheme="minorHAnsi" w:cstheme="minorHAnsi"/>
                <w:color w:val="auto"/>
                <w:lang w:val="en-IE"/>
              </w:rPr>
              <w:t>Communication protocol</w:t>
            </w:r>
          </w:p>
        </w:tc>
        <w:tc>
          <w:tcPr>
            <w:tcW w:w="3199" w:type="pct"/>
          </w:tcPr>
          <w:p w:rsidR="00F44A90" w:rsidRPr="002B2E2D" w:rsidRDefault="00B81A10" w:rsidP="004D37D0">
            <w:pPr>
              <w:pStyle w:val="CellHeading"/>
              <w:rPr>
                <w:rFonts w:asciiTheme="minorHAnsi" w:hAnsiTheme="minorHAnsi" w:cstheme="minorHAnsi"/>
                <w:b w:val="0"/>
                <w:color w:val="auto"/>
                <w:lang w:val="en-IE"/>
              </w:rPr>
            </w:pPr>
            <w:r>
              <w:rPr>
                <w:rFonts w:asciiTheme="minorHAnsi" w:hAnsiTheme="minorHAnsi" w:cstheme="minorHAnsi"/>
                <w:b w:val="0"/>
                <w:color w:val="auto"/>
                <w:lang w:val="en-IE"/>
              </w:rPr>
              <w:t>SOAP</w:t>
            </w:r>
          </w:p>
        </w:tc>
      </w:tr>
      <w:tr w:rsidR="00F44A90" w:rsidRPr="00EC0B45" w:rsidTr="004D37D0">
        <w:trPr>
          <w:trHeight w:val="260"/>
        </w:trPr>
        <w:tc>
          <w:tcPr>
            <w:tcW w:w="1801" w:type="pct"/>
          </w:tcPr>
          <w:p w:rsidR="00F44A90" w:rsidRPr="002B2E2D" w:rsidRDefault="00F44A90" w:rsidP="004D37D0">
            <w:pPr>
              <w:pStyle w:val="CellHeading"/>
              <w:rPr>
                <w:rFonts w:asciiTheme="minorHAnsi" w:hAnsiTheme="minorHAnsi" w:cstheme="minorHAnsi"/>
                <w:color w:val="auto"/>
                <w:lang w:val="en-IE"/>
              </w:rPr>
            </w:pPr>
            <w:r w:rsidRPr="002B2E2D">
              <w:rPr>
                <w:rFonts w:asciiTheme="minorHAnsi" w:hAnsiTheme="minorHAnsi" w:cstheme="minorHAnsi"/>
                <w:color w:val="auto"/>
                <w:lang w:val="en-IE"/>
              </w:rPr>
              <w:t>Service Triggering Mode</w:t>
            </w:r>
          </w:p>
        </w:tc>
        <w:tc>
          <w:tcPr>
            <w:tcW w:w="3199" w:type="pct"/>
          </w:tcPr>
          <w:p w:rsidR="00F44A90" w:rsidRPr="002B2E2D" w:rsidRDefault="00F44A90" w:rsidP="004D37D0">
            <w:pPr>
              <w:pStyle w:val="CellHeading"/>
              <w:rPr>
                <w:rFonts w:asciiTheme="minorHAnsi" w:hAnsiTheme="minorHAnsi" w:cstheme="minorHAnsi"/>
                <w:b w:val="0"/>
                <w:color w:val="auto"/>
                <w:lang w:val="en-IE"/>
              </w:rPr>
            </w:pPr>
            <w:r w:rsidRPr="002B2E2D">
              <w:rPr>
                <w:rFonts w:asciiTheme="minorHAnsi" w:hAnsiTheme="minorHAnsi" w:cstheme="minorHAnsi"/>
                <w:b w:val="0"/>
                <w:color w:val="auto"/>
                <w:lang w:val="en-IE"/>
              </w:rPr>
              <w:t>On Request</w:t>
            </w:r>
          </w:p>
        </w:tc>
      </w:tr>
      <w:tr w:rsidR="00F44A90" w:rsidRPr="00EC0B45" w:rsidTr="004D37D0">
        <w:trPr>
          <w:trHeight w:val="260"/>
        </w:trPr>
        <w:tc>
          <w:tcPr>
            <w:tcW w:w="1801" w:type="pct"/>
          </w:tcPr>
          <w:p w:rsidR="00F44A90" w:rsidRPr="002B2E2D" w:rsidRDefault="00F44A90" w:rsidP="004D37D0">
            <w:pPr>
              <w:pStyle w:val="CellHeading"/>
              <w:rPr>
                <w:rFonts w:asciiTheme="minorHAnsi" w:hAnsiTheme="minorHAnsi" w:cstheme="minorHAnsi"/>
                <w:color w:val="auto"/>
                <w:lang w:val="en-IE"/>
              </w:rPr>
            </w:pPr>
            <w:r w:rsidRPr="002B2E2D">
              <w:rPr>
                <w:rFonts w:asciiTheme="minorHAnsi" w:hAnsiTheme="minorHAnsi" w:cstheme="minorHAnsi"/>
                <w:color w:val="auto"/>
                <w:lang w:val="en-IE"/>
              </w:rPr>
              <w:t>Estimated Run Frequency</w:t>
            </w:r>
          </w:p>
        </w:tc>
        <w:tc>
          <w:tcPr>
            <w:tcW w:w="3199" w:type="pct"/>
          </w:tcPr>
          <w:p w:rsidR="00F44A90" w:rsidRPr="002B2E2D" w:rsidRDefault="00F44A90" w:rsidP="004D37D0">
            <w:pPr>
              <w:pStyle w:val="CellHeading"/>
              <w:rPr>
                <w:rFonts w:asciiTheme="minorHAnsi" w:hAnsiTheme="minorHAnsi" w:cstheme="minorHAnsi"/>
                <w:b w:val="0"/>
                <w:color w:val="auto"/>
                <w:lang w:val="en-IE"/>
              </w:rPr>
            </w:pPr>
            <w:r w:rsidRPr="002B2E2D">
              <w:rPr>
                <w:rFonts w:asciiTheme="minorHAnsi" w:hAnsiTheme="minorHAnsi" w:cstheme="minorHAnsi"/>
                <w:b w:val="0"/>
                <w:color w:val="auto"/>
                <w:lang w:val="en-IE"/>
              </w:rPr>
              <w:t>N/A</w:t>
            </w:r>
          </w:p>
        </w:tc>
      </w:tr>
      <w:tr w:rsidR="00F44A90" w:rsidRPr="00EC0B45" w:rsidTr="004D37D0">
        <w:trPr>
          <w:trHeight w:val="260"/>
        </w:trPr>
        <w:tc>
          <w:tcPr>
            <w:tcW w:w="1801" w:type="pct"/>
          </w:tcPr>
          <w:p w:rsidR="00F44A90" w:rsidRPr="00C06F3E" w:rsidRDefault="00F44A90" w:rsidP="004D37D0">
            <w:pPr>
              <w:pStyle w:val="CellHeading"/>
              <w:rPr>
                <w:rFonts w:asciiTheme="minorHAnsi" w:hAnsiTheme="minorHAnsi" w:cstheme="minorHAnsi"/>
                <w:color w:val="000000" w:themeColor="text1"/>
                <w:lang w:val="en-IE"/>
              </w:rPr>
            </w:pPr>
            <w:r w:rsidRPr="00C06F3E">
              <w:rPr>
                <w:rFonts w:asciiTheme="minorHAnsi" w:hAnsiTheme="minorHAnsi" w:cstheme="minorHAnsi"/>
                <w:color w:val="000000" w:themeColor="text1"/>
                <w:lang w:val="en-IE"/>
              </w:rPr>
              <w:t>Aggregation</w:t>
            </w:r>
          </w:p>
        </w:tc>
        <w:tc>
          <w:tcPr>
            <w:tcW w:w="3199" w:type="pct"/>
          </w:tcPr>
          <w:p w:rsidR="00F44A90" w:rsidRPr="00C06F3E" w:rsidRDefault="00E641D5" w:rsidP="004D37D0">
            <w:pPr>
              <w:pStyle w:val="CellHeading"/>
              <w:rPr>
                <w:rFonts w:asciiTheme="minorHAnsi" w:hAnsiTheme="minorHAnsi" w:cstheme="minorHAnsi"/>
                <w:b w:val="0"/>
                <w:color w:val="000000" w:themeColor="text1"/>
                <w:lang w:val="en-IE"/>
              </w:rPr>
            </w:pPr>
            <w:r w:rsidRPr="00C06F3E">
              <w:rPr>
                <w:rFonts w:asciiTheme="minorHAnsi" w:hAnsiTheme="minorHAnsi" w:cstheme="minorHAnsi"/>
                <w:b w:val="0"/>
                <w:color w:val="000000" w:themeColor="text1"/>
                <w:lang w:val="en-IE"/>
              </w:rPr>
              <w:t>Single</w:t>
            </w:r>
          </w:p>
        </w:tc>
      </w:tr>
    </w:tbl>
    <w:p w:rsidR="00F44A90" w:rsidRPr="00EC0B45" w:rsidRDefault="00F44A90" w:rsidP="00F44A90"/>
    <w:p w:rsidR="00F44A90" w:rsidRPr="00EC0B45" w:rsidRDefault="00F44A90" w:rsidP="00F44A90">
      <w:pPr>
        <w:pStyle w:val="Heading4"/>
      </w:pPr>
      <w:bookmarkStart w:id="102" w:name="_Toc528055868"/>
      <w:r>
        <w:t>Response Layout</w:t>
      </w:r>
      <w:r w:rsidRPr="00EC0B45">
        <w:t xml:space="preserve"> Specification</w:t>
      </w:r>
      <w:bookmarkEnd w:id="102"/>
    </w:p>
    <w:tbl>
      <w:tblPr>
        <w:tblW w:w="5000" w:type="pct"/>
        <w:tblLook w:val="0000" w:firstRow="0" w:lastRow="0" w:firstColumn="0" w:lastColumn="0" w:noHBand="0" w:noVBand="0"/>
      </w:tblPr>
      <w:tblGrid>
        <w:gridCol w:w="2693"/>
        <w:gridCol w:w="975"/>
        <w:gridCol w:w="918"/>
        <w:gridCol w:w="918"/>
        <w:gridCol w:w="4566"/>
      </w:tblGrid>
      <w:tr w:rsidR="00F44A90" w:rsidRPr="00F44A90" w:rsidTr="00F44A90">
        <w:trPr>
          <w:trHeight w:val="20"/>
          <w:tblHeader/>
        </w:trPr>
        <w:tc>
          <w:tcPr>
            <w:tcW w:w="1337" w:type="pct"/>
            <w:tcBorders>
              <w:top w:val="single" w:sz="4" w:space="0" w:color="auto"/>
              <w:left w:val="single" w:sz="4" w:space="0" w:color="auto"/>
              <w:bottom w:val="single" w:sz="4" w:space="0" w:color="auto"/>
              <w:right w:val="single" w:sz="4" w:space="0" w:color="auto"/>
            </w:tcBorders>
            <w:shd w:val="clear" w:color="auto" w:fill="000000" w:themeFill="text1"/>
          </w:tcPr>
          <w:p w:rsidR="00F44A90" w:rsidRPr="00F44A90" w:rsidRDefault="00F44A90" w:rsidP="00F44A90">
            <w:pPr>
              <w:pStyle w:val="TableHeader"/>
              <w:rPr>
                <w:color w:val="FFFFFF" w:themeColor="background1"/>
              </w:rPr>
            </w:pPr>
            <w:r w:rsidRPr="00F44A90">
              <w:rPr>
                <w:color w:val="FFFFFF" w:themeColor="background1"/>
              </w:rPr>
              <w:t>Name</w:t>
            </w:r>
          </w:p>
        </w:tc>
        <w:tc>
          <w:tcPr>
            <w:tcW w:w="484" w:type="pct"/>
            <w:tcBorders>
              <w:top w:val="single" w:sz="4" w:space="0" w:color="auto"/>
              <w:left w:val="nil"/>
              <w:bottom w:val="single" w:sz="4" w:space="0" w:color="auto"/>
              <w:right w:val="single" w:sz="4" w:space="0" w:color="auto"/>
            </w:tcBorders>
            <w:shd w:val="clear" w:color="auto" w:fill="000000" w:themeFill="text1"/>
          </w:tcPr>
          <w:p w:rsidR="00F44A90" w:rsidRPr="00F44A90" w:rsidRDefault="00F44A90" w:rsidP="00F44A90">
            <w:pPr>
              <w:pStyle w:val="TableHeader"/>
              <w:rPr>
                <w:color w:val="FFFFFF" w:themeColor="background1"/>
              </w:rPr>
            </w:pPr>
            <w:r w:rsidRPr="00F44A90">
              <w:rPr>
                <w:color w:val="FFFFFF" w:themeColor="background1"/>
              </w:rPr>
              <w:t>Type</w:t>
            </w:r>
          </w:p>
        </w:tc>
        <w:tc>
          <w:tcPr>
            <w:tcW w:w="456" w:type="pct"/>
            <w:tcBorders>
              <w:top w:val="single" w:sz="4" w:space="0" w:color="auto"/>
              <w:left w:val="nil"/>
              <w:bottom w:val="single" w:sz="4" w:space="0" w:color="auto"/>
              <w:right w:val="single" w:sz="4" w:space="0" w:color="auto"/>
            </w:tcBorders>
            <w:shd w:val="clear" w:color="auto" w:fill="000000" w:themeFill="text1"/>
          </w:tcPr>
          <w:p w:rsidR="00F44A90" w:rsidRPr="00F44A90" w:rsidRDefault="00F44A90" w:rsidP="00F44A90">
            <w:pPr>
              <w:pStyle w:val="TableHeader"/>
              <w:rPr>
                <w:color w:val="FFFFFF" w:themeColor="background1"/>
              </w:rPr>
            </w:pPr>
            <w:r w:rsidRPr="00F44A90">
              <w:rPr>
                <w:color w:val="FFFFFF" w:themeColor="background1"/>
              </w:rPr>
              <w:t>Width</w:t>
            </w:r>
          </w:p>
        </w:tc>
        <w:tc>
          <w:tcPr>
            <w:tcW w:w="456" w:type="pct"/>
            <w:tcBorders>
              <w:top w:val="single" w:sz="4" w:space="0" w:color="auto"/>
              <w:left w:val="nil"/>
              <w:bottom w:val="single" w:sz="4" w:space="0" w:color="auto"/>
              <w:right w:val="single" w:sz="4" w:space="0" w:color="auto"/>
            </w:tcBorders>
            <w:shd w:val="clear" w:color="auto" w:fill="000000" w:themeFill="text1"/>
          </w:tcPr>
          <w:p w:rsidR="00F44A90" w:rsidRPr="00F44A90" w:rsidRDefault="00F44A90" w:rsidP="00F44A90">
            <w:pPr>
              <w:pStyle w:val="TableHeader"/>
              <w:rPr>
                <w:color w:val="FFFFFF" w:themeColor="background1"/>
              </w:rPr>
            </w:pPr>
            <w:r w:rsidRPr="00F44A90">
              <w:rPr>
                <w:color w:val="FFFFFF" w:themeColor="background1"/>
              </w:rPr>
              <w:t>Req?</w:t>
            </w:r>
          </w:p>
        </w:tc>
        <w:tc>
          <w:tcPr>
            <w:tcW w:w="2267" w:type="pct"/>
            <w:tcBorders>
              <w:top w:val="single" w:sz="4" w:space="0" w:color="auto"/>
              <w:left w:val="nil"/>
              <w:bottom w:val="single" w:sz="4" w:space="0" w:color="auto"/>
              <w:right w:val="single" w:sz="4" w:space="0" w:color="auto"/>
            </w:tcBorders>
            <w:shd w:val="clear" w:color="auto" w:fill="000000" w:themeFill="text1"/>
          </w:tcPr>
          <w:p w:rsidR="00F44A90" w:rsidRPr="00F44A90" w:rsidRDefault="00F44A90" w:rsidP="00F44A90">
            <w:pPr>
              <w:pStyle w:val="TableHeader"/>
              <w:rPr>
                <w:color w:val="FFFFFF" w:themeColor="background1"/>
              </w:rPr>
            </w:pPr>
            <w:r w:rsidRPr="00F44A90">
              <w:rPr>
                <w:color w:val="FFFFFF" w:themeColor="background1"/>
              </w:rPr>
              <w:t>Description</w:t>
            </w:r>
          </w:p>
        </w:tc>
      </w:tr>
      <w:tr w:rsidR="00F44A90" w:rsidRPr="00F44A90" w:rsidTr="00F44A90">
        <w:trPr>
          <w:trHeight w:val="240"/>
        </w:trPr>
        <w:tc>
          <w:tcPr>
            <w:tcW w:w="1337" w:type="pct"/>
            <w:tcBorders>
              <w:top w:val="single" w:sz="4" w:space="0" w:color="auto"/>
              <w:left w:val="single" w:sz="4" w:space="0" w:color="auto"/>
              <w:bottom w:val="single" w:sz="4" w:space="0" w:color="auto"/>
            </w:tcBorders>
            <w:shd w:val="clear" w:color="auto" w:fill="A6A6A6"/>
          </w:tcPr>
          <w:p w:rsidR="00F44A90" w:rsidRPr="00F44A90" w:rsidRDefault="00F44A90" w:rsidP="00F44A90">
            <w:pPr>
              <w:keepLines/>
              <w:widowControl w:val="0"/>
              <w:spacing w:line="240" w:lineRule="atLeast"/>
              <w:rPr>
                <w:rFonts w:eastAsia="Calibri" w:cs="Arial"/>
                <w:b/>
                <w:lang w:val="en-US"/>
              </w:rPr>
            </w:pPr>
            <w:r w:rsidRPr="00F44A90">
              <w:rPr>
                <w:rFonts w:eastAsia="Calibri" w:cs="Arial"/>
                <w:b/>
                <w:lang w:val="en-US"/>
              </w:rPr>
              <w:t>RetrievePayerReply</w:t>
            </w:r>
          </w:p>
        </w:tc>
        <w:tc>
          <w:tcPr>
            <w:tcW w:w="484" w:type="pct"/>
            <w:tcBorders>
              <w:top w:val="single" w:sz="4" w:space="0" w:color="auto"/>
              <w:bottom w:val="single" w:sz="4" w:space="0" w:color="auto"/>
            </w:tcBorders>
            <w:shd w:val="clear" w:color="auto" w:fill="A6A6A6"/>
          </w:tcPr>
          <w:p w:rsidR="00F44A90" w:rsidRPr="00F44A90" w:rsidRDefault="00F44A90" w:rsidP="00F44A90">
            <w:pPr>
              <w:keepLines/>
              <w:widowControl w:val="0"/>
              <w:spacing w:line="240" w:lineRule="atLeast"/>
              <w:rPr>
                <w:rFonts w:eastAsia="Calibri" w:cs="Arial"/>
                <w:lang w:val="en-US"/>
              </w:rPr>
            </w:pPr>
          </w:p>
        </w:tc>
        <w:tc>
          <w:tcPr>
            <w:tcW w:w="456" w:type="pct"/>
            <w:tcBorders>
              <w:top w:val="single" w:sz="4" w:space="0" w:color="auto"/>
              <w:bottom w:val="single" w:sz="4" w:space="0" w:color="auto"/>
            </w:tcBorders>
            <w:shd w:val="clear" w:color="auto" w:fill="A6A6A6"/>
          </w:tcPr>
          <w:p w:rsidR="00F44A90" w:rsidRPr="00F44A90" w:rsidRDefault="00F44A90" w:rsidP="00F44A90">
            <w:pPr>
              <w:keepLines/>
              <w:widowControl w:val="0"/>
              <w:spacing w:line="240" w:lineRule="atLeast"/>
              <w:rPr>
                <w:rFonts w:eastAsia="Calibri" w:cs="Arial"/>
                <w:lang w:val="en-US"/>
              </w:rPr>
            </w:pPr>
          </w:p>
        </w:tc>
        <w:tc>
          <w:tcPr>
            <w:tcW w:w="456" w:type="pct"/>
            <w:tcBorders>
              <w:top w:val="single" w:sz="4" w:space="0" w:color="auto"/>
              <w:bottom w:val="single" w:sz="4" w:space="0" w:color="auto"/>
            </w:tcBorders>
            <w:shd w:val="clear" w:color="auto" w:fill="A6A6A6"/>
          </w:tcPr>
          <w:p w:rsidR="00F44A90" w:rsidRPr="00F44A90" w:rsidRDefault="00F44A90" w:rsidP="00F44A90">
            <w:pPr>
              <w:keepLines/>
              <w:widowControl w:val="0"/>
              <w:spacing w:line="240" w:lineRule="atLeast"/>
              <w:jc w:val="center"/>
              <w:rPr>
                <w:rFonts w:eastAsia="Calibri" w:cs="Arial"/>
                <w:b/>
                <w:lang w:val="en-US"/>
              </w:rPr>
            </w:pPr>
            <w:r w:rsidRPr="00F44A90">
              <w:rPr>
                <w:rFonts w:eastAsia="Calibri" w:cs="Arial"/>
                <w:b/>
                <w:lang w:val="en-US"/>
              </w:rPr>
              <w:t>Y</w:t>
            </w:r>
          </w:p>
        </w:tc>
        <w:tc>
          <w:tcPr>
            <w:tcW w:w="2267" w:type="pct"/>
            <w:tcBorders>
              <w:top w:val="single" w:sz="4" w:space="0" w:color="auto"/>
              <w:bottom w:val="single" w:sz="4" w:space="0" w:color="auto"/>
            </w:tcBorders>
            <w:shd w:val="clear" w:color="auto" w:fill="A6A6A6"/>
          </w:tcPr>
          <w:p w:rsidR="00F44A90" w:rsidRPr="00F44A90" w:rsidRDefault="00F44A90" w:rsidP="00F44A90">
            <w:pPr>
              <w:keepLines/>
              <w:widowControl w:val="0"/>
              <w:spacing w:line="240" w:lineRule="atLeast"/>
              <w:rPr>
                <w:rFonts w:eastAsia="Calibri" w:cs="Arial"/>
                <w:lang w:val="en-US"/>
              </w:rPr>
            </w:pPr>
          </w:p>
        </w:tc>
      </w:tr>
      <w:tr w:rsidR="00F44A90" w:rsidRPr="00F44A90" w:rsidTr="00F44A90">
        <w:trPr>
          <w:trHeight w:val="240"/>
        </w:trPr>
        <w:tc>
          <w:tcPr>
            <w:tcW w:w="1337" w:type="pct"/>
            <w:tcBorders>
              <w:top w:val="single" w:sz="4" w:space="0" w:color="auto"/>
              <w:left w:val="single" w:sz="4" w:space="0" w:color="auto"/>
              <w:bottom w:val="single" w:sz="4" w:space="0" w:color="auto"/>
            </w:tcBorders>
            <w:shd w:val="clear" w:color="auto" w:fill="A6A6A6"/>
          </w:tcPr>
          <w:p w:rsidR="00F44A90" w:rsidRPr="00F44A90" w:rsidRDefault="00F44A90" w:rsidP="00F44A90">
            <w:pPr>
              <w:keepLines/>
              <w:widowControl w:val="0"/>
              <w:spacing w:line="240" w:lineRule="atLeast"/>
              <w:rPr>
                <w:rFonts w:eastAsia="Calibri" w:cs="Arial"/>
                <w:b/>
                <w:lang w:val="en-US"/>
              </w:rPr>
            </w:pPr>
            <w:r w:rsidRPr="00F44A90">
              <w:rPr>
                <w:rFonts w:eastAsia="Calibri" w:cs="Arial"/>
                <w:b/>
                <w:lang w:val="en-US"/>
              </w:rPr>
              <w:t xml:space="preserve">    Status</w:t>
            </w:r>
          </w:p>
        </w:tc>
        <w:tc>
          <w:tcPr>
            <w:tcW w:w="484" w:type="pct"/>
            <w:tcBorders>
              <w:top w:val="single" w:sz="4" w:space="0" w:color="auto"/>
              <w:bottom w:val="single" w:sz="4" w:space="0" w:color="auto"/>
            </w:tcBorders>
            <w:shd w:val="clear" w:color="auto" w:fill="A6A6A6"/>
          </w:tcPr>
          <w:p w:rsidR="00F44A90" w:rsidRPr="00F44A90" w:rsidRDefault="00F44A90" w:rsidP="00F44A90">
            <w:pPr>
              <w:keepLines/>
              <w:widowControl w:val="0"/>
              <w:spacing w:line="240" w:lineRule="atLeast"/>
              <w:rPr>
                <w:rFonts w:eastAsia="Calibri" w:cs="Arial"/>
                <w:lang w:val="en-US"/>
              </w:rPr>
            </w:pPr>
          </w:p>
        </w:tc>
        <w:tc>
          <w:tcPr>
            <w:tcW w:w="456" w:type="pct"/>
            <w:tcBorders>
              <w:top w:val="single" w:sz="4" w:space="0" w:color="auto"/>
              <w:bottom w:val="single" w:sz="4" w:space="0" w:color="auto"/>
            </w:tcBorders>
            <w:shd w:val="clear" w:color="auto" w:fill="A6A6A6"/>
          </w:tcPr>
          <w:p w:rsidR="00F44A90" w:rsidRPr="00F44A90" w:rsidRDefault="00F44A90" w:rsidP="00F44A90">
            <w:pPr>
              <w:keepLines/>
              <w:widowControl w:val="0"/>
              <w:spacing w:line="240" w:lineRule="atLeast"/>
              <w:rPr>
                <w:rFonts w:eastAsia="Calibri" w:cs="Arial"/>
                <w:lang w:val="en-US"/>
              </w:rPr>
            </w:pPr>
          </w:p>
        </w:tc>
        <w:tc>
          <w:tcPr>
            <w:tcW w:w="456" w:type="pct"/>
            <w:tcBorders>
              <w:top w:val="single" w:sz="4" w:space="0" w:color="auto"/>
              <w:bottom w:val="single" w:sz="4" w:space="0" w:color="auto"/>
            </w:tcBorders>
            <w:shd w:val="clear" w:color="auto" w:fill="A6A6A6"/>
          </w:tcPr>
          <w:p w:rsidR="00F44A90" w:rsidRPr="00F44A90" w:rsidRDefault="00F44A90" w:rsidP="00F44A90">
            <w:pPr>
              <w:keepLines/>
              <w:widowControl w:val="0"/>
              <w:spacing w:line="240" w:lineRule="atLeast"/>
              <w:jc w:val="center"/>
              <w:rPr>
                <w:rFonts w:eastAsia="Calibri" w:cs="Arial"/>
                <w:b/>
                <w:lang w:val="en-US"/>
              </w:rPr>
            </w:pPr>
            <w:r w:rsidRPr="00F44A90">
              <w:rPr>
                <w:rFonts w:eastAsia="Calibri" w:cs="Arial"/>
                <w:b/>
                <w:lang w:val="en-US"/>
              </w:rPr>
              <w:t>Y</w:t>
            </w:r>
          </w:p>
        </w:tc>
        <w:tc>
          <w:tcPr>
            <w:tcW w:w="2267" w:type="pct"/>
            <w:tcBorders>
              <w:top w:val="single" w:sz="4" w:space="0" w:color="auto"/>
              <w:bottom w:val="single" w:sz="4" w:space="0" w:color="auto"/>
            </w:tcBorders>
            <w:shd w:val="clear" w:color="auto" w:fill="A6A6A6"/>
          </w:tcPr>
          <w:p w:rsidR="00F44A90" w:rsidRPr="00F44A90" w:rsidRDefault="00F44A90" w:rsidP="00F44A90">
            <w:pPr>
              <w:keepLines/>
              <w:widowControl w:val="0"/>
              <w:spacing w:line="240" w:lineRule="atLeast"/>
              <w:rPr>
                <w:rFonts w:eastAsia="Calibri" w:cs="Arial"/>
                <w:lang w:val="en-US"/>
              </w:rPr>
            </w:pPr>
          </w:p>
        </w:tc>
      </w:tr>
      <w:tr w:rsidR="00F44A90" w:rsidRPr="00F44A90" w:rsidTr="00F44A90">
        <w:trPr>
          <w:trHeight w:val="240"/>
        </w:trPr>
        <w:tc>
          <w:tcPr>
            <w:tcW w:w="1337" w:type="pct"/>
            <w:tcBorders>
              <w:top w:val="nil"/>
              <w:left w:val="single" w:sz="4" w:space="0" w:color="auto"/>
              <w:bottom w:val="single" w:sz="4" w:space="0" w:color="auto"/>
              <w:right w:val="single" w:sz="4" w:space="0" w:color="auto"/>
            </w:tcBorders>
          </w:tcPr>
          <w:p w:rsidR="00F44A90" w:rsidRPr="00F44A90" w:rsidRDefault="00F44A90" w:rsidP="007B0193">
            <w:pPr>
              <w:keepLines/>
              <w:widowControl w:val="0"/>
              <w:spacing w:line="240" w:lineRule="atLeast"/>
              <w:jc w:val="center"/>
              <w:rPr>
                <w:rFonts w:eastAsia="Calibri" w:cs="Arial"/>
                <w:lang w:val="en-US"/>
              </w:rPr>
            </w:pPr>
            <w:r w:rsidRPr="00F44A90">
              <w:rPr>
                <w:rFonts w:eastAsia="Calibri" w:cs="Arial"/>
                <w:lang w:val="en-US"/>
              </w:rPr>
              <w:t>StatusCode</w:t>
            </w:r>
          </w:p>
        </w:tc>
        <w:tc>
          <w:tcPr>
            <w:tcW w:w="484" w:type="pct"/>
            <w:tcBorders>
              <w:top w:val="nil"/>
              <w:left w:val="nil"/>
              <w:bottom w:val="single" w:sz="4" w:space="0" w:color="auto"/>
              <w:right w:val="single" w:sz="4" w:space="0" w:color="auto"/>
            </w:tcBorders>
          </w:tcPr>
          <w:p w:rsidR="00F44A90" w:rsidRPr="00F44A90" w:rsidRDefault="00F44A90" w:rsidP="00F44A90">
            <w:pPr>
              <w:keepLines/>
              <w:widowControl w:val="0"/>
              <w:spacing w:line="240" w:lineRule="atLeast"/>
              <w:rPr>
                <w:rFonts w:eastAsia="Calibri" w:cs="Arial"/>
                <w:lang w:val="en-US"/>
              </w:rPr>
            </w:pPr>
            <w:r w:rsidRPr="00F44A90">
              <w:rPr>
                <w:rFonts w:eastAsia="Calibri" w:cs="Arial"/>
                <w:lang w:val="en-US"/>
              </w:rPr>
              <w:t>integer</w:t>
            </w:r>
          </w:p>
        </w:tc>
        <w:tc>
          <w:tcPr>
            <w:tcW w:w="456" w:type="pct"/>
            <w:tcBorders>
              <w:top w:val="nil"/>
              <w:left w:val="nil"/>
              <w:bottom w:val="single" w:sz="4" w:space="0" w:color="auto"/>
              <w:right w:val="single" w:sz="4" w:space="0" w:color="auto"/>
            </w:tcBorders>
          </w:tcPr>
          <w:p w:rsidR="00F44A90" w:rsidRPr="00F44A90" w:rsidRDefault="00F44A90" w:rsidP="00F44A90">
            <w:pPr>
              <w:keepLines/>
              <w:widowControl w:val="0"/>
              <w:spacing w:line="240" w:lineRule="atLeast"/>
              <w:rPr>
                <w:rFonts w:eastAsia="Calibri" w:cs="Arial"/>
                <w:lang w:val="en-US"/>
              </w:rPr>
            </w:pPr>
          </w:p>
        </w:tc>
        <w:tc>
          <w:tcPr>
            <w:tcW w:w="456" w:type="pct"/>
            <w:tcBorders>
              <w:top w:val="nil"/>
              <w:left w:val="nil"/>
              <w:bottom w:val="single" w:sz="4" w:space="0" w:color="auto"/>
              <w:right w:val="single" w:sz="4" w:space="0" w:color="auto"/>
            </w:tcBorders>
          </w:tcPr>
          <w:p w:rsidR="00F44A90" w:rsidRPr="00F44A90" w:rsidRDefault="00F44A90" w:rsidP="00F44A90">
            <w:pPr>
              <w:keepLines/>
              <w:widowControl w:val="0"/>
              <w:spacing w:line="240" w:lineRule="atLeast"/>
              <w:jc w:val="center"/>
              <w:rPr>
                <w:rFonts w:eastAsia="Calibri" w:cs="Arial"/>
                <w:lang w:val="en-US"/>
              </w:rPr>
            </w:pPr>
            <w:r w:rsidRPr="00F44A90">
              <w:rPr>
                <w:rFonts w:eastAsia="Calibri" w:cs="Arial"/>
                <w:lang w:val="en-US"/>
              </w:rPr>
              <w:t>Y</w:t>
            </w:r>
          </w:p>
        </w:tc>
        <w:tc>
          <w:tcPr>
            <w:tcW w:w="2267" w:type="pct"/>
            <w:tcBorders>
              <w:top w:val="nil"/>
              <w:left w:val="nil"/>
              <w:bottom w:val="single" w:sz="4" w:space="0" w:color="auto"/>
              <w:right w:val="single" w:sz="4" w:space="0" w:color="auto"/>
            </w:tcBorders>
          </w:tcPr>
          <w:p w:rsidR="00F44A90" w:rsidRPr="00F44A90" w:rsidRDefault="00F44A90" w:rsidP="00F44A90">
            <w:pPr>
              <w:keepLines/>
              <w:widowControl w:val="0"/>
              <w:spacing w:line="240" w:lineRule="atLeast"/>
              <w:rPr>
                <w:rFonts w:eastAsia="Calibri" w:cs="Arial"/>
                <w:lang w:val="en-US"/>
              </w:rPr>
            </w:pPr>
            <w:r w:rsidRPr="00F44A90">
              <w:rPr>
                <w:rFonts w:eastAsia="Calibri" w:cs="Arial"/>
                <w:lang w:val="en-US"/>
              </w:rPr>
              <w:t>This list provides the complete set of valid Response    Status codes defined for the response Status Aggregate Status Code    along with conditions that may cause the Response Status to be sent.</w:t>
            </w:r>
          </w:p>
        </w:tc>
      </w:tr>
      <w:tr w:rsidR="00F44A90" w:rsidRPr="00F44A90" w:rsidTr="00F44A90">
        <w:trPr>
          <w:trHeight w:val="240"/>
        </w:trPr>
        <w:tc>
          <w:tcPr>
            <w:tcW w:w="1337" w:type="pct"/>
            <w:tcBorders>
              <w:top w:val="nil"/>
              <w:left w:val="single" w:sz="4" w:space="0" w:color="auto"/>
              <w:bottom w:val="single" w:sz="4" w:space="0" w:color="auto"/>
              <w:right w:val="single" w:sz="4" w:space="0" w:color="auto"/>
            </w:tcBorders>
          </w:tcPr>
          <w:p w:rsidR="00F44A90" w:rsidRPr="00F44A90" w:rsidRDefault="00F44A90" w:rsidP="007B0193">
            <w:pPr>
              <w:keepLines/>
              <w:widowControl w:val="0"/>
              <w:spacing w:line="240" w:lineRule="atLeast"/>
              <w:jc w:val="center"/>
              <w:rPr>
                <w:rFonts w:eastAsia="Calibri" w:cs="Arial"/>
                <w:lang w:val="en-US"/>
              </w:rPr>
            </w:pPr>
            <w:r w:rsidRPr="00F44A90">
              <w:rPr>
                <w:rFonts w:eastAsia="Calibri" w:cs="Arial"/>
                <w:lang w:val="en-US"/>
              </w:rPr>
              <w:t>Severity</w:t>
            </w:r>
          </w:p>
        </w:tc>
        <w:tc>
          <w:tcPr>
            <w:tcW w:w="484" w:type="pct"/>
            <w:tcBorders>
              <w:top w:val="nil"/>
              <w:left w:val="nil"/>
              <w:bottom w:val="single" w:sz="4" w:space="0" w:color="auto"/>
              <w:right w:val="single" w:sz="4" w:space="0" w:color="auto"/>
            </w:tcBorders>
          </w:tcPr>
          <w:p w:rsidR="00F44A90" w:rsidRPr="00F44A90" w:rsidRDefault="007F383A" w:rsidP="00F44A90">
            <w:pPr>
              <w:keepLines/>
              <w:widowControl w:val="0"/>
              <w:spacing w:line="240" w:lineRule="atLeast"/>
              <w:rPr>
                <w:rFonts w:eastAsia="Calibri" w:cs="Arial"/>
                <w:lang w:val="en-US"/>
              </w:rPr>
            </w:pPr>
            <w:r w:rsidRPr="00F44A90">
              <w:rPr>
                <w:rFonts w:eastAsia="Calibri" w:cs="Arial"/>
                <w:lang w:val="en-US"/>
              </w:rPr>
              <w:t>S</w:t>
            </w:r>
            <w:r w:rsidR="00F44A90" w:rsidRPr="00F44A90">
              <w:rPr>
                <w:rFonts w:eastAsia="Calibri" w:cs="Arial"/>
                <w:lang w:val="en-US"/>
              </w:rPr>
              <w:t>tring</w:t>
            </w:r>
          </w:p>
        </w:tc>
        <w:tc>
          <w:tcPr>
            <w:tcW w:w="456" w:type="pct"/>
            <w:tcBorders>
              <w:top w:val="nil"/>
              <w:left w:val="nil"/>
              <w:bottom w:val="single" w:sz="4" w:space="0" w:color="auto"/>
              <w:right w:val="single" w:sz="4" w:space="0" w:color="auto"/>
            </w:tcBorders>
          </w:tcPr>
          <w:p w:rsidR="00F44A90" w:rsidRPr="00F44A90" w:rsidRDefault="00F44A90" w:rsidP="00F44A90">
            <w:pPr>
              <w:keepLines/>
              <w:widowControl w:val="0"/>
              <w:spacing w:line="240" w:lineRule="atLeast"/>
              <w:rPr>
                <w:rFonts w:eastAsia="Calibri" w:cs="Arial"/>
                <w:lang w:val="en-US"/>
              </w:rPr>
            </w:pPr>
            <w:r w:rsidRPr="00F44A90">
              <w:rPr>
                <w:rFonts w:eastAsia="Calibri" w:cs="Arial"/>
                <w:lang w:val="en-US"/>
              </w:rPr>
              <w:t>0..80</w:t>
            </w:r>
          </w:p>
        </w:tc>
        <w:tc>
          <w:tcPr>
            <w:tcW w:w="456" w:type="pct"/>
            <w:tcBorders>
              <w:top w:val="nil"/>
              <w:left w:val="nil"/>
              <w:bottom w:val="single" w:sz="4" w:space="0" w:color="auto"/>
              <w:right w:val="single" w:sz="4" w:space="0" w:color="auto"/>
            </w:tcBorders>
          </w:tcPr>
          <w:p w:rsidR="00F44A90" w:rsidRPr="00F44A90" w:rsidRDefault="00F44A90" w:rsidP="00F44A90">
            <w:pPr>
              <w:keepLines/>
              <w:widowControl w:val="0"/>
              <w:spacing w:line="240" w:lineRule="atLeast"/>
              <w:jc w:val="center"/>
              <w:rPr>
                <w:rFonts w:eastAsia="Calibri" w:cs="Arial"/>
                <w:lang w:val="en-US"/>
              </w:rPr>
            </w:pPr>
            <w:r w:rsidRPr="00F44A90">
              <w:rPr>
                <w:rFonts w:eastAsia="Calibri" w:cs="Arial"/>
                <w:lang w:val="en-US"/>
              </w:rPr>
              <w:t>Y</w:t>
            </w:r>
          </w:p>
        </w:tc>
        <w:tc>
          <w:tcPr>
            <w:tcW w:w="2267" w:type="pct"/>
            <w:tcBorders>
              <w:top w:val="nil"/>
              <w:left w:val="nil"/>
              <w:bottom w:val="single" w:sz="4" w:space="0" w:color="auto"/>
              <w:right w:val="single" w:sz="4" w:space="0" w:color="auto"/>
            </w:tcBorders>
          </w:tcPr>
          <w:p w:rsidR="00F44A90" w:rsidRPr="00F44A90" w:rsidRDefault="00F44A90" w:rsidP="00F44A90">
            <w:pPr>
              <w:keepLines/>
              <w:widowControl w:val="0"/>
              <w:spacing w:line="240" w:lineRule="atLeast"/>
              <w:rPr>
                <w:rFonts w:eastAsia="Calibri" w:cs="Arial"/>
                <w:lang w:val="en-US"/>
              </w:rPr>
            </w:pPr>
            <w:r w:rsidRPr="00F44A90">
              <w:rPr>
                <w:rFonts w:eastAsia="Calibri" w:cs="Arial"/>
                <w:lang w:val="en-US"/>
              </w:rPr>
              <w:t>The severity is assigned once a Status Code is selected    for the specific source systems code. values: Warning, Info, Error</w:t>
            </w:r>
          </w:p>
        </w:tc>
      </w:tr>
      <w:tr w:rsidR="00F44A90" w:rsidRPr="00F44A90" w:rsidTr="00F44A90">
        <w:trPr>
          <w:trHeight w:val="240"/>
        </w:trPr>
        <w:tc>
          <w:tcPr>
            <w:tcW w:w="1337" w:type="pct"/>
            <w:tcBorders>
              <w:top w:val="nil"/>
              <w:left w:val="single" w:sz="4" w:space="0" w:color="auto"/>
              <w:bottom w:val="single" w:sz="4" w:space="0" w:color="auto"/>
              <w:right w:val="single" w:sz="4" w:space="0" w:color="auto"/>
            </w:tcBorders>
          </w:tcPr>
          <w:p w:rsidR="00F44A90" w:rsidRPr="00F44A90" w:rsidRDefault="00F44A90" w:rsidP="007B0193">
            <w:pPr>
              <w:keepLines/>
              <w:widowControl w:val="0"/>
              <w:spacing w:line="240" w:lineRule="atLeast"/>
              <w:jc w:val="center"/>
              <w:rPr>
                <w:rFonts w:eastAsia="Calibri" w:cs="Arial"/>
                <w:lang w:val="en-US"/>
              </w:rPr>
            </w:pPr>
            <w:r w:rsidRPr="00F44A90">
              <w:rPr>
                <w:rFonts w:eastAsia="Calibri" w:cs="Arial"/>
                <w:lang w:val="en-US"/>
              </w:rPr>
              <w:t>StatusDescription</w:t>
            </w:r>
          </w:p>
        </w:tc>
        <w:tc>
          <w:tcPr>
            <w:tcW w:w="484" w:type="pct"/>
            <w:tcBorders>
              <w:top w:val="nil"/>
              <w:left w:val="nil"/>
              <w:bottom w:val="single" w:sz="4" w:space="0" w:color="auto"/>
              <w:right w:val="single" w:sz="4" w:space="0" w:color="auto"/>
            </w:tcBorders>
          </w:tcPr>
          <w:p w:rsidR="00F44A90" w:rsidRPr="00F44A90" w:rsidRDefault="007F383A" w:rsidP="00F44A90">
            <w:pPr>
              <w:keepLines/>
              <w:widowControl w:val="0"/>
              <w:spacing w:line="240" w:lineRule="atLeast"/>
              <w:rPr>
                <w:rFonts w:eastAsia="Calibri" w:cs="Arial"/>
                <w:lang w:val="en-US"/>
              </w:rPr>
            </w:pPr>
            <w:r w:rsidRPr="00F44A90">
              <w:rPr>
                <w:rFonts w:eastAsia="Calibri" w:cs="Arial"/>
                <w:lang w:val="en-US"/>
              </w:rPr>
              <w:t>S</w:t>
            </w:r>
            <w:r w:rsidR="00F44A90" w:rsidRPr="00F44A90">
              <w:rPr>
                <w:rFonts w:eastAsia="Calibri" w:cs="Arial"/>
                <w:lang w:val="en-US"/>
              </w:rPr>
              <w:t>tring</w:t>
            </w:r>
          </w:p>
        </w:tc>
        <w:tc>
          <w:tcPr>
            <w:tcW w:w="456" w:type="pct"/>
            <w:tcBorders>
              <w:top w:val="nil"/>
              <w:left w:val="nil"/>
              <w:bottom w:val="single" w:sz="4" w:space="0" w:color="auto"/>
              <w:right w:val="single" w:sz="4" w:space="0" w:color="auto"/>
            </w:tcBorders>
          </w:tcPr>
          <w:p w:rsidR="00F44A90" w:rsidRPr="00F44A90" w:rsidRDefault="00F44A90" w:rsidP="00F44A90">
            <w:pPr>
              <w:keepLines/>
              <w:widowControl w:val="0"/>
              <w:spacing w:line="240" w:lineRule="atLeast"/>
              <w:rPr>
                <w:rFonts w:eastAsia="Calibri" w:cs="Arial"/>
                <w:lang w:val="en-US"/>
              </w:rPr>
            </w:pPr>
            <w:r w:rsidRPr="00F44A90">
              <w:rPr>
                <w:rFonts w:eastAsia="Calibri" w:cs="Arial"/>
                <w:lang w:val="en-US"/>
              </w:rPr>
              <w:t>0..255</w:t>
            </w:r>
          </w:p>
        </w:tc>
        <w:tc>
          <w:tcPr>
            <w:tcW w:w="456" w:type="pct"/>
            <w:tcBorders>
              <w:top w:val="nil"/>
              <w:left w:val="nil"/>
              <w:bottom w:val="single" w:sz="4" w:space="0" w:color="auto"/>
              <w:right w:val="single" w:sz="4" w:space="0" w:color="auto"/>
            </w:tcBorders>
          </w:tcPr>
          <w:p w:rsidR="00F44A90" w:rsidRPr="00F44A90" w:rsidRDefault="00F44A90" w:rsidP="00F44A90">
            <w:pPr>
              <w:keepLines/>
              <w:widowControl w:val="0"/>
              <w:spacing w:line="240" w:lineRule="atLeast"/>
              <w:jc w:val="center"/>
              <w:rPr>
                <w:rFonts w:eastAsia="Calibri" w:cs="Arial"/>
                <w:lang w:val="en-US"/>
              </w:rPr>
            </w:pPr>
            <w:r w:rsidRPr="00F44A90">
              <w:rPr>
                <w:rFonts w:eastAsia="Calibri" w:cs="Arial"/>
                <w:lang w:val="en-US"/>
              </w:rPr>
              <w:t>Y</w:t>
            </w:r>
          </w:p>
        </w:tc>
        <w:tc>
          <w:tcPr>
            <w:tcW w:w="2267" w:type="pct"/>
            <w:tcBorders>
              <w:top w:val="nil"/>
              <w:left w:val="nil"/>
              <w:bottom w:val="single" w:sz="4" w:space="0" w:color="auto"/>
              <w:right w:val="single" w:sz="4" w:space="0" w:color="auto"/>
            </w:tcBorders>
          </w:tcPr>
          <w:p w:rsidR="00F44A90" w:rsidRPr="00F44A90" w:rsidRDefault="00F44A90" w:rsidP="00F44A90">
            <w:pPr>
              <w:keepLines/>
              <w:widowControl w:val="0"/>
              <w:spacing w:line="240" w:lineRule="atLeast"/>
              <w:rPr>
                <w:rFonts w:eastAsia="Calibri" w:cs="Arial"/>
                <w:lang w:val="en-US"/>
              </w:rPr>
            </w:pPr>
            <w:r w:rsidRPr="00F44A90">
              <w:rPr>
                <w:rFonts w:eastAsia="Calibri" w:cs="Arial"/>
                <w:lang w:val="en-US"/>
              </w:rPr>
              <w:t>Status text is provided in the Status Desc field</w:t>
            </w:r>
          </w:p>
        </w:tc>
      </w:tr>
      <w:tr w:rsidR="00F44A90" w:rsidRPr="00F44A90" w:rsidTr="00F44A90">
        <w:trPr>
          <w:trHeight w:val="240"/>
        </w:trPr>
        <w:tc>
          <w:tcPr>
            <w:tcW w:w="1337" w:type="pct"/>
            <w:tcBorders>
              <w:top w:val="nil"/>
              <w:left w:val="single" w:sz="4" w:space="0" w:color="auto"/>
              <w:bottom w:val="single" w:sz="4" w:space="0" w:color="auto"/>
              <w:right w:val="single" w:sz="4" w:space="0" w:color="auto"/>
            </w:tcBorders>
          </w:tcPr>
          <w:p w:rsidR="00F44A90" w:rsidRPr="00F44A90" w:rsidRDefault="00F44A90" w:rsidP="007B0193">
            <w:pPr>
              <w:keepLines/>
              <w:widowControl w:val="0"/>
              <w:spacing w:line="240" w:lineRule="atLeast"/>
              <w:jc w:val="center"/>
              <w:rPr>
                <w:rFonts w:eastAsia="Calibri" w:cs="Arial"/>
                <w:lang w:val="en-US"/>
              </w:rPr>
            </w:pPr>
            <w:r w:rsidRPr="00F44A90">
              <w:rPr>
                <w:rFonts w:eastAsia="Calibri" w:cs="Arial"/>
                <w:lang w:val="en-US"/>
              </w:rPr>
              <w:t>ServerStatusCode</w:t>
            </w:r>
          </w:p>
        </w:tc>
        <w:tc>
          <w:tcPr>
            <w:tcW w:w="484" w:type="pct"/>
            <w:tcBorders>
              <w:top w:val="nil"/>
              <w:left w:val="nil"/>
              <w:bottom w:val="single" w:sz="4" w:space="0" w:color="auto"/>
              <w:right w:val="single" w:sz="4" w:space="0" w:color="auto"/>
            </w:tcBorders>
          </w:tcPr>
          <w:p w:rsidR="00F44A90" w:rsidRPr="00F44A90" w:rsidRDefault="007F383A" w:rsidP="00F44A90">
            <w:pPr>
              <w:keepLines/>
              <w:widowControl w:val="0"/>
              <w:spacing w:line="240" w:lineRule="atLeast"/>
              <w:rPr>
                <w:rFonts w:eastAsia="Calibri" w:cs="Arial"/>
                <w:lang w:val="en-US"/>
              </w:rPr>
            </w:pPr>
            <w:r w:rsidRPr="00F44A90">
              <w:rPr>
                <w:rFonts w:eastAsia="Calibri" w:cs="Arial"/>
                <w:lang w:val="en-US"/>
              </w:rPr>
              <w:t>S</w:t>
            </w:r>
            <w:r w:rsidR="00F44A90" w:rsidRPr="00F44A90">
              <w:rPr>
                <w:rFonts w:eastAsia="Calibri" w:cs="Arial"/>
                <w:lang w:val="en-US"/>
              </w:rPr>
              <w:t>tring</w:t>
            </w:r>
          </w:p>
        </w:tc>
        <w:tc>
          <w:tcPr>
            <w:tcW w:w="456" w:type="pct"/>
            <w:tcBorders>
              <w:top w:val="nil"/>
              <w:left w:val="nil"/>
              <w:bottom w:val="single" w:sz="4" w:space="0" w:color="auto"/>
              <w:right w:val="single" w:sz="4" w:space="0" w:color="auto"/>
            </w:tcBorders>
          </w:tcPr>
          <w:p w:rsidR="00F44A90" w:rsidRPr="00F44A90" w:rsidRDefault="00F44A90" w:rsidP="00F44A90">
            <w:pPr>
              <w:keepLines/>
              <w:widowControl w:val="0"/>
              <w:spacing w:line="240" w:lineRule="atLeast"/>
              <w:rPr>
                <w:rFonts w:eastAsia="Calibri" w:cs="Arial"/>
                <w:lang w:val="en-US"/>
              </w:rPr>
            </w:pPr>
            <w:r w:rsidRPr="00F44A90">
              <w:rPr>
                <w:rFonts w:eastAsia="Calibri" w:cs="Arial"/>
                <w:lang w:val="en-US"/>
              </w:rPr>
              <w:t>0..20</w:t>
            </w:r>
          </w:p>
        </w:tc>
        <w:tc>
          <w:tcPr>
            <w:tcW w:w="456" w:type="pct"/>
            <w:tcBorders>
              <w:top w:val="nil"/>
              <w:left w:val="nil"/>
              <w:bottom w:val="single" w:sz="4" w:space="0" w:color="auto"/>
              <w:right w:val="single" w:sz="4" w:space="0" w:color="auto"/>
            </w:tcBorders>
          </w:tcPr>
          <w:p w:rsidR="00F44A90" w:rsidRPr="00F44A90" w:rsidRDefault="00F44A90" w:rsidP="00F44A90">
            <w:pPr>
              <w:keepLines/>
              <w:widowControl w:val="0"/>
              <w:spacing w:line="240" w:lineRule="atLeast"/>
              <w:jc w:val="center"/>
              <w:rPr>
                <w:rFonts w:eastAsia="Calibri" w:cs="Arial"/>
                <w:lang w:val="en-US"/>
              </w:rPr>
            </w:pPr>
            <w:r w:rsidRPr="00F44A90">
              <w:rPr>
                <w:rFonts w:eastAsia="Calibri" w:cs="Arial"/>
                <w:lang w:val="en-US"/>
              </w:rPr>
              <w:t>N</w:t>
            </w:r>
          </w:p>
        </w:tc>
        <w:tc>
          <w:tcPr>
            <w:tcW w:w="2267" w:type="pct"/>
            <w:tcBorders>
              <w:top w:val="nil"/>
              <w:left w:val="nil"/>
              <w:bottom w:val="single" w:sz="4" w:space="0" w:color="auto"/>
              <w:right w:val="single" w:sz="4" w:space="0" w:color="auto"/>
            </w:tcBorders>
          </w:tcPr>
          <w:p w:rsidR="00F44A90" w:rsidRPr="00F44A90" w:rsidRDefault="00F44A90" w:rsidP="00F44A90">
            <w:pPr>
              <w:keepLines/>
              <w:widowControl w:val="0"/>
              <w:spacing w:line="240" w:lineRule="atLeast"/>
              <w:rPr>
                <w:rFonts w:eastAsia="Calibri" w:cs="Arial"/>
                <w:lang w:val="en-US"/>
              </w:rPr>
            </w:pPr>
            <w:r w:rsidRPr="00F44A90">
              <w:rPr>
                <w:rFonts w:eastAsia="Calibri" w:cs="Arial"/>
                <w:lang w:val="en-US"/>
              </w:rPr>
              <w:t>This status code will be the source system's status code</w:t>
            </w:r>
          </w:p>
        </w:tc>
      </w:tr>
      <w:tr w:rsidR="00F44A90" w:rsidRPr="00F44A90" w:rsidTr="00F44A90">
        <w:trPr>
          <w:trHeight w:val="240"/>
        </w:trPr>
        <w:tc>
          <w:tcPr>
            <w:tcW w:w="1337" w:type="pct"/>
            <w:tcBorders>
              <w:top w:val="nil"/>
              <w:left w:val="single" w:sz="4" w:space="0" w:color="auto"/>
              <w:bottom w:val="single" w:sz="4" w:space="0" w:color="auto"/>
              <w:right w:val="single" w:sz="4" w:space="0" w:color="auto"/>
            </w:tcBorders>
          </w:tcPr>
          <w:p w:rsidR="00F44A90" w:rsidRPr="00F44A90" w:rsidRDefault="00F44A90" w:rsidP="007B0193">
            <w:pPr>
              <w:keepLines/>
              <w:widowControl w:val="0"/>
              <w:spacing w:line="240" w:lineRule="atLeast"/>
              <w:jc w:val="center"/>
              <w:rPr>
                <w:rFonts w:eastAsia="Calibri" w:cs="Arial"/>
                <w:lang w:val="en-US"/>
              </w:rPr>
            </w:pPr>
            <w:r w:rsidRPr="00F44A90">
              <w:rPr>
                <w:rFonts w:eastAsia="Calibri" w:cs="Arial"/>
                <w:lang w:val="en-US"/>
              </w:rPr>
              <w:t>ServerStatusDescription</w:t>
            </w:r>
          </w:p>
        </w:tc>
        <w:tc>
          <w:tcPr>
            <w:tcW w:w="484" w:type="pct"/>
            <w:tcBorders>
              <w:top w:val="nil"/>
              <w:left w:val="nil"/>
              <w:bottom w:val="single" w:sz="4" w:space="0" w:color="auto"/>
              <w:right w:val="single" w:sz="4" w:space="0" w:color="auto"/>
            </w:tcBorders>
          </w:tcPr>
          <w:p w:rsidR="00F44A90" w:rsidRPr="00F44A90" w:rsidRDefault="007F383A" w:rsidP="00F44A90">
            <w:pPr>
              <w:keepLines/>
              <w:widowControl w:val="0"/>
              <w:spacing w:line="240" w:lineRule="atLeast"/>
              <w:rPr>
                <w:rFonts w:eastAsia="Calibri" w:cs="Arial"/>
                <w:lang w:val="en-US"/>
              </w:rPr>
            </w:pPr>
            <w:r w:rsidRPr="00F44A90">
              <w:rPr>
                <w:rFonts w:eastAsia="Calibri" w:cs="Arial"/>
                <w:lang w:val="en-US"/>
              </w:rPr>
              <w:t>S</w:t>
            </w:r>
            <w:r w:rsidR="00F44A90" w:rsidRPr="00F44A90">
              <w:rPr>
                <w:rFonts w:eastAsia="Calibri" w:cs="Arial"/>
                <w:lang w:val="en-US"/>
              </w:rPr>
              <w:t>tring</w:t>
            </w:r>
          </w:p>
        </w:tc>
        <w:tc>
          <w:tcPr>
            <w:tcW w:w="456" w:type="pct"/>
            <w:tcBorders>
              <w:top w:val="nil"/>
              <w:left w:val="nil"/>
              <w:bottom w:val="single" w:sz="4" w:space="0" w:color="auto"/>
              <w:right w:val="single" w:sz="4" w:space="0" w:color="auto"/>
            </w:tcBorders>
          </w:tcPr>
          <w:p w:rsidR="00F44A90" w:rsidRPr="00F44A90" w:rsidRDefault="00F44A90" w:rsidP="00F44A90">
            <w:pPr>
              <w:keepLines/>
              <w:widowControl w:val="0"/>
              <w:spacing w:line="240" w:lineRule="atLeast"/>
              <w:rPr>
                <w:rFonts w:eastAsia="Calibri" w:cs="Arial"/>
                <w:lang w:val="en-US"/>
              </w:rPr>
            </w:pPr>
            <w:r w:rsidRPr="00F44A90">
              <w:rPr>
                <w:rFonts w:eastAsia="Calibri" w:cs="Arial"/>
                <w:lang w:val="en-US"/>
              </w:rPr>
              <w:t>0..255</w:t>
            </w:r>
          </w:p>
        </w:tc>
        <w:tc>
          <w:tcPr>
            <w:tcW w:w="456" w:type="pct"/>
            <w:tcBorders>
              <w:top w:val="nil"/>
              <w:left w:val="nil"/>
              <w:bottom w:val="single" w:sz="4" w:space="0" w:color="auto"/>
              <w:right w:val="single" w:sz="4" w:space="0" w:color="auto"/>
            </w:tcBorders>
          </w:tcPr>
          <w:p w:rsidR="00F44A90" w:rsidRPr="00F44A90" w:rsidRDefault="00F44A90" w:rsidP="00F44A90">
            <w:pPr>
              <w:keepLines/>
              <w:widowControl w:val="0"/>
              <w:spacing w:line="240" w:lineRule="atLeast"/>
              <w:jc w:val="center"/>
              <w:rPr>
                <w:rFonts w:eastAsia="Calibri" w:cs="Arial"/>
                <w:lang w:val="en-US"/>
              </w:rPr>
            </w:pPr>
            <w:r w:rsidRPr="00F44A90">
              <w:rPr>
                <w:rFonts w:eastAsia="Calibri" w:cs="Arial"/>
                <w:lang w:val="en-US"/>
              </w:rPr>
              <w:t>N</w:t>
            </w:r>
          </w:p>
        </w:tc>
        <w:tc>
          <w:tcPr>
            <w:tcW w:w="2267" w:type="pct"/>
            <w:tcBorders>
              <w:top w:val="nil"/>
              <w:left w:val="nil"/>
              <w:bottom w:val="single" w:sz="4" w:space="0" w:color="auto"/>
              <w:right w:val="single" w:sz="4" w:space="0" w:color="auto"/>
            </w:tcBorders>
          </w:tcPr>
          <w:p w:rsidR="00F44A90" w:rsidRPr="00F44A90" w:rsidRDefault="00F44A90" w:rsidP="00F44A90">
            <w:pPr>
              <w:keepLines/>
              <w:widowControl w:val="0"/>
              <w:spacing w:line="240" w:lineRule="atLeast"/>
              <w:rPr>
                <w:rFonts w:eastAsia="Calibri" w:cs="Arial"/>
                <w:lang w:val="en-US"/>
              </w:rPr>
            </w:pPr>
            <w:r w:rsidRPr="00F44A90">
              <w:rPr>
                <w:rFonts w:eastAsia="Calibri" w:cs="Arial"/>
                <w:lang w:val="en-US"/>
              </w:rPr>
              <w:t>This status description will be the source system's    status description</w:t>
            </w:r>
          </w:p>
        </w:tc>
      </w:tr>
      <w:tr w:rsidR="00F44A90" w:rsidRPr="00F44A90" w:rsidTr="00F44A90">
        <w:trPr>
          <w:trHeight w:val="240"/>
        </w:trPr>
        <w:tc>
          <w:tcPr>
            <w:tcW w:w="1337" w:type="pct"/>
            <w:tcBorders>
              <w:top w:val="single" w:sz="4" w:space="0" w:color="auto"/>
              <w:left w:val="single" w:sz="4" w:space="0" w:color="auto"/>
              <w:bottom w:val="single" w:sz="4" w:space="0" w:color="auto"/>
            </w:tcBorders>
            <w:shd w:val="clear" w:color="auto" w:fill="A6A6A6"/>
          </w:tcPr>
          <w:p w:rsidR="00F44A90" w:rsidRPr="00F44A90" w:rsidRDefault="00F44A90" w:rsidP="00F44A90">
            <w:pPr>
              <w:keepLines/>
              <w:widowControl w:val="0"/>
              <w:spacing w:line="240" w:lineRule="atLeast"/>
              <w:rPr>
                <w:rFonts w:eastAsia="Calibri" w:cs="Arial"/>
                <w:b/>
                <w:lang w:val="en-US"/>
              </w:rPr>
            </w:pPr>
            <w:r w:rsidRPr="00F44A90">
              <w:rPr>
                <w:rFonts w:eastAsia="Calibri" w:cs="Arial"/>
                <w:b/>
                <w:lang w:val="en-US"/>
              </w:rPr>
              <w:t xml:space="preserve">        AdditionalStatus</w:t>
            </w:r>
          </w:p>
        </w:tc>
        <w:tc>
          <w:tcPr>
            <w:tcW w:w="484" w:type="pct"/>
            <w:tcBorders>
              <w:top w:val="single" w:sz="4" w:space="0" w:color="auto"/>
              <w:bottom w:val="single" w:sz="4" w:space="0" w:color="auto"/>
            </w:tcBorders>
            <w:shd w:val="clear" w:color="auto" w:fill="A6A6A6"/>
          </w:tcPr>
          <w:p w:rsidR="00F44A90" w:rsidRPr="00F44A90" w:rsidRDefault="00F44A90" w:rsidP="00F44A90">
            <w:pPr>
              <w:keepLines/>
              <w:widowControl w:val="0"/>
              <w:spacing w:line="240" w:lineRule="atLeast"/>
              <w:rPr>
                <w:rFonts w:eastAsia="Calibri" w:cs="Arial"/>
                <w:lang w:val="en-US"/>
              </w:rPr>
            </w:pPr>
          </w:p>
        </w:tc>
        <w:tc>
          <w:tcPr>
            <w:tcW w:w="456" w:type="pct"/>
            <w:tcBorders>
              <w:top w:val="single" w:sz="4" w:space="0" w:color="auto"/>
              <w:bottom w:val="single" w:sz="4" w:space="0" w:color="auto"/>
            </w:tcBorders>
            <w:shd w:val="clear" w:color="auto" w:fill="A6A6A6"/>
          </w:tcPr>
          <w:p w:rsidR="00F44A90" w:rsidRPr="00F44A90" w:rsidRDefault="00F44A90" w:rsidP="00F44A90">
            <w:pPr>
              <w:keepLines/>
              <w:widowControl w:val="0"/>
              <w:spacing w:line="240" w:lineRule="atLeast"/>
              <w:rPr>
                <w:rFonts w:eastAsia="Calibri" w:cs="Arial"/>
                <w:lang w:val="en-US"/>
              </w:rPr>
            </w:pPr>
          </w:p>
        </w:tc>
        <w:tc>
          <w:tcPr>
            <w:tcW w:w="456" w:type="pct"/>
            <w:tcBorders>
              <w:top w:val="single" w:sz="4" w:space="0" w:color="auto"/>
              <w:bottom w:val="single" w:sz="4" w:space="0" w:color="auto"/>
            </w:tcBorders>
            <w:shd w:val="clear" w:color="auto" w:fill="A6A6A6"/>
          </w:tcPr>
          <w:p w:rsidR="00F44A90" w:rsidRPr="00F44A90" w:rsidRDefault="00F44A90" w:rsidP="00F44A90">
            <w:pPr>
              <w:keepLines/>
              <w:widowControl w:val="0"/>
              <w:spacing w:line="240" w:lineRule="atLeast"/>
              <w:jc w:val="center"/>
              <w:rPr>
                <w:rFonts w:eastAsia="Calibri" w:cs="Arial"/>
                <w:b/>
                <w:lang w:val="en-US"/>
              </w:rPr>
            </w:pPr>
            <w:r w:rsidRPr="00F44A90">
              <w:rPr>
                <w:rFonts w:eastAsia="Calibri" w:cs="Arial"/>
                <w:b/>
                <w:lang w:val="en-US"/>
              </w:rPr>
              <w:t>N</w:t>
            </w:r>
          </w:p>
        </w:tc>
        <w:tc>
          <w:tcPr>
            <w:tcW w:w="2267" w:type="pct"/>
            <w:tcBorders>
              <w:top w:val="single" w:sz="4" w:space="0" w:color="auto"/>
              <w:bottom w:val="single" w:sz="4" w:space="0" w:color="auto"/>
            </w:tcBorders>
            <w:shd w:val="clear" w:color="auto" w:fill="A6A6A6"/>
          </w:tcPr>
          <w:p w:rsidR="00F44A90" w:rsidRPr="00F44A90" w:rsidRDefault="00F44A90" w:rsidP="00F44A90">
            <w:pPr>
              <w:keepLines/>
              <w:widowControl w:val="0"/>
              <w:spacing w:line="240" w:lineRule="atLeast"/>
              <w:rPr>
                <w:rFonts w:eastAsia="Calibri" w:cs="Arial"/>
                <w:lang w:val="en-US"/>
              </w:rPr>
            </w:pPr>
          </w:p>
        </w:tc>
      </w:tr>
      <w:tr w:rsidR="00F44A90" w:rsidRPr="00F44A90" w:rsidTr="00F44A90">
        <w:trPr>
          <w:trHeight w:val="240"/>
        </w:trPr>
        <w:tc>
          <w:tcPr>
            <w:tcW w:w="1337" w:type="pct"/>
            <w:tcBorders>
              <w:top w:val="nil"/>
              <w:left w:val="single" w:sz="4" w:space="0" w:color="auto"/>
              <w:bottom w:val="single" w:sz="4" w:space="0" w:color="auto"/>
              <w:right w:val="single" w:sz="4" w:space="0" w:color="auto"/>
            </w:tcBorders>
          </w:tcPr>
          <w:p w:rsidR="00F44A90" w:rsidRPr="00F44A90" w:rsidRDefault="00F44A90" w:rsidP="007B0193">
            <w:pPr>
              <w:keepLines/>
              <w:widowControl w:val="0"/>
              <w:spacing w:line="240" w:lineRule="atLeast"/>
              <w:jc w:val="center"/>
              <w:rPr>
                <w:rFonts w:eastAsia="Calibri" w:cs="Arial"/>
                <w:lang w:val="en-US"/>
              </w:rPr>
            </w:pPr>
            <w:r w:rsidRPr="00F44A90">
              <w:rPr>
                <w:rFonts w:eastAsia="Calibri" w:cs="Arial"/>
                <w:lang w:val="en-US"/>
              </w:rPr>
              <w:lastRenderedPageBreak/>
              <w:t>StatusCode</w:t>
            </w:r>
          </w:p>
        </w:tc>
        <w:tc>
          <w:tcPr>
            <w:tcW w:w="484" w:type="pct"/>
            <w:tcBorders>
              <w:top w:val="nil"/>
              <w:left w:val="nil"/>
              <w:bottom w:val="single" w:sz="4" w:space="0" w:color="auto"/>
              <w:right w:val="single" w:sz="4" w:space="0" w:color="auto"/>
            </w:tcBorders>
          </w:tcPr>
          <w:p w:rsidR="00F44A90" w:rsidRPr="00F44A90" w:rsidRDefault="00F44A90" w:rsidP="00F44A90">
            <w:pPr>
              <w:keepLines/>
              <w:widowControl w:val="0"/>
              <w:spacing w:line="240" w:lineRule="atLeast"/>
              <w:rPr>
                <w:rFonts w:eastAsia="Calibri" w:cs="Arial"/>
                <w:lang w:val="en-US"/>
              </w:rPr>
            </w:pPr>
            <w:r w:rsidRPr="00F44A90">
              <w:rPr>
                <w:rFonts w:eastAsia="Calibri" w:cs="Arial"/>
                <w:lang w:val="en-US"/>
              </w:rPr>
              <w:t>integer</w:t>
            </w:r>
          </w:p>
        </w:tc>
        <w:tc>
          <w:tcPr>
            <w:tcW w:w="456" w:type="pct"/>
            <w:tcBorders>
              <w:top w:val="nil"/>
              <w:left w:val="nil"/>
              <w:bottom w:val="single" w:sz="4" w:space="0" w:color="auto"/>
              <w:right w:val="single" w:sz="4" w:space="0" w:color="auto"/>
            </w:tcBorders>
          </w:tcPr>
          <w:p w:rsidR="00F44A90" w:rsidRPr="00F44A90" w:rsidRDefault="00F44A90" w:rsidP="00F44A90">
            <w:pPr>
              <w:keepLines/>
              <w:widowControl w:val="0"/>
              <w:spacing w:line="240" w:lineRule="atLeast"/>
              <w:rPr>
                <w:rFonts w:eastAsia="Calibri" w:cs="Arial"/>
                <w:lang w:val="en-US"/>
              </w:rPr>
            </w:pPr>
          </w:p>
        </w:tc>
        <w:tc>
          <w:tcPr>
            <w:tcW w:w="456" w:type="pct"/>
            <w:tcBorders>
              <w:top w:val="nil"/>
              <w:left w:val="nil"/>
              <w:bottom w:val="single" w:sz="4" w:space="0" w:color="auto"/>
              <w:right w:val="single" w:sz="4" w:space="0" w:color="auto"/>
            </w:tcBorders>
          </w:tcPr>
          <w:p w:rsidR="00F44A90" w:rsidRPr="00F44A90" w:rsidRDefault="00F44A90" w:rsidP="00F44A90">
            <w:pPr>
              <w:keepLines/>
              <w:widowControl w:val="0"/>
              <w:spacing w:line="240" w:lineRule="atLeast"/>
              <w:jc w:val="center"/>
              <w:rPr>
                <w:rFonts w:eastAsia="Calibri" w:cs="Arial"/>
                <w:lang w:val="en-US"/>
              </w:rPr>
            </w:pPr>
            <w:r w:rsidRPr="00F44A90">
              <w:rPr>
                <w:rFonts w:eastAsia="Calibri" w:cs="Arial"/>
                <w:lang w:val="en-US"/>
              </w:rPr>
              <w:t>Y</w:t>
            </w:r>
          </w:p>
        </w:tc>
        <w:tc>
          <w:tcPr>
            <w:tcW w:w="2267" w:type="pct"/>
            <w:tcBorders>
              <w:top w:val="nil"/>
              <w:left w:val="nil"/>
              <w:bottom w:val="single" w:sz="4" w:space="0" w:color="auto"/>
              <w:right w:val="single" w:sz="4" w:space="0" w:color="auto"/>
            </w:tcBorders>
          </w:tcPr>
          <w:p w:rsidR="00F44A90" w:rsidRPr="00F44A90" w:rsidRDefault="00F44A90" w:rsidP="00F44A90">
            <w:pPr>
              <w:keepLines/>
              <w:widowControl w:val="0"/>
              <w:spacing w:line="240" w:lineRule="atLeast"/>
              <w:rPr>
                <w:rFonts w:eastAsia="Calibri" w:cs="Arial"/>
                <w:lang w:val="en-US"/>
              </w:rPr>
            </w:pPr>
            <w:r w:rsidRPr="00F44A90">
              <w:rPr>
                <w:rFonts w:eastAsia="Calibri" w:cs="Arial"/>
                <w:lang w:val="en-US"/>
              </w:rPr>
              <w:t>This list provides the complete set of valid Response    Status codes defined for the response Status Aggregate Status Code    along with conditions that may cause the Response Status to be sent.</w:t>
            </w:r>
          </w:p>
        </w:tc>
      </w:tr>
      <w:tr w:rsidR="00F44A90" w:rsidRPr="00F44A90" w:rsidTr="00F44A90">
        <w:trPr>
          <w:trHeight w:val="240"/>
        </w:trPr>
        <w:tc>
          <w:tcPr>
            <w:tcW w:w="1337" w:type="pct"/>
            <w:tcBorders>
              <w:top w:val="nil"/>
              <w:left w:val="single" w:sz="4" w:space="0" w:color="auto"/>
              <w:bottom w:val="single" w:sz="4" w:space="0" w:color="auto"/>
              <w:right w:val="single" w:sz="4" w:space="0" w:color="auto"/>
            </w:tcBorders>
          </w:tcPr>
          <w:p w:rsidR="00F44A90" w:rsidRPr="00F44A90" w:rsidRDefault="00F44A90" w:rsidP="007B0193">
            <w:pPr>
              <w:keepLines/>
              <w:widowControl w:val="0"/>
              <w:spacing w:line="240" w:lineRule="atLeast"/>
              <w:jc w:val="center"/>
              <w:rPr>
                <w:rFonts w:eastAsia="Calibri" w:cs="Arial"/>
                <w:lang w:val="en-US"/>
              </w:rPr>
            </w:pPr>
            <w:r w:rsidRPr="00F44A90">
              <w:rPr>
                <w:rFonts w:eastAsia="Calibri" w:cs="Arial"/>
                <w:lang w:val="en-US"/>
              </w:rPr>
              <w:t>Severity</w:t>
            </w:r>
          </w:p>
        </w:tc>
        <w:tc>
          <w:tcPr>
            <w:tcW w:w="484" w:type="pct"/>
            <w:tcBorders>
              <w:top w:val="nil"/>
              <w:left w:val="nil"/>
              <w:bottom w:val="single" w:sz="4" w:space="0" w:color="auto"/>
              <w:right w:val="single" w:sz="4" w:space="0" w:color="auto"/>
            </w:tcBorders>
          </w:tcPr>
          <w:p w:rsidR="00F44A90" w:rsidRPr="00F44A90" w:rsidRDefault="007F383A" w:rsidP="00F44A90">
            <w:pPr>
              <w:keepLines/>
              <w:widowControl w:val="0"/>
              <w:spacing w:line="240" w:lineRule="atLeast"/>
              <w:rPr>
                <w:rFonts w:eastAsia="Calibri" w:cs="Arial"/>
                <w:lang w:val="en-US"/>
              </w:rPr>
            </w:pPr>
            <w:r w:rsidRPr="00F44A90">
              <w:rPr>
                <w:rFonts w:eastAsia="Calibri" w:cs="Arial"/>
                <w:lang w:val="en-US"/>
              </w:rPr>
              <w:t>S</w:t>
            </w:r>
            <w:r w:rsidR="00F44A90" w:rsidRPr="00F44A90">
              <w:rPr>
                <w:rFonts w:eastAsia="Calibri" w:cs="Arial"/>
                <w:lang w:val="en-US"/>
              </w:rPr>
              <w:t>tring</w:t>
            </w:r>
          </w:p>
        </w:tc>
        <w:tc>
          <w:tcPr>
            <w:tcW w:w="456" w:type="pct"/>
            <w:tcBorders>
              <w:top w:val="nil"/>
              <w:left w:val="nil"/>
              <w:bottom w:val="single" w:sz="4" w:space="0" w:color="auto"/>
              <w:right w:val="single" w:sz="4" w:space="0" w:color="auto"/>
            </w:tcBorders>
          </w:tcPr>
          <w:p w:rsidR="00F44A90" w:rsidRPr="00F44A90" w:rsidRDefault="00F44A90" w:rsidP="00F44A90">
            <w:pPr>
              <w:keepLines/>
              <w:widowControl w:val="0"/>
              <w:spacing w:line="240" w:lineRule="atLeast"/>
              <w:rPr>
                <w:rFonts w:eastAsia="Calibri" w:cs="Arial"/>
                <w:lang w:val="en-US"/>
              </w:rPr>
            </w:pPr>
            <w:r w:rsidRPr="00F44A90">
              <w:rPr>
                <w:rFonts w:eastAsia="Calibri" w:cs="Arial"/>
                <w:lang w:val="en-US"/>
              </w:rPr>
              <w:t>0..80</w:t>
            </w:r>
          </w:p>
        </w:tc>
        <w:tc>
          <w:tcPr>
            <w:tcW w:w="456" w:type="pct"/>
            <w:tcBorders>
              <w:top w:val="nil"/>
              <w:left w:val="nil"/>
              <w:bottom w:val="single" w:sz="4" w:space="0" w:color="auto"/>
              <w:right w:val="single" w:sz="4" w:space="0" w:color="auto"/>
            </w:tcBorders>
          </w:tcPr>
          <w:p w:rsidR="00F44A90" w:rsidRPr="00F44A90" w:rsidRDefault="00F44A90" w:rsidP="00F44A90">
            <w:pPr>
              <w:keepLines/>
              <w:widowControl w:val="0"/>
              <w:spacing w:line="240" w:lineRule="atLeast"/>
              <w:jc w:val="center"/>
              <w:rPr>
                <w:rFonts w:eastAsia="Calibri" w:cs="Arial"/>
                <w:lang w:val="en-US"/>
              </w:rPr>
            </w:pPr>
            <w:r w:rsidRPr="00F44A90">
              <w:rPr>
                <w:rFonts w:eastAsia="Calibri" w:cs="Arial"/>
                <w:lang w:val="en-US"/>
              </w:rPr>
              <w:t>Y</w:t>
            </w:r>
          </w:p>
        </w:tc>
        <w:tc>
          <w:tcPr>
            <w:tcW w:w="2267" w:type="pct"/>
            <w:tcBorders>
              <w:top w:val="nil"/>
              <w:left w:val="nil"/>
              <w:bottom w:val="single" w:sz="4" w:space="0" w:color="auto"/>
              <w:right w:val="single" w:sz="4" w:space="0" w:color="auto"/>
            </w:tcBorders>
          </w:tcPr>
          <w:p w:rsidR="00F44A90" w:rsidRPr="00F44A90" w:rsidRDefault="00F44A90" w:rsidP="00F44A90">
            <w:pPr>
              <w:keepLines/>
              <w:widowControl w:val="0"/>
              <w:spacing w:line="240" w:lineRule="atLeast"/>
              <w:rPr>
                <w:rFonts w:eastAsia="Calibri" w:cs="Arial"/>
                <w:lang w:val="en-US"/>
              </w:rPr>
            </w:pPr>
            <w:r w:rsidRPr="00F44A90">
              <w:rPr>
                <w:rFonts w:eastAsia="Calibri" w:cs="Arial"/>
                <w:lang w:val="en-US"/>
              </w:rPr>
              <w:t>The severity is assigned once a Status Code is selected    for the specific source systems code. values: Warning, Info, Error</w:t>
            </w:r>
          </w:p>
        </w:tc>
      </w:tr>
      <w:tr w:rsidR="00F44A90" w:rsidRPr="00F44A90" w:rsidTr="00F44A90">
        <w:trPr>
          <w:trHeight w:val="240"/>
        </w:trPr>
        <w:tc>
          <w:tcPr>
            <w:tcW w:w="1337" w:type="pct"/>
            <w:tcBorders>
              <w:top w:val="nil"/>
              <w:left w:val="single" w:sz="4" w:space="0" w:color="auto"/>
              <w:bottom w:val="single" w:sz="4" w:space="0" w:color="auto"/>
              <w:right w:val="single" w:sz="4" w:space="0" w:color="auto"/>
            </w:tcBorders>
          </w:tcPr>
          <w:p w:rsidR="00F44A90" w:rsidRPr="00F44A90" w:rsidRDefault="00F44A90" w:rsidP="007B0193">
            <w:pPr>
              <w:keepLines/>
              <w:widowControl w:val="0"/>
              <w:spacing w:line="240" w:lineRule="atLeast"/>
              <w:jc w:val="center"/>
              <w:rPr>
                <w:rFonts w:eastAsia="Calibri" w:cs="Arial"/>
                <w:lang w:val="en-US"/>
              </w:rPr>
            </w:pPr>
            <w:r w:rsidRPr="00F44A90">
              <w:rPr>
                <w:rFonts w:eastAsia="Calibri" w:cs="Arial"/>
                <w:lang w:val="en-US"/>
              </w:rPr>
              <w:t>StatusDescription</w:t>
            </w:r>
          </w:p>
        </w:tc>
        <w:tc>
          <w:tcPr>
            <w:tcW w:w="484" w:type="pct"/>
            <w:tcBorders>
              <w:top w:val="nil"/>
              <w:left w:val="nil"/>
              <w:bottom w:val="single" w:sz="4" w:space="0" w:color="auto"/>
              <w:right w:val="single" w:sz="4" w:space="0" w:color="auto"/>
            </w:tcBorders>
          </w:tcPr>
          <w:p w:rsidR="00F44A90" w:rsidRPr="00F44A90" w:rsidRDefault="007F383A" w:rsidP="00F44A90">
            <w:pPr>
              <w:keepLines/>
              <w:widowControl w:val="0"/>
              <w:spacing w:line="240" w:lineRule="atLeast"/>
              <w:rPr>
                <w:rFonts w:eastAsia="Calibri" w:cs="Arial"/>
                <w:lang w:val="en-US"/>
              </w:rPr>
            </w:pPr>
            <w:r w:rsidRPr="00F44A90">
              <w:rPr>
                <w:rFonts w:eastAsia="Calibri" w:cs="Arial"/>
                <w:lang w:val="en-US"/>
              </w:rPr>
              <w:t>S</w:t>
            </w:r>
            <w:r w:rsidR="00F44A90" w:rsidRPr="00F44A90">
              <w:rPr>
                <w:rFonts w:eastAsia="Calibri" w:cs="Arial"/>
                <w:lang w:val="en-US"/>
              </w:rPr>
              <w:t>tring</w:t>
            </w:r>
          </w:p>
        </w:tc>
        <w:tc>
          <w:tcPr>
            <w:tcW w:w="456" w:type="pct"/>
            <w:tcBorders>
              <w:top w:val="nil"/>
              <w:left w:val="nil"/>
              <w:bottom w:val="single" w:sz="4" w:space="0" w:color="auto"/>
              <w:right w:val="single" w:sz="4" w:space="0" w:color="auto"/>
            </w:tcBorders>
          </w:tcPr>
          <w:p w:rsidR="00F44A90" w:rsidRPr="00F44A90" w:rsidRDefault="00F44A90" w:rsidP="00F44A90">
            <w:pPr>
              <w:keepLines/>
              <w:widowControl w:val="0"/>
              <w:spacing w:line="240" w:lineRule="atLeast"/>
              <w:rPr>
                <w:rFonts w:eastAsia="Calibri" w:cs="Arial"/>
                <w:lang w:val="en-US"/>
              </w:rPr>
            </w:pPr>
            <w:r w:rsidRPr="00F44A90">
              <w:rPr>
                <w:rFonts w:eastAsia="Calibri" w:cs="Arial"/>
                <w:lang w:val="en-US"/>
              </w:rPr>
              <w:t>0..255</w:t>
            </w:r>
          </w:p>
        </w:tc>
        <w:tc>
          <w:tcPr>
            <w:tcW w:w="456" w:type="pct"/>
            <w:tcBorders>
              <w:top w:val="nil"/>
              <w:left w:val="nil"/>
              <w:bottom w:val="single" w:sz="4" w:space="0" w:color="auto"/>
              <w:right w:val="single" w:sz="4" w:space="0" w:color="auto"/>
            </w:tcBorders>
          </w:tcPr>
          <w:p w:rsidR="00F44A90" w:rsidRPr="00F44A90" w:rsidRDefault="00F44A90" w:rsidP="00F44A90">
            <w:pPr>
              <w:keepLines/>
              <w:widowControl w:val="0"/>
              <w:spacing w:line="240" w:lineRule="atLeast"/>
              <w:jc w:val="center"/>
              <w:rPr>
                <w:rFonts w:eastAsia="Calibri" w:cs="Arial"/>
                <w:lang w:val="en-US"/>
              </w:rPr>
            </w:pPr>
            <w:r w:rsidRPr="00F44A90">
              <w:rPr>
                <w:rFonts w:eastAsia="Calibri" w:cs="Arial"/>
                <w:lang w:val="en-US"/>
              </w:rPr>
              <w:t>Y</w:t>
            </w:r>
          </w:p>
        </w:tc>
        <w:tc>
          <w:tcPr>
            <w:tcW w:w="2267" w:type="pct"/>
            <w:tcBorders>
              <w:top w:val="nil"/>
              <w:left w:val="nil"/>
              <w:bottom w:val="single" w:sz="4" w:space="0" w:color="auto"/>
              <w:right w:val="single" w:sz="4" w:space="0" w:color="auto"/>
            </w:tcBorders>
          </w:tcPr>
          <w:p w:rsidR="00F44A90" w:rsidRPr="00F44A90" w:rsidRDefault="00F44A90" w:rsidP="00F44A90">
            <w:pPr>
              <w:keepLines/>
              <w:widowControl w:val="0"/>
              <w:spacing w:line="240" w:lineRule="atLeast"/>
              <w:rPr>
                <w:rFonts w:eastAsia="Calibri" w:cs="Arial"/>
                <w:lang w:val="en-US"/>
              </w:rPr>
            </w:pPr>
            <w:r w:rsidRPr="00F44A90">
              <w:rPr>
                <w:rFonts w:eastAsia="Calibri" w:cs="Arial"/>
                <w:lang w:val="en-US"/>
              </w:rPr>
              <w:t>Status text is provided in the Status Desc field</w:t>
            </w:r>
          </w:p>
        </w:tc>
      </w:tr>
      <w:tr w:rsidR="00F44A90" w:rsidRPr="00F44A90" w:rsidTr="00F44A90">
        <w:trPr>
          <w:trHeight w:val="240"/>
        </w:trPr>
        <w:tc>
          <w:tcPr>
            <w:tcW w:w="1337" w:type="pct"/>
            <w:tcBorders>
              <w:top w:val="nil"/>
              <w:left w:val="single" w:sz="4" w:space="0" w:color="auto"/>
              <w:bottom w:val="single" w:sz="4" w:space="0" w:color="auto"/>
              <w:right w:val="single" w:sz="4" w:space="0" w:color="auto"/>
            </w:tcBorders>
          </w:tcPr>
          <w:p w:rsidR="00F44A90" w:rsidRPr="00F44A90" w:rsidRDefault="00F44A90" w:rsidP="007B0193">
            <w:pPr>
              <w:keepLines/>
              <w:widowControl w:val="0"/>
              <w:spacing w:line="240" w:lineRule="atLeast"/>
              <w:jc w:val="center"/>
              <w:rPr>
                <w:rFonts w:eastAsia="Calibri" w:cs="Arial"/>
                <w:lang w:val="en-US"/>
              </w:rPr>
            </w:pPr>
            <w:r w:rsidRPr="00F44A90">
              <w:rPr>
                <w:rFonts w:eastAsia="Calibri" w:cs="Arial"/>
                <w:lang w:val="en-US"/>
              </w:rPr>
              <w:t>ServerStatusCode</w:t>
            </w:r>
          </w:p>
        </w:tc>
        <w:tc>
          <w:tcPr>
            <w:tcW w:w="484" w:type="pct"/>
            <w:tcBorders>
              <w:top w:val="nil"/>
              <w:left w:val="nil"/>
              <w:bottom w:val="single" w:sz="4" w:space="0" w:color="auto"/>
              <w:right w:val="single" w:sz="4" w:space="0" w:color="auto"/>
            </w:tcBorders>
          </w:tcPr>
          <w:p w:rsidR="00F44A90" w:rsidRPr="00F44A90" w:rsidRDefault="007F383A" w:rsidP="00F44A90">
            <w:pPr>
              <w:keepLines/>
              <w:widowControl w:val="0"/>
              <w:spacing w:line="240" w:lineRule="atLeast"/>
              <w:rPr>
                <w:rFonts w:eastAsia="Calibri" w:cs="Arial"/>
                <w:lang w:val="en-US"/>
              </w:rPr>
            </w:pPr>
            <w:r w:rsidRPr="00F44A90">
              <w:rPr>
                <w:rFonts w:eastAsia="Calibri" w:cs="Arial"/>
                <w:lang w:val="en-US"/>
              </w:rPr>
              <w:t>S</w:t>
            </w:r>
            <w:r w:rsidR="00F44A90" w:rsidRPr="00F44A90">
              <w:rPr>
                <w:rFonts w:eastAsia="Calibri" w:cs="Arial"/>
                <w:lang w:val="en-US"/>
              </w:rPr>
              <w:t>tring</w:t>
            </w:r>
          </w:p>
        </w:tc>
        <w:tc>
          <w:tcPr>
            <w:tcW w:w="456" w:type="pct"/>
            <w:tcBorders>
              <w:top w:val="nil"/>
              <w:left w:val="nil"/>
              <w:bottom w:val="single" w:sz="4" w:space="0" w:color="auto"/>
              <w:right w:val="single" w:sz="4" w:space="0" w:color="auto"/>
            </w:tcBorders>
          </w:tcPr>
          <w:p w:rsidR="00F44A90" w:rsidRPr="00F44A90" w:rsidRDefault="00F44A90" w:rsidP="00F44A90">
            <w:pPr>
              <w:keepLines/>
              <w:widowControl w:val="0"/>
              <w:spacing w:line="240" w:lineRule="atLeast"/>
              <w:rPr>
                <w:rFonts w:eastAsia="Calibri" w:cs="Arial"/>
                <w:lang w:val="en-US"/>
              </w:rPr>
            </w:pPr>
            <w:r w:rsidRPr="00F44A90">
              <w:rPr>
                <w:rFonts w:eastAsia="Calibri" w:cs="Arial"/>
                <w:lang w:val="en-US"/>
              </w:rPr>
              <w:t>0..20</w:t>
            </w:r>
          </w:p>
        </w:tc>
        <w:tc>
          <w:tcPr>
            <w:tcW w:w="456" w:type="pct"/>
            <w:tcBorders>
              <w:top w:val="nil"/>
              <w:left w:val="nil"/>
              <w:bottom w:val="single" w:sz="4" w:space="0" w:color="auto"/>
              <w:right w:val="single" w:sz="4" w:space="0" w:color="auto"/>
            </w:tcBorders>
          </w:tcPr>
          <w:p w:rsidR="00F44A90" w:rsidRPr="00F44A90" w:rsidRDefault="00F44A90" w:rsidP="00F44A90">
            <w:pPr>
              <w:keepLines/>
              <w:widowControl w:val="0"/>
              <w:spacing w:line="240" w:lineRule="atLeast"/>
              <w:jc w:val="center"/>
              <w:rPr>
                <w:rFonts w:eastAsia="Calibri" w:cs="Arial"/>
                <w:lang w:val="en-US"/>
              </w:rPr>
            </w:pPr>
            <w:r w:rsidRPr="00F44A90">
              <w:rPr>
                <w:rFonts w:eastAsia="Calibri" w:cs="Arial"/>
                <w:lang w:val="en-US"/>
              </w:rPr>
              <w:t>N</w:t>
            </w:r>
          </w:p>
        </w:tc>
        <w:tc>
          <w:tcPr>
            <w:tcW w:w="2267" w:type="pct"/>
            <w:tcBorders>
              <w:top w:val="nil"/>
              <w:left w:val="nil"/>
              <w:bottom w:val="single" w:sz="4" w:space="0" w:color="auto"/>
              <w:right w:val="single" w:sz="4" w:space="0" w:color="auto"/>
            </w:tcBorders>
          </w:tcPr>
          <w:p w:rsidR="00F44A90" w:rsidRPr="00F44A90" w:rsidRDefault="00F44A90" w:rsidP="00F44A90">
            <w:pPr>
              <w:keepLines/>
              <w:widowControl w:val="0"/>
              <w:spacing w:line="240" w:lineRule="atLeast"/>
              <w:rPr>
                <w:rFonts w:eastAsia="Calibri" w:cs="Arial"/>
                <w:lang w:val="en-US"/>
              </w:rPr>
            </w:pPr>
            <w:r w:rsidRPr="00F44A90">
              <w:rPr>
                <w:rFonts w:eastAsia="Calibri" w:cs="Arial"/>
                <w:lang w:val="en-US"/>
              </w:rPr>
              <w:t>This status code will be the source system's status code</w:t>
            </w:r>
          </w:p>
        </w:tc>
      </w:tr>
      <w:tr w:rsidR="00F44A90" w:rsidRPr="00F44A90" w:rsidTr="00F44A90">
        <w:trPr>
          <w:trHeight w:val="240"/>
        </w:trPr>
        <w:tc>
          <w:tcPr>
            <w:tcW w:w="1337" w:type="pct"/>
            <w:tcBorders>
              <w:top w:val="nil"/>
              <w:left w:val="single" w:sz="4" w:space="0" w:color="auto"/>
              <w:bottom w:val="single" w:sz="4" w:space="0" w:color="auto"/>
              <w:right w:val="single" w:sz="4" w:space="0" w:color="auto"/>
            </w:tcBorders>
          </w:tcPr>
          <w:p w:rsidR="00F44A90" w:rsidRPr="00F44A90" w:rsidRDefault="00F44A90" w:rsidP="007B0193">
            <w:pPr>
              <w:keepLines/>
              <w:widowControl w:val="0"/>
              <w:spacing w:line="240" w:lineRule="atLeast"/>
              <w:jc w:val="center"/>
              <w:rPr>
                <w:rFonts w:eastAsia="Calibri" w:cs="Arial"/>
                <w:lang w:val="en-US"/>
              </w:rPr>
            </w:pPr>
            <w:r w:rsidRPr="00F44A90">
              <w:rPr>
                <w:rFonts w:eastAsia="Calibri" w:cs="Arial"/>
                <w:lang w:val="en-US"/>
              </w:rPr>
              <w:t>ServerStatusDescription</w:t>
            </w:r>
          </w:p>
        </w:tc>
        <w:tc>
          <w:tcPr>
            <w:tcW w:w="484" w:type="pct"/>
            <w:tcBorders>
              <w:top w:val="nil"/>
              <w:left w:val="nil"/>
              <w:bottom w:val="single" w:sz="4" w:space="0" w:color="auto"/>
              <w:right w:val="single" w:sz="4" w:space="0" w:color="auto"/>
            </w:tcBorders>
          </w:tcPr>
          <w:p w:rsidR="00F44A90" w:rsidRPr="00F44A90" w:rsidRDefault="007F383A" w:rsidP="00F44A90">
            <w:pPr>
              <w:keepLines/>
              <w:widowControl w:val="0"/>
              <w:spacing w:line="240" w:lineRule="atLeast"/>
              <w:rPr>
                <w:rFonts w:eastAsia="Calibri" w:cs="Arial"/>
                <w:lang w:val="en-US"/>
              </w:rPr>
            </w:pPr>
            <w:r w:rsidRPr="00F44A90">
              <w:rPr>
                <w:rFonts w:eastAsia="Calibri" w:cs="Arial"/>
                <w:lang w:val="en-US"/>
              </w:rPr>
              <w:t>S</w:t>
            </w:r>
            <w:r w:rsidR="00F44A90" w:rsidRPr="00F44A90">
              <w:rPr>
                <w:rFonts w:eastAsia="Calibri" w:cs="Arial"/>
                <w:lang w:val="en-US"/>
              </w:rPr>
              <w:t>tring</w:t>
            </w:r>
          </w:p>
        </w:tc>
        <w:tc>
          <w:tcPr>
            <w:tcW w:w="456" w:type="pct"/>
            <w:tcBorders>
              <w:top w:val="nil"/>
              <w:left w:val="nil"/>
              <w:bottom w:val="single" w:sz="4" w:space="0" w:color="auto"/>
              <w:right w:val="single" w:sz="4" w:space="0" w:color="auto"/>
            </w:tcBorders>
          </w:tcPr>
          <w:p w:rsidR="00F44A90" w:rsidRPr="00F44A90" w:rsidRDefault="00F44A90" w:rsidP="00F44A90">
            <w:pPr>
              <w:keepLines/>
              <w:widowControl w:val="0"/>
              <w:spacing w:line="240" w:lineRule="atLeast"/>
              <w:rPr>
                <w:rFonts w:eastAsia="Calibri" w:cs="Arial"/>
                <w:lang w:val="en-US"/>
              </w:rPr>
            </w:pPr>
            <w:r w:rsidRPr="00F44A90">
              <w:rPr>
                <w:rFonts w:eastAsia="Calibri" w:cs="Arial"/>
                <w:lang w:val="en-US"/>
              </w:rPr>
              <w:t>0..20</w:t>
            </w:r>
          </w:p>
        </w:tc>
        <w:tc>
          <w:tcPr>
            <w:tcW w:w="456" w:type="pct"/>
            <w:tcBorders>
              <w:top w:val="nil"/>
              <w:left w:val="nil"/>
              <w:bottom w:val="single" w:sz="4" w:space="0" w:color="auto"/>
              <w:right w:val="single" w:sz="4" w:space="0" w:color="auto"/>
            </w:tcBorders>
          </w:tcPr>
          <w:p w:rsidR="00F44A90" w:rsidRPr="00F44A90" w:rsidRDefault="00F44A90" w:rsidP="00F44A90">
            <w:pPr>
              <w:keepLines/>
              <w:widowControl w:val="0"/>
              <w:spacing w:line="240" w:lineRule="atLeast"/>
              <w:jc w:val="center"/>
              <w:rPr>
                <w:rFonts w:eastAsia="Calibri" w:cs="Arial"/>
                <w:lang w:val="en-US"/>
              </w:rPr>
            </w:pPr>
            <w:r w:rsidRPr="00F44A90">
              <w:rPr>
                <w:rFonts w:eastAsia="Calibri" w:cs="Arial"/>
                <w:lang w:val="en-US"/>
              </w:rPr>
              <w:t>N</w:t>
            </w:r>
          </w:p>
        </w:tc>
        <w:tc>
          <w:tcPr>
            <w:tcW w:w="2267" w:type="pct"/>
            <w:tcBorders>
              <w:top w:val="nil"/>
              <w:left w:val="nil"/>
              <w:bottom w:val="single" w:sz="4" w:space="0" w:color="auto"/>
              <w:right w:val="single" w:sz="4" w:space="0" w:color="auto"/>
            </w:tcBorders>
          </w:tcPr>
          <w:p w:rsidR="00F44A90" w:rsidRPr="00F44A90" w:rsidRDefault="00F44A90" w:rsidP="00F44A90">
            <w:pPr>
              <w:keepLines/>
              <w:widowControl w:val="0"/>
              <w:spacing w:line="240" w:lineRule="atLeast"/>
              <w:rPr>
                <w:rFonts w:eastAsia="Calibri" w:cs="Arial"/>
                <w:lang w:val="en-US"/>
              </w:rPr>
            </w:pPr>
            <w:r w:rsidRPr="00F44A90">
              <w:rPr>
                <w:rFonts w:eastAsia="Calibri" w:cs="Arial"/>
                <w:lang w:val="en-US"/>
              </w:rPr>
              <w:t>This status description will be the source system's status description</w:t>
            </w:r>
          </w:p>
        </w:tc>
      </w:tr>
      <w:tr w:rsidR="00F44A90" w:rsidRPr="00F44A90" w:rsidTr="00F44A90">
        <w:trPr>
          <w:trHeight w:val="240"/>
        </w:trPr>
        <w:tc>
          <w:tcPr>
            <w:tcW w:w="1337" w:type="pct"/>
            <w:tcBorders>
              <w:top w:val="nil"/>
              <w:left w:val="single" w:sz="4" w:space="0" w:color="auto"/>
              <w:bottom w:val="single" w:sz="4" w:space="0" w:color="auto"/>
              <w:right w:val="single" w:sz="4" w:space="0" w:color="auto"/>
            </w:tcBorders>
          </w:tcPr>
          <w:p w:rsidR="00F44A90" w:rsidRPr="00F44A90" w:rsidRDefault="00F44A90" w:rsidP="007B0193">
            <w:pPr>
              <w:keepLines/>
              <w:widowControl w:val="0"/>
              <w:spacing w:line="240" w:lineRule="atLeast"/>
              <w:jc w:val="center"/>
              <w:rPr>
                <w:rFonts w:eastAsia="Calibri" w:cs="Arial"/>
                <w:lang w:val="en-US"/>
              </w:rPr>
            </w:pPr>
            <w:r w:rsidRPr="00F44A90">
              <w:rPr>
                <w:rFonts w:eastAsia="Calibri" w:cs="Arial"/>
                <w:lang w:val="en-US"/>
              </w:rPr>
              <w:t>PaymentInstructionID</w:t>
            </w:r>
          </w:p>
        </w:tc>
        <w:tc>
          <w:tcPr>
            <w:tcW w:w="484" w:type="pct"/>
            <w:tcBorders>
              <w:top w:val="nil"/>
              <w:left w:val="nil"/>
              <w:bottom w:val="single" w:sz="4" w:space="0" w:color="auto"/>
              <w:right w:val="single" w:sz="4" w:space="0" w:color="auto"/>
            </w:tcBorders>
          </w:tcPr>
          <w:p w:rsidR="00F44A90" w:rsidRPr="00F44A90" w:rsidRDefault="007F383A" w:rsidP="00F44A90">
            <w:pPr>
              <w:keepLines/>
              <w:widowControl w:val="0"/>
              <w:spacing w:line="240" w:lineRule="atLeast"/>
              <w:rPr>
                <w:rFonts w:eastAsia="Calibri" w:cs="Arial"/>
                <w:lang w:val="en-US"/>
              </w:rPr>
            </w:pPr>
            <w:r w:rsidRPr="00F44A90">
              <w:rPr>
                <w:rFonts w:eastAsia="Calibri" w:cs="Arial"/>
                <w:lang w:val="en-US"/>
              </w:rPr>
              <w:t>S</w:t>
            </w:r>
            <w:r w:rsidR="00F44A90" w:rsidRPr="00F44A90">
              <w:rPr>
                <w:rFonts w:eastAsia="Calibri" w:cs="Arial"/>
                <w:lang w:val="en-US"/>
              </w:rPr>
              <w:t>tring</w:t>
            </w:r>
          </w:p>
        </w:tc>
        <w:tc>
          <w:tcPr>
            <w:tcW w:w="456" w:type="pct"/>
            <w:tcBorders>
              <w:top w:val="nil"/>
              <w:left w:val="nil"/>
              <w:bottom w:val="single" w:sz="4" w:space="0" w:color="auto"/>
              <w:right w:val="single" w:sz="4" w:space="0" w:color="auto"/>
            </w:tcBorders>
          </w:tcPr>
          <w:p w:rsidR="00F44A90" w:rsidRPr="00F44A90" w:rsidRDefault="00F44A90" w:rsidP="00F44A90">
            <w:pPr>
              <w:keepLines/>
              <w:widowControl w:val="0"/>
              <w:spacing w:line="240" w:lineRule="atLeast"/>
              <w:rPr>
                <w:rFonts w:eastAsia="Calibri" w:cs="Arial"/>
                <w:lang w:val="en-US"/>
              </w:rPr>
            </w:pPr>
            <w:r w:rsidRPr="00F44A90">
              <w:rPr>
                <w:rFonts w:eastAsia="Calibri" w:cs="Arial"/>
                <w:lang w:val="en-US"/>
              </w:rPr>
              <w:t>15</w:t>
            </w:r>
          </w:p>
        </w:tc>
        <w:tc>
          <w:tcPr>
            <w:tcW w:w="456" w:type="pct"/>
            <w:tcBorders>
              <w:top w:val="nil"/>
              <w:left w:val="nil"/>
              <w:bottom w:val="single" w:sz="4" w:space="0" w:color="auto"/>
              <w:right w:val="single" w:sz="4" w:space="0" w:color="auto"/>
            </w:tcBorders>
          </w:tcPr>
          <w:p w:rsidR="00F44A90" w:rsidRPr="00F44A90" w:rsidRDefault="00F44A90" w:rsidP="00F44A90">
            <w:pPr>
              <w:keepLines/>
              <w:widowControl w:val="0"/>
              <w:spacing w:line="240" w:lineRule="atLeast"/>
              <w:jc w:val="center"/>
              <w:rPr>
                <w:rFonts w:eastAsia="Calibri" w:cs="Arial"/>
                <w:lang w:val="en-US"/>
              </w:rPr>
            </w:pPr>
            <w:r w:rsidRPr="00F44A90">
              <w:rPr>
                <w:rFonts w:eastAsia="Calibri" w:cs="Arial"/>
                <w:lang w:val="en-US"/>
              </w:rPr>
              <w:t>Y</w:t>
            </w:r>
          </w:p>
        </w:tc>
        <w:tc>
          <w:tcPr>
            <w:tcW w:w="2267" w:type="pct"/>
            <w:tcBorders>
              <w:top w:val="nil"/>
              <w:left w:val="nil"/>
              <w:bottom w:val="single" w:sz="4" w:space="0" w:color="auto"/>
              <w:right w:val="single" w:sz="4" w:space="0" w:color="auto"/>
            </w:tcBorders>
          </w:tcPr>
          <w:p w:rsidR="00F44A90" w:rsidRPr="00F44A90" w:rsidRDefault="00F44A90" w:rsidP="00F44A90">
            <w:pPr>
              <w:keepLines/>
              <w:widowControl w:val="0"/>
              <w:spacing w:line="240" w:lineRule="atLeast"/>
              <w:rPr>
                <w:rFonts w:eastAsia="Calibri" w:cs="Arial"/>
                <w:lang w:val="en-US"/>
              </w:rPr>
            </w:pPr>
            <w:r w:rsidRPr="00F44A90">
              <w:rPr>
                <w:rFonts w:eastAsia="Calibri" w:cs="Arial"/>
                <w:lang w:val="en-US"/>
              </w:rPr>
              <w:t>The primary key of the retrieved payment instruction record.</w:t>
            </w:r>
            <w:r w:rsidRPr="00F44A90">
              <w:rPr>
                <w:rFonts w:eastAsia="Calibri" w:cs="Arial"/>
                <w:lang w:val="en-US"/>
              </w:rPr>
              <w:tab/>
            </w:r>
          </w:p>
        </w:tc>
      </w:tr>
      <w:tr w:rsidR="00F44A90" w:rsidRPr="00F44A90" w:rsidTr="00F44A90">
        <w:trPr>
          <w:trHeight w:val="240"/>
        </w:trPr>
        <w:tc>
          <w:tcPr>
            <w:tcW w:w="1337" w:type="pct"/>
            <w:tcBorders>
              <w:top w:val="nil"/>
              <w:left w:val="single" w:sz="4" w:space="0" w:color="auto"/>
              <w:bottom w:val="single" w:sz="4" w:space="0" w:color="auto"/>
              <w:right w:val="single" w:sz="4" w:space="0" w:color="auto"/>
            </w:tcBorders>
          </w:tcPr>
          <w:p w:rsidR="00F44A90" w:rsidRPr="00F44A90" w:rsidRDefault="00F44A90" w:rsidP="007B0193">
            <w:pPr>
              <w:keepLines/>
              <w:widowControl w:val="0"/>
              <w:spacing w:line="240" w:lineRule="atLeast"/>
              <w:jc w:val="center"/>
              <w:rPr>
                <w:rFonts w:eastAsia="Calibri" w:cs="Arial"/>
                <w:lang w:val="en-US"/>
              </w:rPr>
            </w:pPr>
            <w:r w:rsidRPr="00F44A90">
              <w:rPr>
                <w:rFonts w:eastAsia="Calibri" w:cs="Arial"/>
                <w:lang w:val="en-US"/>
              </w:rPr>
              <w:t>ZellePaymentID</w:t>
            </w:r>
          </w:p>
        </w:tc>
        <w:tc>
          <w:tcPr>
            <w:tcW w:w="484" w:type="pct"/>
            <w:tcBorders>
              <w:top w:val="nil"/>
              <w:left w:val="nil"/>
              <w:bottom w:val="single" w:sz="4" w:space="0" w:color="auto"/>
              <w:right w:val="single" w:sz="4" w:space="0" w:color="auto"/>
            </w:tcBorders>
          </w:tcPr>
          <w:p w:rsidR="00F44A90" w:rsidRPr="00F44A90" w:rsidRDefault="007F383A" w:rsidP="00F44A90">
            <w:pPr>
              <w:keepLines/>
              <w:widowControl w:val="0"/>
              <w:spacing w:line="240" w:lineRule="atLeast"/>
              <w:rPr>
                <w:rFonts w:eastAsia="Calibri" w:cs="Arial"/>
                <w:lang w:val="en-US"/>
              </w:rPr>
            </w:pPr>
            <w:r w:rsidRPr="00F44A90">
              <w:rPr>
                <w:rFonts w:eastAsia="Calibri" w:cs="Arial"/>
                <w:lang w:val="en-US"/>
              </w:rPr>
              <w:t>S</w:t>
            </w:r>
            <w:r w:rsidR="00F44A90" w:rsidRPr="00F44A90">
              <w:rPr>
                <w:rFonts w:eastAsia="Calibri" w:cs="Arial"/>
                <w:lang w:val="en-US"/>
              </w:rPr>
              <w:t>tring</w:t>
            </w:r>
          </w:p>
        </w:tc>
        <w:tc>
          <w:tcPr>
            <w:tcW w:w="456" w:type="pct"/>
            <w:tcBorders>
              <w:top w:val="nil"/>
              <w:left w:val="nil"/>
              <w:bottom w:val="single" w:sz="4" w:space="0" w:color="auto"/>
              <w:right w:val="single" w:sz="4" w:space="0" w:color="auto"/>
            </w:tcBorders>
          </w:tcPr>
          <w:p w:rsidR="00F44A90" w:rsidRPr="00F44A90" w:rsidRDefault="00F44A90" w:rsidP="00F44A90">
            <w:pPr>
              <w:keepLines/>
              <w:widowControl w:val="0"/>
              <w:spacing w:line="240" w:lineRule="atLeast"/>
              <w:rPr>
                <w:rFonts w:eastAsia="Calibri" w:cs="Arial"/>
                <w:lang w:val="en-US"/>
              </w:rPr>
            </w:pPr>
            <w:r w:rsidRPr="00F44A90">
              <w:rPr>
                <w:rFonts w:eastAsia="Calibri" w:cs="Arial"/>
                <w:lang w:val="en-US"/>
              </w:rPr>
              <w:t>12</w:t>
            </w:r>
          </w:p>
        </w:tc>
        <w:tc>
          <w:tcPr>
            <w:tcW w:w="456" w:type="pct"/>
            <w:tcBorders>
              <w:top w:val="nil"/>
              <w:left w:val="nil"/>
              <w:bottom w:val="single" w:sz="4" w:space="0" w:color="auto"/>
              <w:right w:val="single" w:sz="4" w:space="0" w:color="auto"/>
            </w:tcBorders>
          </w:tcPr>
          <w:p w:rsidR="00F44A90" w:rsidRPr="00F44A90" w:rsidRDefault="00F44A90" w:rsidP="00F44A90">
            <w:pPr>
              <w:keepLines/>
              <w:widowControl w:val="0"/>
              <w:spacing w:line="240" w:lineRule="atLeast"/>
              <w:jc w:val="center"/>
              <w:rPr>
                <w:rFonts w:eastAsia="Calibri" w:cs="Arial"/>
                <w:lang w:val="en-US"/>
              </w:rPr>
            </w:pPr>
            <w:r w:rsidRPr="00F44A90">
              <w:rPr>
                <w:rFonts w:eastAsia="Calibri" w:cs="Arial"/>
                <w:lang w:val="en-US"/>
              </w:rPr>
              <w:t>N</w:t>
            </w:r>
          </w:p>
        </w:tc>
        <w:tc>
          <w:tcPr>
            <w:tcW w:w="2267" w:type="pct"/>
            <w:tcBorders>
              <w:top w:val="nil"/>
              <w:left w:val="nil"/>
              <w:bottom w:val="single" w:sz="4" w:space="0" w:color="auto"/>
              <w:right w:val="single" w:sz="4" w:space="0" w:color="auto"/>
            </w:tcBorders>
          </w:tcPr>
          <w:p w:rsidR="00F44A90" w:rsidRPr="00F44A90" w:rsidRDefault="00F44A90" w:rsidP="00F44A90">
            <w:pPr>
              <w:keepLines/>
              <w:widowControl w:val="0"/>
              <w:spacing w:line="240" w:lineRule="atLeast"/>
              <w:rPr>
                <w:rFonts w:eastAsia="Calibri" w:cs="Arial"/>
                <w:lang w:val="en-US"/>
              </w:rPr>
            </w:pPr>
            <w:r w:rsidRPr="00F44A90">
              <w:rPr>
                <w:rFonts w:eastAsia="Calibri" w:cs="Arial"/>
                <w:lang w:val="en-US"/>
              </w:rPr>
              <w:t>The Zelle payment identifier for a payment that was sent to the Zelle system.</w:t>
            </w:r>
            <w:r w:rsidRPr="00F44A90">
              <w:rPr>
                <w:rFonts w:eastAsia="Calibri" w:cs="Arial"/>
                <w:lang w:val="en-US"/>
              </w:rPr>
              <w:br/>
              <w:t>Available if the payment was successfully submitted for processing.</w:t>
            </w:r>
          </w:p>
        </w:tc>
      </w:tr>
      <w:tr w:rsidR="00AD7884" w:rsidRPr="00F44A90" w:rsidTr="00F44A90">
        <w:trPr>
          <w:trHeight w:val="240"/>
        </w:trPr>
        <w:tc>
          <w:tcPr>
            <w:tcW w:w="1337" w:type="pct"/>
            <w:tcBorders>
              <w:top w:val="nil"/>
              <w:left w:val="single" w:sz="4" w:space="0" w:color="auto"/>
              <w:bottom w:val="single" w:sz="4" w:space="0" w:color="auto"/>
              <w:right w:val="single" w:sz="4" w:space="0" w:color="auto"/>
            </w:tcBorders>
          </w:tcPr>
          <w:p w:rsidR="00AD7884" w:rsidRPr="00F44A90" w:rsidRDefault="00AD7884" w:rsidP="007B0193">
            <w:pPr>
              <w:keepLines/>
              <w:widowControl w:val="0"/>
              <w:spacing w:line="240" w:lineRule="atLeast"/>
              <w:jc w:val="center"/>
              <w:rPr>
                <w:rFonts w:eastAsia="Calibri" w:cs="Arial"/>
                <w:lang w:val="en-US"/>
              </w:rPr>
            </w:pPr>
            <w:r w:rsidRPr="00F44A90">
              <w:rPr>
                <w:rFonts w:eastAsia="Calibri" w:cs="Arial"/>
                <w:lang w:val="en-US"/>
              </w:rPr>
              <w:t>PaymentStatus</w:t>
            </w:r>
          </w:p>
        </w:tc>
        <w:tc>
          <w:tcPr>
            <w:tcW w:w="484" w:type="pct"/>
            <w:tcBorders>
              <w:top w:val="nil"/>
              <w:left w:val="nil"/>
              <w:bottom w:val="single" w:sz="4" w:space="0" w:color="auto"/>
              <w:right w:val="single" w:sz="4" w:space="0" w:color="auto"/>
            </w:tcBorders>
          </w:tcPr>
          <w:p w:rsidR="00AD7884" w:rsidRPr="00F44A90" w:rsidRDefault="007F383A" w:rsidP="00AD7884">
            <w:pPr>
              <w:keepLines/>
              <w:widowControl w:val="0"/>
              <w:spacing w:line="240" w:lineRule="atLeast"/>
              <w:rPr>
                <w:rFonts w:eastAsia="Calibri" w:cs="Arial"/>
                <w:lang w:val="en-US"/>
              </w:rPr>
            </w:pPr>
            <w:r w:rsidRPr="00F44A90">
              <w:rPr>
                <w:rFonts w:eastAsia="Calibri" w:cs="Arial"/>
                <w:lang w:val="en-US"/>
              </w:rPr>
              <w:t>S</w:t>
            </w:r>
            <w:r w:rsidR="00AD7884" w:rsidRPr="00F44A90">
              <w:rPr>
                <w:rFonts w:eastAsia="Calibri" w:cs="Arial"/>
                <w:lang w:val="en-US"/>
              </w:rPr>
              <w:t>tring</w:t>
            </w:r>
          </w:p>
        </w:tc>
        <w:tc>
          <w:tcPr>
            <w:tcW w:w="456" w:type="pct"/>
            <w:tcBorders>
              <w:top w:val="nil"/>
              <w:left w:val="nil"/>
              <w:bottom w:val="single" w:sz="4" w:space="0" w:color="auto"/>
              <w:right w:val="single" w:sz="4" w:space="0" w:color="auto"/>
            </w:tcBorders>
          </w:tcPr>
          <w:p w:rsidR="00AD7884" w:rsidRPr="00F44A90" w:rsidRDefault="00AD7884" w:rsidP="00AD7884">
            <w:pPr>
              <w:keepLines/>
              <w:widowControl w:val="0"/>
              <w:spacing w:line="240" w:lineRule="atLeast"/>
              <w:rPr>
                <w:rFonts w:eastAsia="Calibri" w:cs="Arial"/>
                <w:lang w:val="en-US"/>
              </w:rPr>
            </w:pPr>
            <w:r w:rsidRPr="00F44A90">
              <w:rPr>
                <w:rFonts w:eastAsia="Calibri" w:cs="Arial"/>
                <w:lang w:val="en-US"/>
              </w:rPr>
              <w:t>1..20</w:t>
            </w:r>
          </w:p>
        </w:tc>
        <w:tc>
          <w:tcPr>
            <w:tcW w:w="456" w:type="pct"/>
            <w:tcBorders>
              <w:top w:val="nil"/>
              <w:left w:val="nil"/>
              <w:bottom w:val="single" w:sz="4" w:space="0" w:color="auto"/>
              <w:right w:val="single" w:sz="4" w:space="0" w:color="auto"/>
            </w:tcBorders>
          </w:tcPr>
          <w:p w:rsidR="00AD7884" w:rsidRPr="00F44A90" w:rsidRDefault="00AD7884" w:rsidP="00AD7884">
            <w:pPr>
              <w:keepLines/>
              <w:widowControl w:val="0"/>
              <w:spacing w:line="240" w:lineRule="atLeast"/>
              <w:jc w:val="center"/>
              <w:rPr>
                <w:rFonts w:eastAsia="Calibri" w:cs="Arial"/>
                <w:lang w:val="en-US"/>
              </w:rPr>
            </w:pPr>
            <w:r w:rsidRPr="00F44A90">
              <w:rPr>
                <w:rFonts w:eastAsia="Calibri" w:cs="Arial"/>
                <w:lang w:val="en-US"/>
              </w:rPr>
              <w:t>N</w:t>
            </w:r>
          </w:p>
        </w:tc>
        <w:tc>
          <w:tcPr>
            <w:tcW w:w="2267" w:type="pct"/>
            <w:tcBorders>
              <w:top w:val="nil"/>
              <w:left w:val="nil"/>
              <w:bottom w:val="single" w:sz="4" w:space="0" w:color="auto"/>
              <w:right w:val="single" w:sz="4" w:space="0" w:color="auto"/>
            </w:tcBorders>
          </w:tcPr>
          <w:p w:rsidR="00AD7884" w:rsidRPr="00F44A90" w:rsidRDefault="00AD7884" w:rsidP="00AD7884">
            <w:pPr>
              <w:keepLines/>
              <w:widowControl w:val="0"/>
              <w:spacing w:line="240" w:lineRule="atLeast"/>
              <w:rPr>
                <w:rFonts w:eastAsia="Calibri" w:cs="Arial"/>
                <w:lang w:val="en-US"/>
              </w:rPr>
            </w:pPr>
            <w:r w:rsidRPr="00F44A90">
              <w:rPr>
                <w:rFonts w:eastAsia="Calibri" w:cs="Arial"/>
                <w:lang w:val="en-US"/>
              </w:rPr>
              <w:t>Overall status of the payment. One of the following values:</w:t>
            </w:r>
            <w:r w:rsidRPr="00F44A90">
              <w:rPr>
                <w:rFonts w:eastAsia="Calibri" w:cs="Arial"/>
                <w:lang w:val="en-US"/>
              </w:rPr>
              <w:br/>
              <w:t>{ LOADED, PROCESSING, PENDING_ENROLLMENT, PROCESSING_FAILED, EXPIRED, CANCELED, PENDING, PENDING_PROCESSING, FAILED, SENT, PENDING_ACCEPTANCE, ACCEPTED, DELIVERED, CHECK_PROCESSING, CHECK_UNDELIVERABLE, CHECK_ISSUED }</w:t>
            </w:r>
          </w:p>
          <w:p w:rsidR="00AD7884" w:rsidRPr="00F44A90" w:rsidRDefault="00AD7884" w:rsidP="00AD7884">
            <w:pPr>
              <w:keepLines/>
              <w:widowControl w:val="0"/>
              <w:spacing w:line="240" w:lineRule="atLeast"/>
              <w:rPr>
                <w:rFonts w:eastAsia="Calibri" w:cs="Arial"/>
                <w:lang w:val="en-US"/>
              </w:rPr>
            </w:pPr>
            <w:r w:rsidRPr="00F44A90">
              <w:rPr>
                <w:rFonts w:eastAsia="Calibri" w:cs="Arial"/>
                <w:lang w:val="en-US"/>
              </w:rPr>
              <w:t>A.k.a. "Customer Status"</w:t>
            </w:r>
          </w:p>
        </w:tc>
      </w:tr>
    </w:tbl>
    <w:p w:rsidR="00F44A90" w:rsidRDefault="00F44A90" w:rsidP="00F44A90"/>
    <w:p w:rsidR="00F75975" w:rsidRDefault="00F75975" w:rsidP="00F75975">
      <w:pPr>
        <w:rPr>
          <w:rFonts w:ascii="Tahoma" w:hAnsi="Tahoma" w:cs="Tahoma"/>
          <w:color w:val="000000"/>
        </w:rPr>
      </w:pPr>
      <w:r>
        <w:t xml:space="preserve">See </w:t>
      </w:r>
      <w:hyperlink w:anchor="_Unified_Status_Response" w:history="1">
        <w:r w:rsidRPr="00F75975">
          <w:rPr>
            <w:rStyle w:val="Hyperlink"/>
          </w:rPr>
          <w:t>section 6.9</w:t>
        </w:r>
      </w:hyperlink>
      <w:r>
        <w:t xml:space="preserve"> 'Unified Status Response Codes List' for possible status response codes.</w:t>
      </w:r>
    </w:p>
    <w:p w:rsidR="00F75975" w:rsidRDefault="00F75975" w:rsidP="00F44A90"/>
    <w:p w:rsidR="00EB0D30" w:rsidRPr="00EC0B45" w:rsidRDefault="002B2E2D" w:rsidP="00D549B5">
      <w:pPr>
        <w:pStyle w:val="Heading3"/>
        <w:tabs>
          <w:tab w:val="clear" w:pos="5850"/>
          <w:tab w:val="num" w:pos="720"/>
        </w:tabs>
        <w:ind w:left="720"/>
      </w:pPr>
      <w:bookmarkStart w:id="103" w:name="_Toc528055869"/>
      <w:r w:rsidRPr="006B3C6A">
        <w:lastRenderedPageBreak/>
        <w:t>INPAY</w:t>
      </w:r>
      <w:r w:rsidR="00EB0D30" w:rsidRPr="006B3C6A">
        <w:t>-</w:t>
      </w:r>
      <w:r w:rsidRPr="006B3C6A">
        <w:t>CNCLPMT</w:t>
      </w:r>
      <w:r w:rsidR="00EB0D30" w:rsidRPr="00EC0B45">
        <w:t xml:space="preserve">: </w:t>
      </w:r>
      <w:r w:rsidR="00EB0D30">
        <w:t>CancelPaymentRequest API</w:t>
      </w:r>
      <w:bookmarkEnd w:id="103"/>
    </w:p>
    <w:p w:rsidR="00EB0D30" w:rsidRPr="00EC0B45" w:rsidRDefault="00EB0D30" w:rsidP="00EB0D30">
      <w:pPr>
        <w:pStyle w:val="Heading4"/>
      </w:pPr>
      <w:bookmarkStart w:id="104" w:name="_Toc528055870"/>
      <w:r w:rsidRPr="00EC0B45">
        <w:t>Service Overview</w:t>
      </w:r>
      <w:bookmarkEnd w:id="104"/>
    </w:p>
    <w:tbl>
      <w:tblPr>
        <w:tblStyle w:val="TableProfessional"/>
        <w:tblW w:w="5000" w:type="pct"/>
        <w:tblLook w:val="00A0" w:firstRow="1" w:lastRow="0" w:firstColumn="1" w:lastColumn="0" w:noHBand="0" w:noVBand="0"/>
      </w:tblPr>
      <w:tblGrid>
        <w:gridCol w:w="538"/>
        <w:gridCol w:w="1430"/>
        <w:gridCol w:w="1862"/>
        <w:gridCol w:w="1076"/>
        <w:gridCol w:w="659"/>
        <w:gridCol w:w="1076"/>
        <w:gridCol w:w="941"/>
        <w:gridCol w:w="1213"/>
        <w:gridCol w:w="1269"/>
      </w:tblGrid>
      <w:tr w:rsidR="00EB0D30" w:rsidRPr="00EC0B45" w:rsidTr="00EB0D30">
        <w:trPr>
          <w:cnfStyle w:val="100000000000" w:firstRow="1" w:lastRow="0" w:firstColumn="0" w:lastColumn="0" w:oddVBand="0" w:evenVBand="0" w:oddHBand="0" w:evenHBand="0" w:firstRowFirstColumn="0" w:firstRowLastColumn="0" w:lastRowFirstColumn="0" w:lastRowLastColumn="0"/>
          <w:cantSplit/>
        </w:trPr>
        <w:tc>
          <w:tcPr>
            <w:tcW w:w="274" w:type="pct"/>
          </w:tcPr>
          <w:p w:rsidR="00EB0D30" w:rsidRPr="00823D18" w:rsidRDefault="00EB0D30" w:rsidP="00EB0D30">
            <w:pPr>
              <w:pStyle w:val="ListParagraph"/>
              <w:keepNext/>
              <w:spacing w:after="0" w:line="240" w:lineRule="auto"/>
              <w:ind w:left="0"/>
              <w:jc w:val="left"/>
              <w:rPr>
                <w:rFonts w:asciiTheme="minorHAnsi" w:hAnsiTheme="minorHAnsi" w:cstheme="minorHAnsi"/>
                <w:b w:val="0"/>
                <w:bCs w:val="0"/>
                <w:color w:val="FFFFFF"/>
                <w:sz w:val="18"/>
                <w:lang w:val="en-IE"/>
              </w:rPr>
            </w:pPr>
            <w:r w:rsidRPr="00823D18">
              <w:rPr>
                <w:rFonts w:asciiTheme="minorHAnsi" w:hAnsiTheme="minorHAnsi" w:cstheme="minorHAnsi"/>
                <w:color w:val="FFFFFF"/>
                <w:sz w:val="18"/>
                <w:lang w:val="en-IE"/>
              </w:rPr>
              <w:t>#</w:t>
            </w:r>
          </w:p>
        </w:tc>
        <w:tc>
          <w:tcPr>
            <w:tcW w:w="717" w:type="pct"/>
          </w:tcPr>
          <w:p w:rsidR="00EB0D30" w:rsidRPr="00823D18" w:rsidRDefault="00EB0D30" w:rsidP="00EB0D30">
            <w:pPr>
              <w:pStyle w:val="ListParagraph"/>
              <w:keepNext/>
              <w:spacing w:after="0" w:line="240" w:lineRule="auto"/>
              <w:ind w:left="0"/>
              <w:jc w:val="left"/>
              <w:rPr>
                <w:rFonts w:asciiTheme="minorHAnsi" w:hAnsiTheme="minorHAnsi" w:cstheme="minorHAnsi"/>
                <w:b w:val="0"/>
                <w:bCs w:val="0"/>
                <w:color w:val="FFFFFF"/>
                <w:sz w:val="16"/>
                <w:lang w:val="en-IE"/>
              </w:rPr>
            </w:pPr>
            <w:r w:rsidRPr="00823D18">
              <w:rPr>
                <w:rFonts w:asciiTheme="minorHAnsi" w:hAnsiTheme="minorHAnsi" w:cstheme="minorHAnsi"/>
                <w:color w:val="FFFFFF"/>
                <w:sz w:val="18"/>
                <w:lang w:val="en-IE"/>
              </w:rPr>
              <w:t>Service ID</w:t>
            </w:r>
          </w:p>
        </w:tc>
        <w:tc>
          <w:tcPr>
            <w:tcW w:w="872" w:type="pct"/>
          </w:tcPr>
          <w:p w:rsidR="00EB0D30" w:rsidRPr="00823D18" w:rsidRDefault="00EB0D30" w:rsidP="00EB0D30">
            <w:pPr>
              <w:pStyle w:val="ListParagraph"/>
              <w:keepNext/>
              <w:spacing w:after="0" w:line="240" w:lineRule="auto"/>
              <w:ind w:left="0"/>
              <w:jc w:val="left"/>
              <w:rPr>
                <w:rFonts w:asciiTheme="minorHAnsi" w:hAnsiTheme="minorHAnsi" w:cstheme="minorHAnsi"/>
                <w:b w:val="0"/>
                <w:bCs w:val="0"/>
                <w:color w:val="FFFFFF"/>
                <w:sz w:val="18"/>
                <w:lang w:val="en-IE"/>
              </w:rPr>
            </w:pPr>
            <w:r w:rsidRPr="00823D18">
              <w:rPr>
                <w:rFonts w:asciiTheme="minorHAnsi" w:hAnsiTheme="minorHAnsi" w:cstheme="minorHAnsi"/>
                <w:color w:val="FFFFFF"/>
                <w:sz w:val="18"/>
                <w:lang w:val="en-IE"/>
              </w:rPr>
              <w:t>Description</w:t>
            </w:r>
          </w:p>
        </w:tc>
        <w:tc>
          <w:tcPr>
            <w:tcW w:w="541" w:type="pct"/>
          </w:tcPr>
          <w:p w:rsidR="00EB0D30" w:rsidRPr="00823D18" w:rsidRDefault="00EB0D30" w:rsidP="00EB0D30">
            <w:pPr>
              <w:pStyle w:val="ListParagraph"/>
              <w:keepNext/>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Transport Method</w:t>
            </w:r>
          </w:p>
        </w:tc>
        <w:tc>
          <w:tcPr>
            <w:tcW w:w="334" w:type="pct"/>
          </w:tcPr>
          <w:p w:rsidR="00EB0D30" w:rsidRPr="00823D18" w:rsidRDefault="00EB0D30" w:rsidP="00EB0D30">
            <w:pPr>
              <w:pStyle w:val="ListParagraph"/>
              <w:keepNext/>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Use Cases</w:t>
            </w:r>
          </w:p>
        </w:tc>
        <w:tc>
          <w:tcPr>
            <w:tcW w:w="541" w:type="pct"/>
          </w:tcPr>
          <w:p w:rsidR="00EB0D30" w:rsidRPr="00823D18" w:rsidRDefault="00EB0D30" w:rsidP="00EB0D30">
            <w:pPr>
              <w:pStyle w:val="ListParagraph"/>
              <w:keepNext/>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Origin</w:t>
            </w:r>
          </w:p>
        </w:tc>
        <w:tc>
          <w:tcPr>
            <w:tcW w:w="474" w:type="pct"/>
          </w:tcPr>
          <w:p w:rsidR="00EB0D30" w:rsidRPr="00823D18" w:rsidRDefault="00EB0D30" w:rsidP="00EB0D30">
            <w:pPr>
              <w:pStyle w:val="ListParagraph"/>
              <w:keepNext/>
              <w:spacing w:after="0" w:line="240" w:lineRule="auto"/>
              <w:ind w:left="0"/>
              <w:jc w:val="left"/>
              <w:rPr>
                <w:rFonts w:asciiTheme="minorHAnsi" w:hAnsiTheme="minorHAnsi" w:cstheme="minorHAnsi"/>
                <w:b w:val="0"/>
                <w:bCs w:val="0"/>
                <w:color w:val="FFFFFF"/>
                <w:sz w:val="18"/>
                <w:lang w:val="en-IE"/>
              </w:rPr>
            </w:pPr>
            <w:r w:rsidRPr="00823D18">
              <w:rPr>
                <w:rFonts w:asciiTheme="minorHAnsi" w:hAnsiTheme="minorHAnsi" w:cstheme="minorHAnsi"/>
                <w:color w:val="FFFFFF"/>
                <w:sz w:val="18"/>
                <w:lang w:val="en-IE"/>
              </w:rPr>
              <w:t>Input Format</w:t>
            </w:r>
          </w:p>
        </w:tc>
        <w:tc>
          <w:tcPr>
            <w:tcW w:w="609" w:type="pct"/>
          </w:tcPr>
          <w:p w:rsidR="00EB0D30" w:rsidRPr="00823D18" w:rsidRDefault="00EB0D30" w:rsidP="00EB0D30">
            <w:pPr>
              <w:pStyle w:val="ListParagraph"/>
              <w:keepNext/>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Destination</w:t>
            </w:r>
          </w:p>
        </w:tc>
        <w:tc>
          <w:tcPr>
            <w:tcW w:w="637" w:type="pct"/>
          </w:tcPr>
          <w:p w:rsidR="00EB0D30" w:rsidRPr="00823D18" w:rsidRDefault="00EB0D30" w:rsidP="00EB0D30">
            <w:pPr>
              <w:pStyle w:val="ListParagraph"/>
              <w:keepNext/>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Output Format</w:t>
            </w:r>
          </w:p>
        </w:tc>
      </w:tr>
      <w:tr w:rsidR="00EB0D30" w:rsidRPr="00EC0B45" w:rsidTr="00EB0D30">
        <w:trPr>
          <w:cantSplit/>
        </w:trPr>
        <w:tc>
          <w:tcPr>
            <w:tcW w:w="274" w:type="pct"/>
          </w:tcPr>
          <w:p w:rsidR="00EB0D30" w:rsidRPr="00823D18" w:rsidRDefault="0041683E" w:rsidP="00EB0D30">
            <w:pPr>
              <w:pStyle w:val="ListParagraph"/>
              <w:spacing w:after="0" w:line="240" w:lineRule="auto"/>
              <w:ind w:left="0"/>
              <w:jc w:val="left"/>
              <w:rPr>
                <w:rFonts w:asciiTheme="minorHAnsi" w:hAnsiTheme="minorHAnsi" w:cstheme="minorHAnsi"/>
                <w:color w:val="FFFFFF"/>
                <w:sz w:val="18"/>
                <w:lang w:val="en-IE"/>
              </w:rPr>
            </w:pPr>
            <w:r>
              <w:rPr>
                <w:rFonts w:asciiTheme="minorHAnsi" w:hAnsiTheme="minorHAnsi" w:cstheme="minorHAnsi"/>
                <w:color w:val="000000"/>
                <w:sz w:val="18"/>
                <w:lang w:val="en-IE"/>
              </w:rPr>
              <w:t>09</w:t>
            </w:r>
          </w:p>
        </w:tc>
        <w:tc>
          <w:tcPr>
            <w:tcW w:w="717" w:type="pct"/>
          </w:tcPr>
          <w:p w:rsidR="00EB0D30" w:rsidRPr="00FF2D1D" w:rsidRDefault="00EB0D30" w:rsidP="00EB0D30">
            <w:pPr>
              <w:pStyle w:val="ListParagraph"/>
              <w:spacing w:after="0" w:line="240" w:lineRule="auto"/>
              <w:ind w:left="0"/>
              <w:jc w:val="left"/>
              <w:rPr>
                <w:rFonts w:asciiTheme="minorHAnsi" w:hAnsiTheme="minorHAnsi" w:cstheme="minorHAnsi"/>
                <w:color w:val="000000" w:themeColor="text1"/>
                <w:sz w:val="18"/>
                <w:lang w:val="en-IE"/>
              </w:rPr>
            </w:pPr>
          </w:p>
        </w:tc>
        <w:tc>
          <w:tcPr>
            <w:tcW w:w="872" w:type="pct"/>
          </w:tcPr>
          <w:p w:rsidR="00EB0D30" w:rsidRPr="00FF2D1D" w:rsidRDefault="00EB0D30" w:rsidP="00EB0D30">
            <w:pPr>
              <w:pStyle w:val="BodyDefaultText"/>
              <w:rPr>
                <w:rFonts w:asciiTheme="minorHAnsi" w:hAnsiTheme="minorHAnsi" w:cstheme="minorHAnsi"/>
                <w:color w:val="000000" w:themeColor="text1"/>
                <w:sz w:val="18"/>
                <w:lang w:val="en-IE"/>
              </w:rPr>
            </w:pPr>
            <w:r w:rsidRPr="00FF2D1D">
              <w:rPr>
                <w:rFonts w:asciiTheme="minorHAnsi" w:hAnsiTheme="minorHAnsi" w:cstheme="minorHAnsi"/>
                <w:color w:val="000000" w:themeColor="text1"/>
                <w:sz w:val="18"/>
                <w:lang w:val="en-IE"/>
              </w:rPr>
              <w:t xml:space="preserve">This operation allows user to cancel an existing payment. If the cancellation goes through </w:t>
            </w:r>
            <w:r w:rsidR="0081455C" w:rsidRPr="00FF2D1D">
              <w:rPr>
                <w:rFonts w:asciiTheme="minorHAnsi" w:hAnsiTheme="minorHAnsi" w:cstheme="minorHAnsi"/>
                <w:color w:val="000000" w:themeColor="text1"/>
                <w:sz w:val="18"/>
                <w:lang w:val="en-IE"/>
              </w:rPr>
              <w:t>a</w:t>
            </w:r>
            <w:r w:rsidRPr="00FF2D1D">
              <w:rPr>
                <w:rFonts w:asciiTheme="minorHAnsi" w:hAnsiTheme="minorHAnsi" w:cstheme="minorHAnsi"/>
                <w:color w:val="000000" w:themeColor="text1"/>
                <w:sz w:val="18"/>
                <w:lang w:val="en-IE"/>
              </w:rPr>
              <w:t xml:space="preserve"> success status will be returned in the reply otherwise error message(s) will be returned.</w:t>
            </w:r>
          </w:p>
          <w:p w:rsidR="00EB0D30" w:rsidRPr="00FF2D1D" w:rsidRDefault="00EB0D30" w:rsidP="00EB0D30">
            <w:pPr>
              <w:pStyle w:val="BodyDefaultText"/>
              <w:rPr>
                <w:rFonts w:asciiTheme="minorHAnsi" w:hAnsiTheme="minorHAnsi" w:cstheme="minorHAnsi"/>
                <w:color w:val="000000" w:themeColor="text1"/>
                <w:sz w:val="18"/>
                <w:lang w:val="en-IE"/>
              </w:rPr>
            </w:pPr>
            <w:r w:rsidRPr="00FF2D1D">
              <w:rPr>
                <w:rFonts w:asciiTheme="minorHAnsi" w:hAnsiTheme="minorHAnsi" w:cstheme="minorHAnsi"/>
                <w:color w:val="000000" w:themeColor="text1"/>
                <w:sz w:val="18"/>
                <w:lang w:val="en-IE"/>
              </w:rPr>
              <w:t>The cancellation can be made either via the PaymentID field which can be either ZellePaymentID or the PaymentInstructionID. If PaymentID is not supplied, an error is thrown.</w:t>
            </w:r>
          </w:p>
        </w:tc>
        <w:tc>
          <w:tcPr>
            <w:tcW w:w="541" w:type="pct"/>
          </w:tcPr>
          <w:p w:rsidR="00EB0D30" w:rsidRPr="00823D18" w:rsidRDefault="00EB0D30" w:rsidP="00EB0D30">
            <w:pPr>
              <w:pStyle w:val="ListParagraph"/>
              <w:spacing w:after="0" w:line="240" w:lineRule="auto"/>
              <w:ind w:left="0"/>
              <w:jc w:val="left"/>
              <w:rPr>
                <w:rFonts w:asciiTheme="minorHAnsi" w:hAnsiTheme="minorHAnsi" w:cstheme="minorHAnsi"/>
                <w:color w:val="FFFFFF"/>
                <w:sz w:val="18"/>
                <w:lang w:val="en-IE"/>
              </w:rPr>
            </w:pPr>
          </w:p>
        </w:tc>
        <w:tc>
          <w:tcPr>
            <w:tcW w:w="334" w:type="pct"/>
          </w:tcPr>
          <w:p w:rsidR="00EB0D30" w:rsidRPr="00823D18" w:rsidRDefault="00EB0D30" w:rsidP="00EB0D30">
            <w:pPr>
              <w:pStyle w:val="ListParagraph"/>
              <w:spacing w:after="0" w:line="240" w:lineRule="auto"/>
              <w:ind w:left="0"/>
              <w:jc w:val="left"/>
              <w:rPr>
                <w:rFonts w:asciiTheme="minorHAnsi" w:hAnsiTheme="minorHAnsi" w:cstheme="minorHAnsi"/>
                <w:color w:val="FFFFFF"/>
                <w:sz w:val="18"/>
                <w:lang w:val="en-IE"/>
              </w:rPr>
            </w:pPr>
          </w:p>
        </w:tc>
        <w:tc>
          <w:tcPr>
            <w:tcW w:w="541" w:type="pct"/>
          </w:tcPr>
          <w:p w:rsidR="00EB0D30" w:rsidRPr="00B27747" w:rsidRDefault="00EB0D30" w:rsidP="00EB0D30">
            <w:pPr>
              <w:pStyle w:val="ListParagraph"/>
              <w:spacing w:after="0" w:line="240" w:lineRule="auto"/>
              <w:ind w:left="0"/>
              <w:jc w:val="left"/>
              <w:rPr>
                <w:rFonts w:asciiTheme="minorHAnsi" w:hAnsiTheme="minorHAnsi" w:cstheme="minorHAnsi"/>
                <w:bCs/>
                <w:sz w:val="18"/>
                <w:lang w:val="en-IE"/>
              </w:rPr>
            </w:pPr>
            <w:r w:rsidRPr="00B27747">
              <w:rPr>
                <w:rFonts w:asciiTheme="minorHAnsi" w:hAnsiTheme="minorHAnsi" w:cstheme="minorHAnsi"/>
                <w:bCs/>
                <w:sz w:val="18"/>
                <w:lang w:val="en-IE"/>
              </w:rPr>
              <w:t>IncedoPay</w:t>
            </w:r>
          </w:p>
        </w:tc>
        <w:tc>
          <w:tcPr>
            <w:tcW w:w="474" w:type="pct"/>
          </w:tcPr>
          <w:p w:rsidR="00EB0D30" w:rsidRPr="00B27747" w:rsidRDefault="00EB0D30" w:rsidP="00EB0D30">
            <w:pPr>
              <w:pStyle w:val="ListParagraph"/>
              <w:spacing w:after="0" w:line="240" w:lineRule="auto"/>
              <w:ind w:left="0"/>
              <w:jc w:val="left"/>
              <w:rPr>
                <w:rFonts w:asciiTheme="minorHAnsi" w:hAnsiTheme="minorHAnsi" w:cstheme="minorHAnsi"/>
                <w:bCs/>
                <w:sz w:val="18"/>
                <w:lang w:val="en-IE"/>
              </w:rPr>
            </w:pPr>
          </w:p>
        </w:tc>
        <w:tc>
          <w:tcPr>
            <w:tcW w:w="609" w:type="pct"/>
          </w:tcPr>
          <w:p w:rsidR="00EB0D30" w:rsidRPr="00823D18" w:rsidRDefault="00EB0D30" w:rsidP="00EB0D30">
            <w:pPr>
              <w:pStyle w:val="ListParagraph"/>
              <w:spacing w:after="0" w:line="240" w:lineRule="auto"/>
              <w:ind w:left="0"/>
              <w:jc w:val="left"/>
              <w:rPr>
                <w:rFonts w:asciiTheme="minorHAnsi" w:hAnsiTheme="minorHAnsi" w:cstheme="minorHAnsi"/>
                <w:color w:val="FFFFFF"/>
                <w:sz w:val="18"/>
                <w:lang w:val="en-IE"/>
              </w:rPr>
            </w:pPr>
            <w:r>
              <w:rPr>
                <w:rFonts w:asciiTheme="minorHAnsi" w:hAnsiTheme="minorHAnsi" w:cstheme="minorHAnsi"/>
                <w:bCs/>
                <w:sz w:val="18"/>
                <w:lang w:val="en-IE"/>
              </w:rPr>
              <w:t>US Bank Zelle Network</w:t>
            </w:r>
          </w:p>
        </w:tc>
        <w:tc>
          <w:tcPr>
            <w:tcW w:w="637" w:type="pct"/>
          </w:tcPr>
          <w:p w:rsidR="00EB0D30" w:rsidRPr="00823D18" w:rsidRDefault="00EB0D30" w:rsidP="00EB0D30">
            <w:pPr>
              <w:pStyle w:val="ListParagraph"/>
              <w:spacing w:after="0" w:line="240" w:lineRule="auto"/>
              <w:ind w:left="0"/>
              <w:jc w:val="left"/>
              <w:rPr>
                <w:rFonts w:asciiTheme="minorHAnsi" w:hAnsiTheme="minorHAnsi" w:cstheme="minorHAnsi"/>
                <w:color w:val="FFFFFF"/>
                <w:sz w:val="18"/>
                <w:lang w:val="en-IE"/>
              </w:rPr>
            </w:pPr>
          </w:p>
        </w:tc>
      </w:tr>
    </w:tbl>
    <w:p w:rsidR="00EB0D30" w:rsidRPr="00EC0B45" w:rsidRDefault="00EB0D30" w:rsidP="00EB0D30"/>
    <w:p w:rsidR="00EB0D30" w:rsidRPr="00EC0B45" w:rsidRDefault="00EB0D30" w:rsidP="00EB0D30">
      <w:pPr>
        <w:jc w:val="center"/>
      </w:pPr>
      <w:r w:rsidRPr="00823D18">
        <w:rPr>
          <w:noProof/>
          <w:lang w:val="en-US"/>
        </w:rPr>
        <w:drawing>
          <wp:inline distT="0" distB="0" distL="0" distR="0" wp14:anchorId="4BFC85D9" wp14:editId="31A7BCDC">
            <wp:extent cx="4121622" cy="1828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4138308" cy="1836204"/>
                    </a:xfrm>
                    <a:prstGeom prst="rect">
                      <a:avLst/>
                    </a:prstGeom>
                    <a:noFill/>
                  </pic:spPr>
                </pic:pic>
              </a:graphicData>
            </a:graphic>
          </wp:inline>
        </w:drawing>
      </w:r>
    </w:p>
    <w:tbl>
      <w:tblPr>
        <w:tblStyle w:val="TableElegan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27"/>
        <w:gridCol w:w="6443"/>
      </w:tblGrid>
      <w:tr w:rsidR="002B2E2D" w:rsidRPr="00EC0B45" w:rsidTr="00205377">
        <w:trPr>
          <w:cnfStyle w:val="100000000000" w:firstRow="1" w:lastRow="0" w:firstColumn="0" w:lastColumn="0" w:oddVBand="0" w:evenVBand="0" w:oddHBand="0" w:evenHBand="0" w:firstRowFirstColumn="0" w:firstRowLastColumn="0" w:lastRowFirstColumn="0" w:lastRowLastColumn="0"/>
          <w:trHeight w:val="260"/>
        </w:trPr>
        <w:tc>
          <w:tcPr>
            <w:tcW w:w="1801" w:type="pct"/>
          </w:tcPr>
          <w:p w:rsidR="002B2E2D" w:rsidRPr="00520221" w:rsidRDefault="002B2E2D" w:rsidP="00205377">
            <w:pPr>
              <w:pStyle w:val="CellHeading"/>
              <w:rPr>
                <w:rFonts w:asciiTheme="minorHAnsi" w:hAnsiTheme="minorHAnsi" w:cstheme="minorHAnsi"/>
                <w:color w:val="auto"/>
                <w:lang w:val="en-IE"/>
              </w:rPr>
            </w:pPr>
            <w:r w:rsidRPr="00520221">
              <w:rPr>
                <w:rFonts w:asciiTheme="minorHAnsi" w:hAnsiTheme="minorHAnsi" w:cstheme="minorHAnsi"/>
                <w:color w:val="auto"/>
                <w:lang w:val="en-IE"/>
              </w:rPr>
              <w:t>Service Type</w:t>
            </w:r>
          </w:p>
        </w:tc>
        <w:tc>
          <w:tcPr>
            <w:tcW w:w="3199" w:type="pct"/>
          </w:tcPr>
          <w:p w:rsidR="002B2E2D" w:rsidRPr="00520221" w:rsidRDefault="002B2E2D" w:rsidP="00205377">
            <w:pPr>
              <w:pStyle w:val="CellHeading"/>
              <w:rPr>
                <w:rFonts w:asciiTheme="minorHAnsi" w:hAnsiTheme="minorHAnsi" w:cstheme="minorHAnsi"/>
                <w:b w:val="0"/>
                <w:color w:val="auto"/>
                <w:lang w:val="en-IE"/>
              </w:rPr>
            </w:pPr>
            <w:r>
              <w:rPr>
                <w:rFonts w:asciiTheme="minorHAnsi" w:hAnsiTheme="minorHAnsi" w:cstheme="minorHAnsi"/>
                <w:b w:val="0"/>
                <w:color w:val="auto"/>
                <w:lang w:val="en-IE"/>
              </w:rPr>
              <w:t>OuTBOUND</w:t>
            </w:r>
          </w:p>
        </w:tc>
      </w:tr>
      <w:tr w:rsidR="002B2E2D" w:rsidRPr="00EC0B45" w:rsidTr="00205377">
        <w:trPr>
          <w:trHeight w:val="260"/>
        </w:trPr>
        <w:tc>
          <w:tcPr>
            <w:tcW w:w="1801" w:type="pct"/>
          </w:tcPr>
          <w:p w:rsidR="002B2E2D" w:rsidRPr="00520221" w:rsidRDefault="002B2E2D" w:rsidP="00205377">
            <w:pPr>
              <w:pStyle w:val="CellHeading"/>
              <w:rPr>
                <w:rFonts w:asciiTheme="minorHAnsi" w:hAnsiTheme="minorHAnsi" w:cstheme="minorHAnsi"/>
                <w:color w:val="auto"/>
                <w:lang w:val="en-IE"/>
              </w:rPr>
            </w:pPr>
            <w:r w:rsidRPr="00520221">
              <w:rPr>
                <w:rFonts w:asciiTheme="minorHAnsi" w:hAnsiTheme="minorHAnsi" w:cstheme="minorHAnsi"/>
                <w:color w:val="auto"/>
                <w:lang w:val="en-IE"/>
              </w:rPr>
              <w:t>Data Exchange Format</w:t>
            </w:r>
          </w:p>
        </w:tc>
        <w:tc>
          <w:tcPr>
            <w:tcW w:w="3199" w:type="pct"/>
          </w:tcPr>
          <w:p w:rsidR="002B2E2D" w:rsidRPr="00520221" w:rsidRDefault="002B2E2D" w:rsidP="00205377">
            <w:pPr>
              <w:pStyle w:val="CellHeading"/>
              <w:rPr>
                <w:rFonts w:asciiTheme="minorHAnsi" w:hAnsiTheme="minorHAnsi" w:cstheme="minorHAnsi"/>
                <w:b w:val="0"/>
                <w:color w:val="auto"/>
                <w:lang w:val="en-IE"/>
              </w:rPr>
            </w:pPr>
            <w:r>
              <w:rPr>
                <w:rFonts w:asciiTheme="minorHAnsi" w:hAnsiTheme="minorHAnsi" w:cstheme="minorHAnsi"/>
                <w:b w:val="0"/>
                <w:color w:val="auto"/>
                <w:lang w:val="en-IE"/>
              </w:rPr>
              <w:t>API</w:t>
            </w:r>
          </w:p>
        </w:tc>
      </w:tr>
      <w:tr w:rsidR="002B2E2D" w:rsidRPr="00EC0B45" w:rsidTr="00205377">
        <w:trPr>
          <w:trHeight w:val="260"/>
        </w:trPr>
        <w:tc>
          <w:tcPr>
            <w:tcW w:w="1801" w:type="pct"/>
          </w:tcPr>
          <w:p w:rsidR="002B2E2D" w:rsidRPr="00520221" w:rsidRDefault="002B2E2D" w:rsidP="00205377">
            <w:pPr>
              <w:pStyle w:val="CellHeading"/>
              <w:rPr>
                <w:rFonts w:asciiTheme="minorHAnsi" w:hAnsiTheme="minorHAnsi" w:cstheme="minorHAnsi"/>
                <w:color w:val="auto"/>
                <w:lang w:val="en-IE"/>
              </w:rPr>
            </w:pPr>
            <w:r w:rsidRPr="00520221">
              <w:rPr>
                <w:rFonts w:asciiTheme="minorHAnsi" w:hAnsiTheme="minorHAnsi" w:cstheme="minorHAnsi"/>
                <w:color w:val="auto"/>
                <w:lang w:val="en-IE"/>
              </w:rPr>
              <w:t>Communication protocol</w:t>
            </w:r>
          </w:p>
        </w:tc>
        <w:tc>
          <w:tcPr>
            <w:tcW w:w="3199" w:type="pct"/>
          </w:tcPr>
          <w:p w:rsidR="002B2E2D" w:rsidRPr="00520221" w:rsidRDefault="002B2E2D" w:rsidP="00205377">
            <w:pPr>
              <w:pStyle w:val="CellHeading"/>
              <w:rPr>
                <w:rFonts w:asciiTheme="minorHAnsi" w:hAnsiTheme="minorHAnsi" w:cstheme="minorHAnsi"/>
                <w:b w:val="0"/>
                <w:color w:val="auto"/>
                <w:lang w:val="en-IE"/>
              </w:rPr>
            </w:pPr>
            <w:r>
              <w:rPr>
                <w:rFonts w:asciiTheme="minorHAnsi" w:hAnsiTheme="minorHAnsi" w:cstheme="minorHAnsi"/>
                <w:b w:val="0"/>
                <w:color w:val="auto"/>
                <w:lang w:val="en-IE"/>
              </w:rPr>
              <w:t>SOAP</w:t>
            </w:r>
          </w:p>
        </w:tc>
      </w:tr>
      <w:tr w:rsidR="002B2E2D" w:rsidRPr="00EC0B45" w:rsidTr="00205377">
        <w:trPr>
          <w:trHeight w:val="260"/>
        </w:trPr>
        <w:tc>
          <w:tcPr>
            <w:tcW w:w="1801" w:type="pct"/>
          </w:tcPr>
          <w:p w:rsidR="002B2E2D" w:rsidRPr="00520221" w:rsidRDefault="002B2E2D" w:rsidP="00205377">
            <w:pPr>
              <w:pStyle w:val="CellHeading"/>
              <w:rPr>
                <w:rFonts w:asciiTheme="minorHAnsi" w:hAnsiTheme="minorHAnsi" w:cstheme="minorHAnsi"/>
                <w:color w:val="auto"/>
                <w:lang w:val="en-IE"/>
              </w:rPr>
            </w:pPr>
            <w:r w:rsidRPr="00520221">
              <w:rPr>
                <w:rFonts w:asciiTheme="minorHAnsi" w:hAnsiTheme="minorHAnsi" w:cstheme="minorHAnsi"/>
                <w:color w:val="auto"/>
                <w:lang w:val="en-IE"/>
              </w:rPr>
              <w:t>Service Triggering Mode</w:t>
            </w:r>
          </w:p>
        </w:tc>
        <w:tc>
          <w:tcPr>
            <w:tcW w:w="3199" w:type="pct"/>
          </w:tcPr>
          <w:p w:rsidR="002B2E2D" w:rsidRPr="00520221" w:rsidRDefault="002B2E2D" w:rsidP="00205377">
            <w:pPr>
              <w:pStyle w:val="CellHeading"/>
              <w:rPr>
                <w:rFonts w:asciiTheme="minorHAnsi" w:hAnsiTheme="minorHAnsi" w:cstheme="minorHAnsi"/>
                <w:b w:val="0"/>
                <w:color w:val="auto"/>
                <w:lang w:val="en-IE"/>
              </w:rPr>
            </w:pPr>
            <w:r w:rsidRPr="00520221">
              <w:rPr>
                <w:rFonts w:asciiTheme="minorHAnsi" w:hAnsiTheme="minorHAnsi" w:cstheme="minorHAnsi"/>
                <w:b w:val="0"/>
                <w:color w:val="auto"/>
                <w:lang w:val="en-IE"/>
              </w:rPr>
              <w:t>On Request</w:t>
            </w:r>
          </w:p>
        </w:tc>
      </w:tr>
      <w:tr w:rsidR="002B2E2D" w:rsidRPr="00EC0B45" w:rsidTr="00205377">
        <w:trPr>
          <w:trHeight w:val="260"/>
        </w:trPr>
        <w:tc>
          <w:tcPr>
            <w:tcW w:w="1801" w:type="pct"/>
          </w:tcPr>
          <w:p w:rsidR="002B2E2D" w:rsidRPr="00520221" w:rsidRDefault="002B2E2D" w:rsidP="00205377">
            <w:pPr>
              <w:pStyle w:val="CellHeading"/>
              <w:rPr>
                <w:rFonts w:asciiTheme="minorHAnsi" w:hAnsiTheme="minorHAnsi" w:cstheme="minorHAnsi"/>
                <w:color w:val="auto"/>
                <w:lang w:val="en-IE"/>
              </w:rPr>
            </w:pPr>
            <w:r w:rsidRPr="00520221">
              <w:rPr>
                <w:rFonts w:asciiTheme="minorHAnsi" w:hAnsiTheme="minorHAnsi" w:cstheme="minorHAnsi"/>
                <w:color w:val="auto"/>
                <w:lang w:val="en-IE"/>
              </w:rPr>
              <w:t>Estimated Run Frequency</w:t>
            </w:r>
          </w:p>
        </w:tc>
        <w:tc>
          <w:tcPr>
            <w:tcW w:w="3199" w:type="pct"/>
          </w:tcPr>
          <w:p w:rsidR="002B2E2D" w:rsidRPr="00520221" w:rsidRDefault="002B2E2D" w:rsidP="00205377">
            <w:pPr>
              <w:pStyle w:val="CellHeading"/>
              <w:rPr>
                <w:rFonts w:asciiTheme="minorHAnsi" w:hAnsiTheme="minorHAnsi" w:cstheme="minorHAnsi"/>
                <w:b w:val="0"/>
                <w:color w:val="auto"/>
                <w:lang w:val="en-IE"/>
              </w:rPr>
            </w:pPr>
            <w:r>
              <w:rPr>
                <w:rFonts w:asciiTheme="minorHAnsi" w:hAnsiTheme="minorHAnsi" w:cstheme="minorHAnsi"/>
                <w:b w:val="0"/>
                <w:color w:val="auto"/>
                <w:lang w:val="en-IE"/>
              </w:rPr>
              <w:t>N/A</w:t>
            </w:r>
          </w:p>
        </w:tc>
      </w:tr>
      <w:tr w:rsidR="002B2E2D" w:rsidRPr="00EC0B45" w:rsidTr="00205377">
        <w:trPr>
          <w:trHeight w:val="260"/>
        </w:trPr>
        <w:tc>
          <w:tcPr>
            <w:tcW w:w="1801" w:type="pct"/>
          </w:tcPr>
          <w:p w:rsidR="002B2E2D" w:rsidRPr="00520221" w:rsidRDefault="002B2E2D" w:rsidP="00205377">
            <w:pPr>
              <w:pStyle w:val="CellHeading"/>
              <w:rPr>
                <w:rFonts w:asciiTheme="minorHAnsi" w:hAnsiTheme="minorHAnsi" w:cstheme="minorHAnsi"/>
                <w:color w:val="auto"/>
                <w:lang w:val="en-IE"/>
              </w:rPr>
            </w:pPr>
            <w:r w:rsidRPr="00520221">
              <w:rPr>
                <w:rFonts w:asciiTheme="minorHAnsi" w:hAnsiTheme="minorHAnsi" w:cstheme="minorHAnsi"/>
                <w:color w:val="auto"/>
                <w:lang w:val="en-IE"/>
              </w:rPr>
              <w:t>Aggregation</w:t>
            </w:r>
          </w:p>
        </w:tc>
        <w:tc>
          <w:tcPr>
            <w:tcW w:w="3199" w:type="pct"/>
          </w:tcPr>
          <w:p w:rsidR="002B2E2D" w:rsidRPr="00520221" w:rsidRDefault="00E641D5" w:rsidP="00511683">
            <w:pPr>
              <w:pStyle w:val="CellHeading"/>
              <w:rPr>
                <w:rFonts w:asciiTheme="minorHAnsi" w:hAnsiTheme="minorHAnsi" w:cstheme="minorHAnsi"/>
                <w:b w:val="0"/>
                <w:color w:val="auto"/>
                <w:lang w:val="en-IE"/>
              </w:rPr>
            </w:pPr>
            <w:r w:rsidRPr="00C06F3E">
              <w:rPr>
                <w:rFonts w:asciiTheme="minorHAnsi" w:hAnsiTheme="minorHAnsi" w:cstheme="minorHAnsi"/>
                <w:b w:val="0"/>
                <w:color w:val="000000" w:themeColor="text1"/>
                <w:lang w:val="en-IE"/>
              </w:rPr>
              <w:t xml:space="preserve">Single </w:t>
            </w:r>
          </w:p>
        </w:tc>
      </w:tr>
    </w:tbl>
    <w:p w:rsidR="00EB0D30" w:rsidRDefault="00EB0D30" w:rsidP="00EB0D30">
      <w:pPr>
        <w:pStyle w:val="Heading4"/>
      </w:pPr>
      <w:bookmarkStart w:id="105" w:name="_Toc528055871"/>
      <w:r>
        <w:t>Token Request</w:t>
      </w:r>
      <w:r w:rsidRPr="00EC0B45">
        <w:t xml:space="preserve"> Specification</w:t>
      </w:r>
      <w:bookmarkEnd w:id="10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2642"/>
        <w:gridCol w:w="1007"/>
        <w:gridCol w:w="943"/>
        <w:gridCol w:w="880"/>
        <w:gridCol w:w="4592"/>
        <w:gridCol w:w="6"/>
      </w:tblGrid>
      <w:tr w:rsidR="00EB0D30" w:rsidRPr="007304AF" w:rsidTr="00EB0D30">
        <w:trPr>
          <w:trHeight w:val="197"/>
          <w:tblHeader/>
        </w:trPr>
        <w:tc>
          <w:tcPr>
            <w:tcW w:w="1312" w:type="pct"/>
            <w:shd w:val="clear" w:color="auto" w:fill="000000" w:themeFill="text1"/>
          </w:tcPr>
          <w:p w:rsidR="00EB0D30" w:rsidRPr="00FF2D1D" w:rsidRDefault="00EB0D30" w:rsidP="00EB0D30">
            <w:pPr>
              <w:pStyle w:val="TableHeader"/>
              <w:jc w:val="center"/>
              <w:rPr>
                <w:b w:val="0"/>
              </w:rPr>
            </w:pPr>
            <w:r w:rsidRPr="00FF2D1D">
              <w:rPr>
                <w:b w:val="0"/>
              </w:rPr>
              <w:t>Name</w:t>
            </w:r>
          </w:p>
        </w:tc>
        <w:tc>
          <w:tcPr>
            <w:tcW w:w="500" w:type="pct"/>
            <w:shd w:val="clear" w:color="auto" w:fill="000000" w:themeFill="text1"/>
          </w:tcPr>
          <w:p w:rsidR="00EB0D30" w:rsidRPr="00FF2D1D" w:rsidRDefault="00EB0D30" w:rsidP="00EB0D30">
            <w:pPr>
              <w:pStyle w:val="TableHeader"/>
              <w:jc w:val="center"/>
              <w:rPr>
                <w:b w:val="0"/>
              </w:rPr>
            </w:pPr>
            <w:r w:rsidRPr="00FF2D1D">
              <w:rPr>
                <w:b w:val="0"/>
              </w:rPr>
              <w:t>Type</w:t>
            </w:r>
          </w:p>
        </w:tc>
        <w:tc>
          <w:tcPr>
            <w:tcW w:w="468" w:type="pct"/>
            <w:shd w:val="clear" w:color="auto" w:fill="000000" w:themeFill="text1"/>
          </w:tcPr>
          <w:p w:rsidR="00EB0D30" w:rsidRPr="00FF2D1D" w:rsidRDefault="00EB0D30" w:rsidP="00EB0D30">
            <w:pPr>
              <w:pStyle w:val="TableHeader"/>
              <w:jc w:val="center"/>
              <w:rPr>
                <w:b w:val="0"/>
              </w:rPr>
            </w:pPr>
            <w:r w:rsidRPr="00FF2D1D">
              <w:rPr>
                <w:b w:val="0"/>
              </w:rPr>
              <w:t>Width</w:t>
            </w:r>
          </w:p>
        </w:tc>
        <w:tc>
          <w:tcPr>
            <w:tcW w:w="437" w:type="pct"/>
            <w:shd w:val="clear" w:color="auto" w:fill="000000" w:themeFill="text1"/>
          </w:tcPr>
          <w:p w:rsidR="00EB0D30" w:rsidRPr="00FF2D1D" w:rsidRDefault="00EB0D30" w:rsidP="00EB0D30">
            <w:pPr>
              <w:pStyle w:val="TableHeader"/>
              <w:jc w:val="center"/>
              <w:rPr>
                <w:b w:val="0"/>
              </w:rPr>
            </w:pPr>
            <w:r w:rsidRPr="00FF2D1D">
              <w:rPr>
                <w:b w:val="0"/>
              </w:rPr>
              <w:t>Req?</w:t>
            </w:r>
          </w:p>
        </w:tc>
        <w:tc>
          <w:tcPr>
            <w:tcW w:w="2283" w:type="pct"/>
            <w:gridSpan w:val="2"/>
            <w:shd w:val="clear" w:color="auto" w:fill="000000" w:themeFill="text1"/>
          </w:tcPr>
          <w:p w:rsidR="00EB0D30" w:rsidRPr="00FF2D1D" w:rsidRDefault="00EB0D30" w:rsidP="00EB0D30">
            <w:pPr>
              <w:pStyle w:val="TableHeader"/>
              <w:jc w:val="center"/>
              <w:rPr>
                <w:b w:val="0"/>
              </w:rPr>
            </w:pPr>
            <w:r w:rsidRPr="00FF2D1D">
              <w:rPr>
                <w:b w:val="0"/>
              </w:rPr>
              <w:t>Description</w:t>
            </w:r>
          </w:p>
        </w:tc>
      </w:tr>
      <w:tr w:rsidR="00EB0D30" w:rsidTr="00EB0D30">
        <w:trPr>
          <w:trHeight w:val="240"/>
        </w:trPr>
        <w:tc>
          <w:tcPr>
            <w:tcW w:w="1312" w:type="pct"/>
            <w:shd w:val="clear" w:color="auto" w:fill="A6A6A6" w:themeFill="background1" w:themeFillShade="A6"/>
          </w:tcPr>
          <w:p w:rsidR="00EB0D30" w:rsidRDefault="00EB0D30" w:rsidP="007B0193">
            <w:pPr>
              <w:pStyle w:val="TabletextBold"/>
            </w:pPr>
          </w:p>
        </w:tc>
        <w:tc>
          <w:tcPr>
            <w:tcW w:w="500" w:type="pct"/>
            <w:shd w:val="clear" w:color="auto" w:fill="A6A6A6" w:themeFill="background1" w:themeFillShade="A6"/>
          </w:tcPr>
          <w:p w:rsidR="00EB0D30" w:rsidRDefault="00EB0D30" w:rsidP="007B0193">
            <w:pPr>
              <w:pStyle w:val="Tabletext0"/>
            </w:pPr>
          </w:p>
        </w:tc>
        <w:tc>
          <w:tcPr>
            <w:tcW w:w="468" w:type="pct"/>
            <w:shd w:val="clear" w:color="auto" w:fill="A6A6A6" w:themeFill="background1" w:themeFillShade="A6"/>
          </w:tcPr>
          <w:p w:rsidR="00EB0D30" w:rsidRDefault="00EB0D30" w:rsidP="007B0193">
            <w:pPr>
              <w:pStyle w:val="Tabletext0"/>
            </w:pPr>
          </w:p>
        </w:tc>
        <w:tc>
          <w:tcPr>
            <w:tcW w:w="437" w:type="pct"/>
            <w:shd w:val="clear" w:color="auto" w:fill="A6A6A6" w:themeFill="background1" w:themeFillShade="A6"/>
          </w:tcPr>
          <w:p w:rsidR="00EB0D30" w:rsidRDefault="00EB0D30" w:rsidP="007B0193">
            <w:pPr>
              <w:pStyle w:val="TabletextBold"/>
            </w:pPr>
          </w:p>
        </w:tc>
        <w:tc>
          <w:tcPr>
            <w:tcW w:w="2283" w:type="pct"/>
            <w:gridSpan w:val="2"/>
            <w:shd w:val="clear" w:color="auto" w:fill="A6A6A6" w:themeFill="background1" w:themeFillShade="A6"/>
          </w:tcPr>
          <w:p w:rsidR="00EB0D30" w:rsidRDefault="00EB0D30" w:rsidP="007B0193">
            <w:pPr>
              <w:pStyle w:val="Tabletext0"/>
            </w:pPr>
          </w:p>
        </w:tc>
      </w:tr>
      <w:tr w:rsidR="00EB0D30" w:rsidTr="00EB0D30">
        <w:trPr>
          <w:trHeight w:val="240"/>
        </w:trPr>
        <w:tc>
          <w:tcPr>
            <w:tcW w:w="1312" w:type="pct"/>
            <w:shd w:val="clear" w:color="auto" w:fill="A6A6A6" w:themeFill="background1" w:themeFillShade="A6"/>
          </w:tcPr>
          <w:p w:rsidR="00EB0D30" w:rsidRPr="0094370A" w:rsidRDefault="00EB0D30" w:rsidP="007B0193">
            <w:pPr>
              <w:pStyle w:val="TabletextBold"/>
            </w:pPr>
            <w:r>
              <w:t>CancelPayment</w:t>
            </w:r>
            <w:r w:rsidRPr="00A567E6">
              <w:t>Request</w:t>
            </w:r>
          </w:p>
        </w:tc>
        <w:tc>
          <w:tcPr>
            <w:tcW w:w="500" w:type="pct"/>
            <w:shd w:val="clear" w:color="auto" w:fill="A6A6A6" w:themeFill="background1" w:themeFillShade="A6"/>
          </w:tcPr>
          <w:p w:rsidR="00EB0D30" w:rsidRDefault="00EB0D30" w:rsidP="007B0193">
            <w:pPr>
              <w:pStyle w:val="Tabletext0"/>
            </w:pPr>
          </w:p>
        </w:tc>
        <w:tc>
          <w:tcPr>
            <w:tcW w:w="468" w:type="pct"/>
            <w:shd w:val="clear" w:color="auto" w:fill="A6A6A6" w:themeFill="background1" w:themeFillShade="A6"/>
          </w:tcPr>
          <w:p w:rsidR="00EB0D30" w:rsidRDefault="00EB0D30" w:rsidP="007B0193">
            <w:pPr>
              <w:pStyle w:val="Tabletext0"/>
            </w:pPr>
          </w:p>
        </w:tc>
        <w:tc>
          <w:tcPr>
            <w:tcW w:w="437" w:type="pct"/>
            <w:shd w:val="clear" w:color="auto" w:fill="A6A6A6" w:themeFill="background1" w:themeFillShade="A6"/>
          </w:tcPr>
          <w:p w:rsidR="00EB0D30" w:rsidRDefault="00EB0D30" w:rsidP="007B0193">
            <w:pPr>
              <w:pStyle w:val="TabletextBold"/>
            </w:pPr>
            <w:r>
              <w:t>Y</w:t>
            </w:r>
          </w:p>
        </w:tc>
        <w:tc>
          <w:tcPr>
            <w:tcW w:w="2283" w:type="pct"/>
            <w:gridSpan w:val="2"/>
            <w:shd w:val="clear" w:color="auto" w:fill="A6A6A6" w:themeFill="background1" w:themeFillShade="A6"/>
          </w:tcPr>
          <w:p w:rsidR="00EB0D30" w:rsidRDefault="00EB0D30" w:rsidP="007B0193">
            <w:pPr>
              <w:pStyle w:val="Tabletext0"/>
            </w:pPr>
          </w:p>
        </w:tc>
      </w:tr>
      <w:tr w:rsidR="00EB0D30" w:rsidTr="00EB0D30">
        <w:tblPrEx>
          <w:tblCellMar>
            <w:left w:w="108" w:type="dxa"/>
            <w:right w:w="108" w:type="dxa"/>
          </w:tblCellMar>
        </w:tblPrEx>
        <w:trPr>
          <w:gridAfter w:val="1"/>
          <w:wAfter w:w="3" w:type="pct"/>
          <w:trHeight w:val="240"/>
        </w:trPr>
        <w:tc>
          <w:tcPr>
            <w:tcW w:w="1312" w:type="pct"/>
          </w:tcPr>
          <w:p w:rsidR="00EB0D30" w:rsidRDefault="00EB0D30" w:rsidP="007B0193">
            <w:pPr>
              <w:pStyle w:val="Tabletext0"/>
            </w:pPr>
            <w:r>
              <w:lastRenderedPageBreak/>
              <w:t>PayerID</w:t>
            </w:r>
          </w:p>
        </w:tc>
        <w:tc>
          <w:tcPr>
            <w:tcW w:w="500" w:type="pct"/>
          </w:tcPr>
          <w:p w:rsidR="00EB0D30" w:rsidRDefault="00EB0D30" w:rsidP="007B0193">
            <w:pPr>
              <w:pStyle w:val="Tabletext0"/>
            </w:pPr>
            <w:r>
              <w:t>string</w:t>
            </w:r>
          </w:p>
        </w:tc>
        <w:tc>
          <w:tcPr>
            <w:tcW w:w="468" w:type="pct"/>
          </w:tcPr>
          <w:p w:rsidR="00EB0D30" w:rsidRDefault="00EB0D30" w:rsidP="007B0193">
            <w:pPr>
              <w:pStyle w:val="Tabletext0"/>
            </w:pPr>
            <w:r>
              <w:t>3..10</w:t>
            </w:r>
          </w:p>
        </w:tc>
        <w:tc>
          <w:tcPr>
            <w:tcW w:w="437" w:type="pct"/>
          </w:tcPr>
          <w:p w:rsidR="00EB0D30" w:rsidRDefault="00EB0D30" w:rsidP="007B0193">
            <w:pPr>
              <w:pStyle w:val="Tabletext0"/>
            </w:pPr>
            <w:r>
              <w:t>Y</w:t>
            </w:r>
          </w:p>
        </w:tc>
        <w:tc>
          <w:tcPr>
            <w:tcW w:w="2280" w:type="pct"/>
          </w:tcPr>
          <w:p w:rsidR="00EB0D30" w:rsidRDefault="00EB0D30" w:rsidP="007B0193">
            <w:pPr>
              <w:pStyle w:val="Tabletext0"/>
            </w:pPr>
            <w:r>
              <w:t>The payer ID of the payer for which this payment was created.</w:t>
            </w:r>
          </w:p>
        </w:tc>
      </w:tr>
      <w:tr w:rsidR="00EB0D30" w:rsidTr="00EB0D30">
        <w:tblPrEx>
          <w:tblCellMar>
            <w:left w:w="108" w:type="dxa"/>
            <w:right w:w="108" w:type="dxa"/>
          </w:tblCellMar>
        </w:tblPrEx>
        <w:trPr>
          <w:gridAfter w:val="1"/>
          <w:wAfter w:w="3" w:type="pct"/>
          <w:trHeight w:val="240"/>
        </w:trPr>
        <w:tc>
          <w:tcPr>
            <w:tcW w:w="1312" w:type="pct"/>
          </w:tcPr>
          <w:p w:rsidR="00EB0D30" w:rsidRDefault="00EB0D30" w:rsidP="007B0193">
            <w:pPr>
              <w:pStyle w:val="Tabletext0"/>
            </w:pPr>
            <w:r>
              <w:t>PaymentID</w:t>
            </w:r>
          </w:p>
        </w:tc>
        <w:tc>
          <w:tcPr>
            <w:tcW w:w="500" w:type="pct"/>
          </w:tcPr>
          <w:p w:rsidR="00EB0D30" w:rsidRDefault="00EB0D30" w:rsidP="007B0193">
            <w:pPr>
              <w:pStyle w:val="Tabletext0"/>
            </w:pPr>
            <w:r>
              <w:t>string</w:t>
            </w:r>
          </w:p>
        </w:tc>
        <w:tc>
          <w:tcPr>
            <w:tcW w:w="468" w:type="pct"/>
          </w:tcPr>
          <w:p w:rsidR="00EB0D30" w:rsidRDefault="00EB0D30" w:rsidP="007B0193">
            <w:pPr>
              <w:pStyle w:val="Tabletext0"/>
            </w:pPr>
            <w:r>
              <w:t>12..15</w:t>
            </w:r>
          </w:p>
        </w:tc>
        <w:tc>
          <w:tcPr>
            <w:tcW w:w="437" w:type="pct"/>
          </w:tcPr>
          <w:p w:rsidR="00EB0D30" w:rsidRDefault="00EB0D30" w:rsidP="007B0193">
            <w:pPr>
              <w:pStyle w:val="Tabletext0"/>
            </w:pPr>
            <w:r>
              <w:t>Y</w:t>
            </w:r>
          </w:p>
        </w:tc>
        <w:tc>
          <w:tcPr>
            <w:tcW w:w="2280" w:type="pct"/>
          </w:tcPr>
          <w:p w:rsidR="00EB0D30" w:rsidRDefault="00EB0D30" w:rsidP="007B0193">
            <w:pPr>
              <w:pStyle w:val="Tabletext0"/>
            </w:pPr>
            <w:r>
              <w:t>It can be either the Zelle payment identifier or B2C internal payment instruction ID.</w:t>
            </w:r>
          </w:p>
        </w:tc>
      </w:tr>
      <w:tr w:rsidR="00EB0D30" w:rsidTr="00EB0D30">
        <w:tblPrEx>
          <w:tblCellMar>
            <w:left w:w="108" w:type="dxa"/>
            <w:right w:w="108" w:type="dxa"/>
          </w:tblCellMar>
        </w:tblPrEx>
        <w:trPr>
          <w:gridAfter w:val="1"/>
          <w:wAfter w:w="3" w:type="pct"/>
          <w:trHeight w:val="240"/>
        </w:trPr>
        <w:tc>
          <w:tcPr>
            <w:tcW w:w="1312" w:type="pct"/>
          </w:tcPr>
          <w:p w:rsidR="00EB0D30" w:rsidRDefault="00EB0D30" w:rsidP="007B0193">
            <w:pPr>
              <w:pStyle w:val="Tabletext0"/>
            </w:pPr>
            <w:r>
              <w:t>Alias</w:t>
            </w:r>
          </w:p>
        </w:tc>
        <w:tc>
          <w:tcPr>
            <w:tcW w:w="500" w:type="pct"/>
          </w:tcPr>
          <w:p w:rsidR="00EB0D30" w:rsidRDefault="00EB0D30" w:rsidP="007B0193">
            <w:pPr>
              <w:pStyle w:val="Tabletext0"/>
            </w:pPr>
            <w:r>
              <w:t>string</w:t>
            </w:r>
          </w:p>
        </w:tc>
        <w:tc>
          <w:tcPr>
            <w:tcW w:w="468" w:type="pct"/>
          </w:tcPr>
          <w:p w:rsidR="00EB0D30" w:rsidRDefault="00EB0D30" w:rsidP="007B0193">
            <w:pPr>
              <w:pStyle w:val="Tabletext0"/>
            </w:pPr>
            <w:r>
              <w:t>1..48</w:t>
            </w:r>
          </w:p>
        </w:tc>
        <w:tc>
          <w:tcPr>
            <w:tcW w:w="437" w:type="pct"/>
          </w:tcPr>
          <w:p w:rsidR="00EB0D30" w:rsidRDefault="00EB0D30" w:rsidP="007B0193">
            <w:pPr>
              <w:pStyle w:val="Tabletext0"/>
            </w:pPr>
            <w:r>
              <w:t>N</w:t>
            </w:r>
          </w:p>
        </w:tc>
        <w:tc>
          <w:tcPr>
            <w:tcW w:w="2280" w:type="pct"/>
          </w:tcPr>
          <w:p w:rsidR="00EB0D30" w:rsidRDefault="00EB0D30" w:rsidP="007B0193">
            <w:pPr>
              <w:pStyle w:val="Tabletext0"/>
            </w:pPr>
            <w:r>
              <w:t>The email address or phone number to which the payment was directed. A.k.a. "Token".</w:t>
            </w:r>
          </w:p>
        </w:tc>
      </w:tr>
      <w:tr w:rsidR="00EB0D30" w:rsidTr="00EB0D30">
        <w:tblPrEx>
          <w:tblCellMar>
            <w:left w:w="108" w:type="dxa"/>
            <w:right w:w="108" w:type="dxa"/>
          </w:tblCellMar>
        </w:tblPrEx>
        <w:trPr>
          <w:gridAfter w:val="1"/>
          <w:wAfter w:w="3" w:type="pct"/>
          <w:trHeight w:val="240"/>
        </w:trPr>
        <w:tc>
          <w:tcPr>
            <w:tcW w:w="1312" w:type="pct"/>
          </w:tcPr>
          <w:p w:rsidR="00EB0D30" w:rsidRDefault="00EB0D30" w:rsidP="007B0193">
            <w:pPr>
              <w:pStyle w:val="Tabletext0"/>
            </w:pPr>
            <w:r>
              <w:t>Amount</w:t>
            </w:r>
          </w:p>
        </w:tc>
        <w:tc>
          <w:tcPr>
            <w:tcW w:w="500" w:type="pct"/>
          </w:tcPr>
          <w:p w:rsidR="00EB0D30" w:rsidRDefault="00EB0D30" w:rsidP="007B0193">
            <w:pPr>
              <w:pStyle w:val="Tabletext0"/>
            </w:pPr>
            <w:r>
              <w:t>decimal</w:t>
            </w:r>
          </w:p>
        </w:tc>
        <w:tc>
          <w:tcPr>
            <w:tcW w:w="468" w:type="pct"/>
          </w:tcPr>
          <w:p w:rsidR="00EB0D30" w:rsidRDefault="00EB0D30" w:rsidP="007B0193">
            <w:pPr>
              <w:pStyle w:val="Tabletext0"/>
            </w:pPr>
            <w:r>
              <w:t>1..12,2</w:t>
            </w:r>
          </w:p>
        </w:tc>
        <w:tc>
          <w:tcPr>
            <w:tcW w:w="437" w:type="pct"/>
          </w:tcPr>
          <w:p w:rsidR="00EB0D30" w:rsidRDefault="00EB0D30" w:rsidP="007B0193">
            <w:pPr>
              <w:pStyle w:val="Tabletext0"/>
            </w:pPr>
            <w:r>
              <w:t>N</w:t>
            </w:r>
          </w:p>
        </w:tc>
        <w:tc>
          <w:tcPr>
            <w:tcW w:w="2280" w:type="pct"/>
          </w:tcPr>
          <w:p w:rsidR="00EB0D30" w:rsidRDefault="00EB0D30" w:rsidP="007B0193">
            <w:pPr>
              <w:pStyle w:val="Tabletext0"/>
            </w:pPr>
            <w:r>
              <w:t>The dollar amount of the payment. Specified when payment was created.</w:t>
            </w:r>
          </w:p>
        </w:tc>
      </w:tr>
      <w:tr w:rsidR="00EB0D30" w:rsidTr="00EB0D30">
        <w:tblPrEx>
          <w:tblCellMar>
            <w:left w:w="108" w:type="dxa"/>
            <w:right w:w="108" w:type="dxa"/>
          </w:tblCellMar>
        </w:tblPrEx>
        <w:trPr>
          <w:gridAfter w:val="1"/>
          <w:wAfter w:w="3" w:type="pct"/>
          <w:trHeight w:val="240"/>
        </w:trPr>
        <w:tc>
          <w:tcPr>
            <w:tcW w:w="1312" w:type="pct"/>
          </w:tcPr>
          <w:p w:rsidR="00EB0D30" w:rsidRDefault="00EB0D30" w:rsidP="007B0193">
            <w:pPr>
              <w:pStyle w:val="Tabletext0"/>
            </w:pPr>
            <w:r>
              <w:t>UpdateUser</w:t>
            </w:r>
          </w:p>
        </w:tc>
        <w:tc>
          <w:tcPr>
            <w:tcW w:w="500" w:type="pct"/>
          </w:tcPr>
          <w:p w:rsidR="00EB0D30" w:rsidRDefault="00EB0D30" w:rsidP="007B0193">
            <w:pPr>
              <w:pStyle w:val="Tabletext0"/>
            </w:pPr>
            <w:r>
              <w:t>string</w:t>
            </w:r>
          </w:p>
        </w:tc>
        <w:tc>
          <w:tcPr>
            <w:tcW w:w="468" w:type="pct"/>
          </w:tcPr>
          <w:p w:rsidR="00EB0D30" w:rsidRDefault="00EB0D30" w:rsidP="007B0193">
            <w:pPr>
              <w:pStyle w:val="Tabletext0"/>
            </w:pPr>
            <w:r>
              <w:t>1..16</w:t>
            </w:r>
          </w:p>
        </w:tc>
        <w:tc>
          <w:tcPr>
            <w:tcW w:w="437" w:type="pct"/>
          </w:tcPr>
          <w:p w:rsidR="00EB0D30" w:rsidRDefault="00EB0D30" w:rsidP="007B0193">
            <w:pPr>
              <w:pStyle w:val="Tabletext0"/>
            </w:pPr>
            <w:r>
              <w:t>Y</w:t>
            </w:r>
          </w:p>
        </w:tc>
        <w:tc>
          <w:tcPr>
            <w:tcW w:w="2280" w:type="pct"/>
          </w:tcPr>
          <w:p w:rsidR="00EB0D30" w:rsidRDefault="00EB0D30" w:rsidP="007B0193">
            <w:pPr>
              <w:pStyle w:val="Tabletext0"/>
            </w:pPr>
            <w:r>
              <w:t>User ID of the user creating/updating this record.</w:t>
            </w:r>
            <w:r>
              <w:br/>
              <w:t>This user identifier will be stored in the backing database in the 'create_user' or 'last_update_user' as appropriate.</w:t>
            </w:r>
          </w:p>
        </w:tc>
      </w:tr>
    </w:tbl>
    <w:p w:rsidR="00A63C74" w:rsidRDefault="00A63C74" w:rsidP="00D549B5">
      <w:pPr>
        <w:pStyle w:val="Heading3"/>
        <w:numPr>
          <w:ilvl w:val="0"/>
          <w:numId w:val="0"/>
        </w:numPr>
      </w:pPr>
    </w:p>
    <w:p w:rsidR="00AD7884" w:rsidRDefault="00B31267" w:rsidP="00D549B5">
      <w:pPr>
        <w:pStyle w:val="Heading5"/>
        <w:numPr>
          <w:ilvl w:val="0"/>
          <w:numId w:val="0"/>
        </w:numPr>
        <w:ind w:left="1008" w:hanging="1008"/>
      </w:pPr>
      <w:r>
        <w:t>INPAY-ANCPAYRESP</w:t>
      </w:r>
      <w:r w:rsidR="00AD7884" w:rsidRPr="00D549B5">
        <w:t>:</w:t>
      </w:r>
      <w:r w:rsidR="00AD7884">
        <w:t xml:space="preserve"> CancelPaymentResponseAPI</w:t>
      </w:r>
    </w:p>
    <w:p w:rsidR="00A63C74" w:rsidRPr="00A63C74" w:rsidRDefault="00A63C74" w:rsidP="00A63C74"/>
    <w:p w:rsidR="00AD7884" w:rsidRPr="00EC0B45" w:rsidRDefault="00AD7884" w:rsidP="00AD7884">
      <w:pPr>
        <w:pStyle w:val="Heading4"/>
      </w:pPr>
      <w:bookmarkStart w:id="106" w:name="_Toc528055872"/>
      <w:r w:rsidRPr="00EC0B45">
        <w:t>Service Overview</w:t>
      </w:r>
      <w:bookmarkEnd w:id="106"/>
    </w:p>
    <w:tbl>
      <w:tblPr>
        <w:tblStyle w:val="TableProfessional"/>
        <w:tblW w:w="5000" w:type="pct"/>
        <w:tblLook w:val="00A0" w:firstRow="1" w:lastRow="0" w:firstColumn="1" w:lastColumn="0" w:noHBand="0" w:noVBand="0"/>
      </w:tblPr>
      <w:tblGrid>
        <w:gridCol w:w="470"/>
        <w:gridCol w:w="1828"/>
        <w:gridCol w:w="2824"/>
        <w:gridCol w:w="688"/>
        <w:gridCol w:w="1129"/>
        <w:gridCol w:w="986"/>
        <w:gridCol w:w="1155"/>
        <w:gridCol w:w="984"/>
      </w:tblGrid>
      <w:tr w:rsidR="00AD7884" w:rsidRPr="00EC0B45" w:rsidTr="004D37D0">
        <w:trPr>
          <w:cnfStyle w:val="100000000000" w:firstRow="1" w:lastRow="0" w:firstColumn="0" w:lastColumn="0" w:oddVBand="0" w:evenVBand="0" w:oddHBand="0" w:evenHBand="0" w:firstRowFirstColumn="0" w:firstRowLastColumn="0" w:lastRowFirstColumn="0" w:lastRowLastColumn="0"/>
          <w:cantSplit/>
        </w:trPr>
        <w:tc>
          <w:tcPr>
            <w:tcW w:w="233" w:type="pct"/>
          </w:tcPr>
          <w:p w:rsidR="00AD7884" w:rsidRPr="00823D18" w:rsidRDefault="00AD7884" w:rsidP="004D37D0">
            <w:pPr>
              <w:pStyle w:val="ListParagraph"/>
              <w:spacing w:after="0" w:line="240" w:lineRule="auto"/>
              <w:ind w:left="0"/>
              <w:jc w:val="left"/>
              <w:rPr>
                <w:rFonts w:asciiTheme="minorHAnsi" w:hAnsiTheme="minorHAnsi" w:cstheme="minorHAnsi"/>
                <w:b w:val="0"/>
                <w:bCs w:val="0"/>
                <w:color w:val="FFFFFF"/>
                <w:sz w:val="18"/>
                <w:lang w:val="en-IE"/>
              </w:rPr>
            </w:pPr>
            <w:r w:rsidRPr="00823D18">
              <w:rPr>
                <w:rFonts w:asciiTheme="minorHAnsi" w:hAnsiTheme="minorHAnsi" w:cstheme="minorHAnsi"/>
                <w:color w:val="FFFFFF"/>
                <w:sz w:val="18"/>
                <w:lang w:val="en-IE"/>
              </w:rPr>
              <w:t>#</w:t>
            </w:r>
          </w:p>
        </w:tc>
        <w:tc>
          <w:tcPr>
            <w:tcW w:w="908" w:type="pct"/>
          </w:tcPr>
          <w:p w:rsidR="00AD7884" w:rsidRPr="00823D18" w:rsidRDefault="00AD7884" w:rsidP="004D37D0">
            <w:pPr>
              <w:pStyle w:val="ListParagraph"/>
              <w:spacing w:after="0" w:line="240" w:lineRule="auto"/>
              <w:ind w:left="0"/>
              <w:jc w:val="left"/>
              <w:rPr>
                <w:rFonts w:asciiTheme="minorHAnsi" w:hAnsiTheme="minorHAnsi" w:cstheme="minorHAnsi"/>
                <w:b w:val="0"/>
                <w:bCs w:val="0"/>
                <w:color w:val="FFFFFF"/>
                <w:sz w:val="16"/>
                <w:lang w:val="en-IE"/>
              </w:rPr>
            </w:pPr>
            <w:r w:rsidRPr="00823D18">
              <w:rPr>
                <w:rFonts w:asciiTheme="minorHAnsi" w:hAnsiTheme="minorHAnsi" w:cstheme="minorHAnsi"/>
                <w:color w:val="FFFFFF"/>
                <w:sz w:val="18"/>
                <w:lang w:val="en-IE"/>
              </w:rPr>
              <w:t>Service ID</w:t>
            </w:r>
          </w:p>
        </w:tc>
        <w:tc>
          <w:tcPr>
            <w:tcW w:w="1403" w:type="pct"/>
          </w:tcPr>
          <w:p w:rsidR="00AD7884" w:rsidRPr="00823D18" w:rsidRDefault="00AD7884" w:rsidP="004D37D0">
            <w:pPr>
              <w:pStyle w:val="ListParagraph"/>
              <w:spacing w:after="0" w:line="240" w:lineRule="auto"/>
              <w:ind w:left="0"/>
              <w:jc w:val="left"/>
              <w:rPr>
                <w:rFonts w:asciiTheme="minorHAnsi" w:hAnsiTheme="minorHAnsi" w:cstheme="minorHAnsi"/>
                <w:b w:val="0"/>
                <w:bCs w:val="0"/>
                <w:color w:val="FFFFFF"/>
                <w:sz w:val="18"/>
                <w:lang w:val="en-IE"/>
              </w:rPr>
            </w:pPr>
            <w:r w:rsidRPr="00823D18">
              <w:rPr>
                <w:rFonts w:asciiTheme="minorHAnsi" w:hAnsiTheme="minorHAnsi" w:cstheme="minorHAnsi"/>
                <w:color w:val="FFFFFF"/>
                <w:sz w:val="18"/>
                <w:lang w:val="en-IE"/>
              </w:rPr>
              <w:t>Description</w:t>
            </w:r>
          </w:p>
        </w:tc>
        <w:tc>
          <w:tcPr>
            <w:tcW w:w="342" w:type="pct"/>
          </w:tcPr>
          <w:p w:rsidR="00AD7884" w:rsidRPr="00823D18" w:rsidRDefault="00AD7884" w:rsidP="004D37D0">
            <w:pPr>
              <w:pStyle w:val="ListParagraph"/>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Use Cases</w:t>
            </w:r>
          </w:p>
        </w:tc>
        <w:tc>
          <w:tcPr>
            <w:tcW w:w="561" w:type="pct"/>
          </w:tcPr>
          <w:p w:rsidR="00AD7884" w:rsidRPr="00823D18" w:rsidRDefault="00AD7884" w:rsidP="004D37D0">
            <w:pPr>
              <w:pStyle w:val="ListParagraph"/>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Origin</w:t>
            </w:r>
          </w:p>
        </w:tc>
        <w:tc>
          <w:tcPr>
            <w:tcW w:w="490" w:type="pct"/>
          </w:tcPr>
          <w:p w:rsidR="00AD7884" w:rsidRPr="00823D18" w:rsidRDefault="00AD7884" w:rsidP="004D37D0">
            <w:pPr>
              <w:pStyle w:val="ListParagraph"/>
              <w:spacing w:after="0" w:line="240" w:lineRule="auto"/>
              <w:ind w:left="0"/>
              <w:jc w:val="left"/>
              <w:rPr>
                <w:rFonts w:asciiTheme="minorHAnsi" w:hAnsiTheme="minorHAnsi" w:cstheme="minorHAnsi"/>
                <w:b w:val="0"/>
                <w:bCs w:val="0"/>
                <w:color w:val="FFFFFF"/>
                <w:sz w:val="18"/>
                <w:lang w:val="en-IE"/>
              </w:rPr>
            </w:pPr>
            <w:r w:rsidRPr="00823D18">
              <w:rPr>
                <w:rFonts w:asciiTheme="minorHAnsi" w:hAnsiTheme="minorHAnsi" w:cstheme="minorHAnsi"/>
                <w:color w:val="FFFFFF"/>
                <w:sz w:val="18"/>
                <w:lang w:val="en-IE"/>
              </w:rPr>
              <w:t>Input Format</w:t>
            </w:r>
          </w:p>
        </w:tc>
        <w:tc>
          <w:tcPr>
            <w:tcW w:w="574" w:type="pct"/>
          </w:tcPr>
          <w:p w:rsidR="00AD7884" w:rsidRPr="00823D18" w:rsidRDefault="00AD7884" w:rsidP="004D37D0">
            <w:pPr>
              <w:pStyle w:val="ListParagraph"/>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Destination</w:t>
            </w:r>
          </w:p>
        </w:tc>
        <w:tc>
          <w:tcPr>
            <w:tcW w:w="489" w:type="pct"/>
          </w:tcPr>
          <w:p w:rsidR="00AD7884" w:rsidRPr="00823D18" w:rsidRDefault="00AD7884" w:rsidP="004D37D0">
            <w:pPr>
              <w:pStyle w:val="ListParagraph"/>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Output Format</w:t>
            </w:r>
          </w:p>
        </w:tc>
      </w:tr>
      <w:tr w:rsidR="00AD7884" w:rsidRPr="00EC0B45" w:rsidTr="004D37D0">
        <w:trPr>
          <w:cantSplit/>
        </w:trPr>
        <w:tc>
          <w:tcPr>
            <w:tcW w:w="233" w:type="pct"/>
          </w:tcPr>
          <w:p w:rsidR="00AD7884" w:rsidRPr="00823D18" w:rsidRDefault="00AD7884" w:rsidP="004D37D0">
            <w:pPr>
              <w:pStyle w:val="ListParagraph"/>
              <w:spacing w:after="0" w:line="240" w:lineRule="auto"/>
              <w:ind w:left="0"/>
              <w:jc w:val="left"/>
              <w:rPr>
                <w:rFonts w:asciiTheme="minorHAnsi" w:hAnsiTheme="minorHAnsi" w:cstheme="minorHAnsi"/>
                <w:color w:val="000000"/>
                <w:sz w:val="18"/>
                <w:szCs w:val="18"/>
                <w:lang w:val="en-IE"/>
              </w:rPr>
            </w:pPr>
            <w:r w:rsidRPr="00823D18">
              <w:rPr>
                <w:rFonts w:asciiTheme="minorHAnsi" w:hAnsiTheme="minorHAnsi" w:cstheme="minorHAnsi"/>
                <w:color w:val="000000"/>
                <w:sz w:val="18"/>
                <w:szCs w:val="18"/>
                <w:lang w:val="en-IE"/>
              </w:rPr>
              <w:t>09</w:t>
            </w:r>
          </w:p>
        </w:tc>
        <w:tc>
          <w:tcPr>
            <w:tcW w:w="908" w:type="pct"/>
          </w:tcPr>
          <w:p w:rsidR="00AD7884" w:rsidRPr="00823D18" w:rsidRDefault="00AD7884" w:rsidP="004D37D0">
            <w:pPr>
              <w:pStyle w:val="ListParagraph"/>
              <w:spacing w:after="0" w:line="240" w:lineRule="auto"/>
              <w:ind w:left="0"/>
              <w:jc w:val="left"/>
              <w:rPr>
                <w:rFonts w:asciiTheme="minorHAnsi" w:hAnsiTheme="minorHAnsi" w:cstheme="minorHAnsi"/>
                <w:bCs/>
                <w:sz w:val="18"/>
                <w:szCs w:val="18"/>
                <w:lang w:val="en-IE"/>
              </w:rPr>
            </w:pPr>
          </w:p>
        </w:tc>
        <w:tc>
          <w:tcPr>
            <w:tcW w:w="1403" w:type="pct"/>
          </w:tcPr>
          <w:p w:rsidR="00AD7884" w:rsidRPr="00823D18" w:rsidRDefault="00AD7884" w:rsidP="004D37D0">
            <w:pPr>
              <w:pStyle w:val="ListParagraph"/>
              <w:spacing w:after="0" w:line="240" w:lineRule="auto"/>
              <w:ind w:left="0"/>
              <w:jc w:val="left"/>
              <w:rPr>
                <w:rFonts w:asciiTheme="minorHAnsi" w:hAnsiTheme="minorHAnsi" w:cstheme="minorHAnsi"/>
                <w:bCs/>
                <w:sz w:val="18"/>
                <w:szCs w:val="18"/>
                <w:lang w:val="en-IE"/>
              </w:rPr>
            </w:pPr>
            <w:r>
              <w:rPr>
                <w:rFonts w:asciiTheme="minorHAnsi" w:hAnsiTheme="minorHAnsi"/>
                <w:bCs/>
                <w:sz w:val="18"/>
                <w:szCs w:val="18"/>
                <w:lang w:val="en-IE"/>
              </w:rPr>
              <w:t>API to receive Zelle specific payment cancellation responses</w:t>
            </w:r>
          </w:p>
        </w:tc>
        <w:tc>
          <w:tcPr>
            <w:tcW w:w="342" w:type="pct"/>
          </w:tcPr>
          <w:p w:rsidR="00AD7884" w:rsidRPr="00823D18" w:rsidRDefault="00AD7884" w:rsidP="004D37D0">
            <w:pPr>
              <w:pStyle w:val="ListParagraph"/>
              <w:spacing w:after="0" w:line="240" w:lineRule="auto"/>
              <w:ind w:left="0"/>
              <w:jc w:val="left"/>
              <w:rPr>
                <w:rFonts w:asciiTheme="minorHAnsi" w:hAnsiTheme="minorHAnsi" w:cstheme="minorHAnsi"/>
                <w:bCs/>
                <w:sz w:val="18"/>
                <w:szCs w:val="18"/>
                <w:lang w:val="en-IE"/>
              </w:rPr>
            </w:pPr>
          </w:p>
        </w:tc>
        <w:tc>
          <w:tcPr>
            <w:tcW w:w="561" w:type="pct"/>
          </w:tcPr>
          <w:p w:rsidR="00AD7884" w:rsidRPr="00823D18" w:rsidRDefault="00AD7884" w:rsidP="004D37D0">
            <w:pPr>
              <w:pStyle w:val="ListParagraph"/>
              <w:spacing w:after="0" w:line="240" w:lineRule="auto"/>
              <w:ind w:left="0"/>
              <w:jc w:val="left"/>
              <w:rPr>
                <w:rFonts w:asciiTheme="minorHAnsi" w:hAnsiTheme="minorHAnsi" w:cstheme="minorHAnsi"/>
                <w:bCs/>
                <w:sz w:val="18"/>
                <w:szCs w:val="18"/>
                <w:lang w:val="en-IE"/>
              </w:rPr>
            </w:pPr>
            <w:r>
              <w:rPr>
                <w:rFonts w:asciiTheme="minorHAnsi" w:hAnsiTheme="minorHAnsi" w:cstheme="minorHAnsi"/>
                <w:bCs/>
                <w:sz w:val="18"/>
                <w:szCs w:val="18"/>
                <w:lang w:val="en-IE"/>
              </w:rPr>
              <w:t>US Bank Zelle Network</w:t>
            </w:r>
          </w:p>
        </w:tc>
        <w:tc>
          <w:tcPr>
            <w:tcW w:w="490" w:type="pct"/>
          </w:tcPr>
          <w:p w:rsidR="00AD7884" w:rsidRPr="00823D18" w:rsidRDefault="00AD7884" w:rsidP="004D37D0">
            <w:pPr>
              <w:pStyle w:val="ListParagraph"/>
              <w:spacing w:after="0" w:line="240" w:lineRule="auto"/>
              <w:ind w:left="0"/>
              <w:jc w:val="left"/>
              <w:rPr>
                <w:rFonts w:asciiTheme="minorHAnsi" w:hAnsiTheme="minorHAnsi" w:cstheme="minorHAnsi"/>
                <w:bCs/>
                <w:sz w:val="18"/>
                <w:szCs w:val="18"/>
                <w:lang w:val="en-IE"/>
              </w:rPr>
            </w:pPr>
          </w:p>
        </w:tc>
        <w:tc>
          <w:tcPr>
            <w:tcW w:w="574" w:type="pct"/>
          </w:tcPr>
          <w:p w:rsidR="00AD7884" w:rsidRPr="00823D18" w:rsidRDefault="00AD7884" w:rsidP="004D37D0">
            <w:pPr>
              <w:pStyle w:val="ListParagraph"/>
              <w:spacing w:after="0" w:line="240" w:lineRule="auto"/>
              <w:ind w:left="0"/>
              <w:jc w:val="left"/>
              <w:rPr>
                <w:rFonts w:asciiTheme="minorHAnsi" w:hAnsiTheme="minorHAnsi" w:cstheme="minorHAnsi"/>
                <w:bCs/>
                <w:sz w:val="18"/>
                <w:szCs w:val="18"/>
                <w:lang w:val="en-IE"/>
              </w:rPr>
            </w:pPr>
            <w:r>
              <w:rPr>
                <w:rFonts w:asciiTheme="minorHAnsi" w:hAnsiTheme="minorHAnsi" w:cstheme="minorHAnsi"/>
                <w:bCs/>
                <w:sz w:val="18"/>
                <w:szCs w:val="18"/>
                <w:lang w:val="en-IE"/>
              </w:rPr>
              <w:t>IncedoPay</w:t>
            </w:r>
          </w:p>
        </w:tc>
        <w:tc>
          <w:tcPr>
            <w:tcW w:w="489" w:type="pct"/>
          </w:tcPr>
          <w:p w:rsidR="00AD7884" w:rsidRPr="00823D18" w:rsidRDefault="00AD7884" w:rsidP="004D37D0">
            <w:pPr>
              <w:pStyle w:val="ListParagraph"/>
              <w:spacing w:after="0" w:line="240" w:lineRule="auto"/>
              <w:ind w:left="0"/>
              <w:jc w:val="left"/>
              <w:rPr>
                <w:rFonts w:asciiTheme="minorHAnsi" w:hAnsiTheme="minorHAnsi" w:cstheme="minorHAnsi"/>
                <w:bCs/>
                <w:sz w:val="18"/>
                <w:szCs w:val="18"/>
                <w:lang w:val="en-IE"/>
              </w:rPr>
            </w:pPr>
          </w:p>
        </w:tc>
      </w:tr>
    </w:tbl>
    <w:p w:rsidR="00AD7884" w:rsidRDefault="000D0F4B" w:rsidP="009F2D85">
      <w:pPr>
        <w:pStyle w:val="BodyDefaultText"/>
        <w:jc w:val="center"/>
      </w:pPr>
      <w:r>
        <w:rPr>
          <w:noProof/>
        </w:rPr>
        <w:drawing>
          <wp:inline distT="0" distB="0" distL="0" distR="0" wp14:anchorId="0B051466" wp14:editId="5CEC43AD">
            <wp:extent cx="4129375" cy="1785912"/>
            <wp:effectExtent l="0" t="0" r="508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cancel payment Response.png"/>
                    <pic:cNvPicPr/>
                  </pic:nvPicPr>
                  <pic:blipFill>
                    <a:blip r:embed="rId35">
                      <a:extLst>
                        <a:ext uri="{28A0092B-C50C-407E-A947-70E740481C1C}">
                          <a14:useLocalDpi xmlns:a14="http://schemas.microsoft.com/office/drawing/2010/main" val="0"/>
                        </a:ext>
                      </a:extLst>
                    </a:blip>
                    <a:stretch>
                      <a:fillRect/>
                    </a:stretch>
                  </pic:blipFill>
                  <pic:spPr>
                    <a:xfrm>
                      <a:off x="0" y="0"/>
                      <a:ext cx="4129375" cy="1785912"/>
                    </a:xfrm>
                    <a:prstGeom prst="rect">
                      <a:avLst/>
                    </a:prstGeom>
                  </pic:spPr>
                </pic:pic>
              </a:graphicData>
            </a:graphic>
          </wp:inline>
        </w:drawing>
      </w:r>
    </w:p>
    <w:tbl>
      <w:tblPr>
        <w:tblStyle w:val="TableElegan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27"/>
        <w:gridCol w:w="6443"/>
      </w:tblGrid>
      <w:tr w:rsidR="00511683" w:rsidRPr="00EC0B45" w:rsidTr="00205377">
        <w:trPr>
          <w:cnfStyle w:val="100000000000" w:firstRow="1" w:lastRow="0" w:firstColumn="0" w:lastColumn="0" w:oddVBand="0" w:evenVBand="0" w:oddHBand="0" w:evenHBand="0" w:firstRowFirstColumn="0" w:firstRowLastColumn="0" w:lastRowFirstColumn="0" w:lastRowLastColumn="0"/>
          <w:trHeight w:val="260"/>
        </w:trPr>
        <w:tc>
          <w:tcPr>
            <w:tcW w:w="1801" w:type="pct"/>
          </w:tcPr>
          <w:p w:rsidR="00511683" w:rsidRPr="002B2E2D" w:rsidRDefault="00511683" w:rsidP="00205377">
            <w:pPr>
              <w:pStyle w:val="CellHeading"/>
              <w:keepNext/>
              <w:rPr>
                <w:rFonts w:asciiTheme="minorHAnsi" w:hAnsiTheme="minorHAnsi" w:cstheme="minorHAnsi"/>
                <w:color w:val="auto"/>
                <w:lang w:val="en-IE"/>
              </w:rPr>
            </w:pPr>
            <w:r w:rsidRPr="002B2E2D">
              <w:rPr>
                <w:rFonts w:asciiTheme="minorHAnsi" w:hAnsiTheme="minorHAnsi" w:cstheme="minorHAnsi"/>
                <w:color w:val="auto"/>
                <w:lang w:val="en-IE"/>
              </w:rPr>
              <w:t>Service Type</w:t>
            </w:r>
          </w:p>
        </w:tc>
        <w:tc>
          <w:tcPr>
            <w:tcW w:w="3199" w:type="pct"/>
          </w:tcPr>
          <w:p w:rsidR="00511683" w:rsidRPr="002B2E2D" w:rsidRDefault="00511683" w:rsidP="00205377">
            <w:pPr>
              <w:pStyle w:val="CellHeading"/>
              <w:keepNext/>
              <w:rPr>
                <w:rFonts w:asciiTheme="minorHAnsi" w:hAnsiTheme="minorHAnsi" w:cstheme="minorHAnsi"/>
                <w:b w:val="0"/>
                <w:color w:val="auto"/>
                <w:lang w:val="en-IE"/>
              </w:rPr>
            </w:pPr>
            <w:r w:rsidRPr="002B2E2D">
              <w:rPr>
                <w:rFonts w:asciiTheme="minorHAnsi" w:hAnsiTheme="minorHAnsi" w:cstheme="minorHAnsi"/>
                <w:b w:val="0"/>
                <w:color w:val="auto"/>
                <w:lang w:val="en-IE"/>
              </w:rPr>
              <w:t>INBOUND</w:t>
            </w:r>
          </w:p>
        </w:tc>
      </w:tr>
      <w:tr w:rsidR="00511683" w:rsidRPr="00EC0B45" w:rsidTr="00205377">
        <w:trPr>
          <w:trHeight w:val="260"/>
        </w:trPr>
        <w:tc>
          <w:tcPr>
            <w:tcW w:w="1801" w:type="pct"/>
          </w:tcPr>
          <w:p w:rsidR="00511683" w:rsidRPr="002B2E2D" w:rsidRDefault="00511683" w:rsidP="00205377">
            <w:pPr>
              <w:pStyle w:val="CellHeading"/>
              <w:rPr>
                <w:rFonts w:asciiTheme="minorHAnsi" w:hAnsiTheme="minorHAnsi" w:cstheme="minorHAnsi"/>
                <w:color w:val="auto"/>
                <w:lang w:val="en-IE"/>
              </w:rPr>
            </w:pPr>
            <w:r w:rsidRPr="002B2E2D">
              <w:rPr>
                <w:rFonts w:asciiTheme="minorHAnsi" w:hAnsiTheme="minorHAnsi" w:cstheme="minorHAnsi"/>
                <w:color w:val="auto"/>
                <w:lang w:val="en-IE"/>
              </w:rPr>
              <w:t>Data Exchange Format</w:t>
            </w:r>
          </w:p>
        </w:tc>
        <w:tc>
          <w:tcPr>
            <w:tcW w:w="3199" w:type="pct"/>
          </w:tcPr>
          <w:p w:rsidR="00511683" w:rsidRPr="002B2E2D" w:rsidRDefault="00511683" w:rsidP="00205377">
            <w:pPr>
              <w:pStyle w:val="CellHeading"/>
              <w:rPr>
                <w:rFonts w:asciiTheme="minorHAnsi" w:hAnsiTheme="minorHAnsi" w:cstheme="minorHAnsi"/>
                <w:b w:val="0"/>
                <w:color w:val="auto"/>
                <w:lang w:val="en-IE"/>
              </w:rPr>
            </w:pPr>
            <w:r w:rsidRPr="002B2E2D">
              <w:rPr>
                <w:rFonts w:asciiTheme="minorHAnsi" w:hAnsiTheme="minorHAnsi" w:cstheme="minorHAnsi"/>
                <w:b w:val="0"/>
                <w:color w:val="auto"/>
                <w:lang w:val="en-IE"/>
              </w:rPr>
              <w:t>API</w:t>
            </w:r>
          </w:p>
        </w:tc>
      </w:tr>
      <w:tr w:rsidR="00511683" w:rsidRPr="00EC0B45" w:rsidTr="00205377">
        <w:trPr>
          <w:trHeight w:val="260"/>
        </w:trPr>
        <w:tc>
          <w:tcPr>
            <w:tcW w:w="1801" w:type="pct"/>
          </w:tcPr>
          <w:p w:rsidR="00511683" w:rsidRPr="002B2E2D" w:rsidRDefault="00511683" w:rsidP="00205377">
            <w:pPr>
              <w:pStyle w:val="CellHeading"/>
              <w:rPr>
                <w:rFonts w:asciiTheme="minorHAnsi" w:hAnsiTheme="minorHAnsi" w:cstheme="minorHAnsi"/>
                <w:color w:val="auto"/>
                <w:lang w:val="en-IE"/>
              </w:rPr>
            </w:pPr>
            <w:r w:rsidRPr="002B2E2D">
              <w:rPr>
                <w:rFonts w:asciiTheme="minorHAnsi" w:hAnsiTheme="minorHAnsi" w:cstheme="minorHAnsi"/>
                <w:color w:val="auto"/>
                <w:lang w:val="en-IE"/>
              </w:rPr>
              <w:t>Communication protocol</w:t>
            </w:r>
          </w:p>
        </w:tc>
        <w:tc>
          <w:tcPr>
            <w:tcW w:w="3199" w:type="pct"/>
          </w:tcPr>
          <w:p w:rsidR="00511683" w:rsidRPr="002B2E2D" w:rsidRDefault="00B81A10" w:rsidP="00205377">
            <w:pPr>
              <w:pStyle w:val="CellHeading"/>
              <w:rPr>
                <w:rFonts w:asciiTheme="minorHAnsi" w:hAnsiTheme="minorHAnsi" w:cstheme="minorHAnsi"/>
                <w:b w:val="0"/>
                <w:color w:val="auto"/>
                <w:lang w:val="en-IE"/>
              </w:rPr>
            </w:pPr>
            <w:r>
              <w:rPr>
                <w:rFonts w:asciiTheme="minorHAnsi" w:hAnsiTheme="minorHAnsi" w:cstheme="minorHAnsi"/>
                <w:b w:val="0"/>
                <w:color w:val="auto"/>
                <w:lang w:val="en-IE"/>
              </w:rPr>
              <w:t>SOAP</w:t>
            </w:r>
          </w:p>
        </w:tc>
      </w:tr>
      <w:tr w:rsidR="00511683" w:rsidRPr="00EC0B45" w:rsidTr="00205377">
        <w:trPr>
          <w:trHeight w:val="260"/>
        </w:trPr>
        <w:tc>
          <w:tcPr>
            <w:tcW w:w="1801" w:type="pct"/>
          </w:tcPr>
          <w:p w:rsidR="00511683" w:rsidRPr="002B2E2D" w:rsidRDefault="00511683" w:rsidP="00205377">
            <w:pPr>
              <w:pStyle w:val="CellHeading"/>
              <w:rPr>
                <w:rFonts w:asciiTheme="minorHAnsi" w:hAnsiTheme="minorHAnsi" w:cstheme="minorHAnsi"/>
                <w:color w:val="auto"/>
                <w:lang w:val="en-IE"/>
              </w:rPr>
            </w:pPr>
            <w:r w:rsidRPr="002B2E2D">
              <w:rPr>
                <w:rFonts w:asciiTheme="minorHAnsi" w:hAnsiTheme="minorHAnsi" w:cstheme="minorHAnsi"/>
                <w:color w:val="auto"/>
                <w:lang w:val="en-IE"/>
              </w:rPr>
              <w:t>Service Triggering Mode</w:t>
            </w:r>
          </w:p>
        </w:tc>
        <w:tc>
          <w:tcPr>
            <w:tcW w:w="3199" w:type="pct"/>
          </w:tcPr>
          <w:p w:rsidR="00511683" w:rsidRPr="002B2E2D" w:rsidRDefault="00511683" w:rsidP="00205377">
            <w:pPr>
              <w:pStyle w:val="CellHeading"/>
              <w:rPr>
                <w:rFonts w:asciiTheme="minorHAnsi" w:hAnsiTheme="minorHAnsi" w:cstheme="minorHAnsi"/>
                <w:b w:val="0"/>
                <w:color w:val="auto"/>
                <w:lang w:val="en-IE"/>
              </w:rPr>
            </w:pPr>
            <w:r w:rsidRPr="002B2E2D">
              <w:rPr>
                <w:rFonts w:asciiTheme="minorHAnsi" w:hAnsiTheme="minorHAnsi" w:cstheme="minorHAnsi"/>
                <w:b w:val="0"/>
                <w:color w:val="auto"/>
                <w:lang w:val="en-IE"/>
              </w:rPr>
              <w:t>On Request</w:t>
            </w:r>
          </w:p>
        </w:tc>
      </w:tr>
      <w:tr w:rsidR="00511683" w:rsidRPr="00EC0B45" w:rsidTr="00205377">
        <w:trPr>
          <w:trHeight w:val="260"/>
        </w:trPr>
        <w:tc>
          <w:tcPr>
            <w:tcW w:w="1801" w:type="pct"/>
          </w:tcPr>
          <w:p w:rsidR="00511683" w:rsidRPr="002B2E2D" w:rsidRDefault="00511683" w:rsidP="00205377">
            <w:pPr>
              <w:pStyle w:val="CellHeading"/>
              <w:rPr>
                <w:rFonts w:asciiTheme="minorHAnsi" w:hAnsiTheme="minorHAnsi" w:cstheme="minorHAnsi"/>
                <w:color w:val="auto"/>
                <w:lang w:val="en-IE"/>
              </w:rPr>
            </w:pPr>
            <w:r w:rsidRPr="002B2E2D">
              <w:rPr>
                <w:rFonts w:asciiTheme="minorHAnsi" w:hAnsiTheme="minorHAnsi" w:cstheme="minorHAnsi"/>
                <w:color w:val="auto"/>
                <w:lang w:val="en-IE"/>
              </w:rPr>
              <w:t>Estimated Run Frequency</w:t>
            </w:r>
          </w:p>
        </w:tc>
        <w:tc>
          <w:tcPr>
            <w:tcW w:w="3199" w:type="pct"/>
          </w:tcPr>
          <w:p w:rsidR="00511683" w:rsidRPr="002B2E2D" w:rsidRDefault="00511683" w:rsidP="00205377">
            <w:pPr>
              <w:pStyle w:val="CellHeading"/>
              <w:rPr>
                <w:rFonts w:asciiTheme="minorHAnsi" w:hAnsiTheme="minorHAnsi" w:cstheme="minorHAnsi"/>
                <w:b w:val="0"/>
                <w:color w:val="auto"/>
                <w:lang w:val="en-IE"/>
              </w:rPr>
            </w:pPr>
            <w:r w:rsidRPr="002B2E2D">
              <w:rPr>
                <w:rFonts w:asciiTheme="minorHAnsi" w:hAnsiTheme="minorHAnsi" w:cstheme="minorHAnsi"/>
                <w:b w:val="0"/>
                <w:color w:val="auto"/>
                <w:lang w:val="en-IE"/>
              </w:rPr>
              <w:t>N/A</w:t>
            </w:r>
          </w:p>
        </w:tc>
      </w:tr>
      <w:tr w:rsidR="00511683" w:rsidRPr="00EC0B45" w:rsidTr="00205377">
        <w:trPr>
          <w:trHeight w:val="260"/>
        </w:trPr>
        <w:tc>
          <w:tcPr>
            <w:tcW w:w="1801" w:type="pct"/>
          </w:tcPr>
          <w:p w:rsidR="00511683" w:rsidRPr="002B2E2D" w:rsidRDefault="00511683" w:rsidP="00205377">
            <w:pPr>
              <w:pStyle w:val="CellHeading"/>
              <w:rPr>
                <w:rFonts w:asciiTheme="minorHAnsi" w:hAnsiTheme="minorHAnsi" w:cstheme="minorHAnsi"/>
                <w:color w:val="auto"/>
                <w:lang w:val="en-IE"/>
              </w:rPr>
            </w:pPr>
            <w:r w:rsidRPr="002B2E2D">
              <w:rPr>
                <w:rFonts w:asciiTheme="minorHAnsi" w:hAnsiTheme="minorHAnsi" w:cstheme="minorHAnsi"/>
                <w:color w:val="auto"/>
                <w:lang w:val="en-IE"/>
              </w:rPr>
              <w:t>Aggregation</w:t>
            </w:r>
          </w:p>
        </w:tc>
        <w:tc>
          <w:tcPr>
            <w:tcW w:w="3199" w:type="pct"/>
          </w:tcPr>
          <w:p w:rsidR="00511683" w:rsidRPr="002B2E2D" w:rsidRDefault="00511683" w:rsidP="00205377">
            <w:pPr>
              <w:pStyle w:val="CellHeading"/>
              <w:rPr>
                <w:rFonts w:asciiTheme="minorHAnsi" w:hAnsiTheme="minorHAnsi" w:cstheme="minorHAnsi"/>
                <w:b w:val="0"/>
                <w:color w:val="auto"/>
                <w:lang w:val="en-IE"/>
              </w:rPr>
            </w:pPr>
            <w:r>
              <w:rPr>
                <w:rFonts w:asciiTheme="minorHAnsi" w:hAnsiTheme="minorHAnsi" w:cstheme="minorHAnsi"/>
                <w:b w:val="0"/>
                <w:color w:val="auto"/>
                <w:lang w:val="en-IE"/>
              </w:rPr>
              <w:t>Single – Single records in a single call</w:t>
            </w:r>
          </w:p>
        </w:tc>
      </w:tr>
    </w:tbl>
    <w:p w:rsidR="00AD7884" w:rsidRDefault="00AD7884" w:rsidP="00AD7884"/>
    <w:p w:rsidR="00511683" w:rsidRPr="00EC0B45" w:rsidRDefault="00511683" w:rsidP="00AD7884"/>
    <w:p w:rsidR="00AD7884" w:rsidRPr="00EC0B45" w:rsidRDefault="00AD7884" w:rsidP="00AD7884">
      <w:pPr>
        <w:pStyle w:val="Heading4"/>
      </w:pPr>
      <w:bookmarkStart w:id="107" w:name="_Toc528055873"/>
      <w:r>
        <w:lastRenderedPageBreak/>
        <w:t>Response Layout</w:t>
      </w:r>
      <w:r w:rsidRPr="00EC0B45">
        <w:t xml:space="preserve"> Specification</w:t>
      </w:r>
      <w:bookmarkEnd w:id="107"/>
    </w:p>
    <w:tbl>
      <w:tblPr>
        <w:tblW w:w="5000" w:type="pct"/>
        <w:tblLook w:val="0000" w:firstRow="0" w:lastRow="0" w:firstColumn="0" w:lastColumn="0" w:noHBand="0" w:noVBand="0"/>
      </w:tblPr>
      <w:tblGrid>
        <w:gridCol w:w="2692"/>
        <w:gridCol w:w="976"/>
        <w:gridCol w:w="918"/>
        <w:gridCol w:w="918"/>
        <w:gridCol w:w="4566"/>
      </w:tblGrid>
      <w:tr w:rsidR="00AD7884" w:rsidRPr="00F67B67" w:rsidTr="00AD7884">
        <w:trPr>
          <w:trHeight w:val="20"/>
          <w:tblHeader/>
        </w:trPr>
        <w:tc>
          <w:tcPr>
            <w:tcW w:w="1336" w:type="pct"/>
            <w:tcBorders>
              <w:top w:val="single" w:sz="4" w:space="0" w:color="auto"/>
              <w:left w:val="single" w:sz="4" w:space="0" w:color="auto"/>
              <w:bottom w:val="single" w:sz="4" w:space="0" w:color="auto"/>
              <w:right w:val="single" w:sz="4" w:space="0" w:color="auto"/>
            </w:tcBorders>
            <w:shd w:val="clear" w:color="auto" w:fill="000000" w:themeFill="text1"/>
          </w:tcPr>
          <w:p w:rsidR="00AD7884" w:rsidRPr="00AD7884" w:rsidRDefault="00AD7884" w:rsidP="00AD7884">
            <w:pPr>
              <w:pStyle w:val="TableHeader"/>
              <w:rPr>
                <w:color w:val="FFFFFF" w:themeColor="background1"/>
              </w:rPr>
            </w:pPr>
            <w:r w:rsidRPr="00AD7884">
              <w:rPr>
                <w:color w:val="FFFFFF" w:themeColor="background1"/>
              </w:rPr>
              <w:t>Name</w:t>
            </w:r>
          </w:p>
        </w:tc>
        <w:tc>
          <w:tcPr>
            <w:tcW w:w="484" w:type="pct"/>
            <w:tcBorders>
              <w:top w:val="single" w:sz="4" w:space="0" w:color="auto"/>
              <w:left w:val="nil"/>
              <w:bottom w:val="single" w:sz="4" w:space="0" w:color="auto"/>
              <w:right w:val="single" w:sz="4" w:space="0" w:color="auto"/>
            </w:tcBorders>
            <w:shd w:val="clear" w:color="auto" w:fill="000000" w:themeFill="text1"/>
          </w:tcPr>
          <w:p w:rsidR="00AD7884" w:rsidRPr="00AD7884" w:rsidRDefault="00AD7884" w:rsidP="00AD7884">
            <w:pPr>
              <w:pStyle w:val="TableHeader"/>
              <w:rPr>
                <w:color w:val="FFFFFF" w:themeColor="background1"/>
              </w:rPr>
            </w:pPr>
            <w:r w:rsidRPr="00AD7884">
              <w:rPr>
                <w:color w:val="FFFFFF" w:themeColor="background1"/>
              </w:rPr>
              <w:t>Type</w:t>
            </w:r>
          </w:p>
        </w:tc>
        <w:tc>
          <w:tcPr>
            <w:tcW w:w="456" w:type="pct"/>
            <w:tcBorders>
              <w:top w:val="single" w:sz="4" w:space="0" w:color="auto"/>
              <w:left w:val="nil"/>
              <w:bottom w:val="single" w:sz="4" w:space="0" w:color="auto"/>
              <w:right w:val="single" w:sz="4" w:space="0" w:color="auto"/>
            </w:tcBorders>
            <w:shd w:val="clear" w:color="auto" w:fill="000000" w:themeFill="text1"/>
          </w:tcPr>
          <w:p w:rsidR="00AD7884" w:rsidRPr="00AD7884" w:rsidRDefault="00AD7884" w:rsidP="00AD7884">
            <w:pPr>
              <w:pStyle w:val="TableHeader"/>
              <w:rPr>
                <w:color w:val="FFFFFF" w:themeColor="background1"/>
              </w:rPr>
            </w:pPr>
            <w:r w:rsidRPr="00AD7884">
              <w:rPr>
                <w:color w:val="FFFFFF" w:themeColor="background1"/>
              </w:rPr>
              <w:t>Width</w:t>
            </w:r>
          </w:p>
        </w:tc>
        <w:tc>
          <w:tcPr>
            <w:tcW w:w="456" w:type="pct"/>
            <w:tcBorders>
              <w:top w:val="single" w:sz="4" w:space="0" w:color="auto"/>
              <w:left w:val="nil"/>
              <w:bottom w:val="single" w:sz="4" w:space="0" w:color="auto"/>
              <w:right w:val="single" w:sz="4" w:space="0" w:color="auto"/>
            </w:tcBorders>
            <w:shd w:val="clear" w:color="auto" w:fill="000000" w:themeFill="text1"/>
          </w:tcPr>
          <w:p w:rsidR="00AD7884" w:rsidRPr="00AD7884" w:rsidRDefault="00AD7884" w:rsidP="00AD7884">
            <w:pPr>
              <w:pStyle w:val="TableHeader"/>
              <w:rPr>
                <w:color w:val="FFFFFF" w:themeColor="background1"/>
              </w:rPr>
            </w:pPr>
            <w:r w:rsidRPr="00AD7884">
              <w:rPr>
                <w:color w:val="FFFFFF" w:themeColor="background1"/>
              </w:rPr>
              <w:t>Req?</w:t>
            </w:r>
          </w:p>
        </w:tc>
        <w:tc>
          <w:tcPr>
            <w:tcW w:w="2267" w:type="pct"/>
            <w:tcBorders>
              <w:top w:val="single" w:sz="4" w:space="0" w:color="auto"/>
              <w:left w:val="nil"/>
              <w:bottom w:val="single" w:sz="4" w:space="0" w:color="auto"/>
              <w:right w:val="single" w:sz="4" w:space="0" w:color="auto"/>
            </w:tcBorders>
            <w:shd w:val="clear" w:color="auto" w:fill="000000" w:themeFill="text1"/>
          </w:tcPr>
          <w:p w:rsidR="00AD7884" w:rsidRPr="00AD7884" w:rsidRDefault="00AD7884" w:rsidP="00AD7884">
            <w:pPr>
              <w:pStyle w:val="TableHeader"/>
              <w:rPr>
                <w:color w:val="FFFFFF" w:themeColor="background1"/>
              </w:rPr>
            </w:pPr>
            <w:r w:rsidRPr="00AD7884">
              <w:rPr>
                <w:color w:val="FFFFFF" w:themeColor="background1"/>
              </w:rPr>
              <w:t>Description</w:t>
            </w:r>
          </w:p>
        </w:tc>
      </w:tr>
      <w:tr w:rsidR="00AD7884" w:rsidTr="00AD7884">
        <w:trPr>
          <w:trHeight w:val="240"/>
        </w:trPr>
        <w:tc>
          <w:tcPr>
            <w:tcW w:w="1336" w:type="pct"/>
            <w:tcBorders>
              <w:top w:val="single" w:sz="4" w:space="0" w:color="auto"/>
              <w:left w:val="single" w:sz="4" w:space="0" w:color="auto"/>
              <w:bottom w:val="single" w:sz="4" w:space="0" w:color="auto"/>
            </w:tcBorders>
            <w:shd w:val="clear" w:color="auto" w:fill="A6A6A6" w:themeFill="background1" w:themeFillShade="A6"/>
          </w:tcPr>
          <w:p w:rsidR="00AD7884" w:rsidRDefault="00AD7884" w:rsidP="007B0193">
            <w:pPr>
              <w:pStyle w:val="TabletextBold"/>
            </w:pPr>
            <w:r>
              <w:t>CancelPayment</w:t>
            </w:r>
            <w:r w:rsidRPr="00A567E6">
              <w:t>Reply</w:t>
            </w:r>
          </w:p>
        </w:tc>
        <w:tc>
          <w:tcPr>
            <w:tcW w:w="484" w:type="pct"/>
            <w:tcBorders>
              <w:top w:val="single" w:sz="4" w:space="0" w:color="auto"/>
              <w:bottom w:val="single" w:sz="4" w:space="0" w:color="auto"/>
            </w:tcBorders>
            <w:shd w:val="clear" w:color="auto" w:fill="A6A6A6" w:themeFill="background1" w:themeFillShade="A6"/>
          </w:tcPr>
          <w:p w:rsidR="00AD7884" w:rsidRDefault="00AD7884" w:rsidP="007B0193">
            <w:pPr>
              <w:pStyle w:val="Tabletext0"/>
            </w:pPr>
          </w:p>
        </w:tc>
        <w:tc>
          <w:tcPr>
            <w:tcW w:w="456" w:type="pct"/>
            <w:tcBorders>
              <w:top w:val="single" w:sz="4" w:space="0" w:color="auto"/>
              <w:bottom w:val="single" w:sz="4" w:space="0" w:color="auto"/>
            </w:tcBorders>
            <w:shd w:val="clear" w:color="auto" w:fill="A6A6A6" w:themeFill="background1" w:themeFillShade="A6"/>
          </w:tcPr>
          <w:p w:rsidR="00AD7884" w:rsidRDefault="00AD7884" w:rsidP="007B0193">
            <w:pPr>
              <w:pStyle w:val="Tabletext0"/>
            </w:pPr>
          </w:p>
        </w:tc>
        <w:tc>
          <w:tcPr>
            <w:tcW w:w="456" w:type="pct"/>
            <w:tcBorders>
              <w:top w:val="single" w:sz="4" w:space="0" w:color="auto"/>
              <w:bottom w:val="single" w:sz="4" w:space="0" w:color="auto"/>
            </w:tcBorders>
            <w:shd w:val="clear" w:color="auto" w:fill="A6A6A6" w:themeFill="background1" w:themeFillShade="A6"/>
          </w:tcPr>
          <w:p w:rsidR="00AD7884" w:rsidRDefault="00AD7884" w:rsidP="007B0193">
            <w:pPr>
              <w:pStyle w:val="TabletextBold"/>
            </w:pPr>
            <w:r>
              <w:t>Y</w:t>
            </w:r>
          </w:p>
        </w:tc>
        <w:tc>
          <w:tcPr>
            <w:tcW w:w="2267" w:type="pct"/>
            <w:tcBorders>
              <w:top w:val="single" w:sz="4" w:space="0" w:color="auto"/>
              <w:bottom w:val="single" w:sz="4" w:space="0" w:color="auto"/>
            </w:tcBorders>
            <w:shd w:val="clear" w:color="auto" w:fill="A6A6A6" w:themeFill="background1" w:themeFillShade="A6"/>
          </w:tcPr>
          <w:p w:rsidR="00AD7884" w:rsidRDefault="00AD7884" w:rsidP="007B0193">
            <w:pPr>
              <w:pStyle w:val="Tabletext0"/>
            </w:pPr>
          </w:p>
        </w:tc>
      </w:tr>
      <w:tr w:rsidR="00AD7884" w:rsidTr="00AD7884">
        <w:trPr>
          <w:trHeight w:val="240"/>
        </w:trPr>
        <w:tc>
          <w:tcPr>
            <w:tcW w:w="1336" w:type="pct"/>
            <w:tcBorders>
              <w:top w:val="single" w:sz="4" w:space="0" w:color="auto"/>
              <w:left w:val="single" w:sz="4" w:space="0" w:color="auto"/>
              <w:bottom w:val="single" w:sz="4" w:space="0" w:color="auto"/>
            </w:tcBorders>
            <w:shd w:val="clear" w:color="auto" w:fill="A6A6A6" w:themeFill="background1" w:themeFillShade="A6"/>
          </w:tcPr>
          <w:p w:rsidR="00AD7884" w:rsidRDefault="00AD7884" w:rsidP="007B0193">
            <w:pPr>
              <w:pStyle w:val="TabletextBold"/>
            </w:pPr>
            <w:r>
              <w:t xml:space="preserve">    Status</w:t>
            </w:r>
          </w:p>
        </w:tc>
        <w:tc>
          <w:tcPr>
            <w:tcW w:w="484" w:type="pct"/>
            <w:tcBorders>
              <w:top w:val="single" w:sz="4" w:space="0" w:color="auto"/>
              <w:bottom w:val="single" w:sz="4" w:space="0" w:color="auto"/>
            </w:tcBorders>
            <w:shd w:val="clear" w:color="auto" w:fill="A6A6A6" w:themeFill="background1" w:themeFillShade="A6"/>
          </w:tcPr>
          <w:p w:rsidR="00AD7884" w:rsidRDefault="00AD7884" w:rsidP="007B0193">
            <w:pPr>
              <w:pStyle w:val="Tabletext0"/>
            </w:pPr>
          </w:p>
        </w:tc>
        <w:tc>
          <w:tcPr>
            <w:tcW w:w="456" w:type="pct"/>
            <w:tcBorders>
              <w:top w:val="single" w:sz="4" w:space="0" w:color="auto"/>
              <w:bottom w:val="single" w:sz="4" w:space="0" w:color="auto"/>
            </w:tcBorders>
            <w:shd w:val="clear" w:color="auto" w:fill="A6A6A6" w:themeFill="background1" w:themeFillShade="A6"/>
          </w:tcPr>
          <w:p w:rsidR="00AD7884" w:rsidRDefault="00AD7884" w:rsidP="007B0193">
            <w:pPr>
              <w:pStyle w:val="Tabletext0"/>
            </w:pPr>
          </w:p>
        </w:tc>
        <w:tc>
          <w:tcPr>
            <w:tcW w:w="456" w:type="pct"/>
            <w:tcBorders>
              <w:top w:val="single" w:sz="4" w:space="0" w:color="auto"/>
              <w:bottom w:val="single" w:sz="4" w:space="0" w:color="auto"/>
            </w:tcBorders>
            <w:shd w:val="clear" w:color="auto" w:fill="A6A6A6" w:themeFill="background1" w:themeFillShade="A6"/>
          </w:tcPr>
          <w:p w:rsidR="00AD7884" w:rsidRDefault="00AD7884" w:rsidP="007B0193">
            <w:pPr>
              <w:pStyle w:val="TabletextBold"/>
            </w:pPr>
            <w:r>
              <w:t>Y</w:t>
            </w:r>
          </w:p>
        </w:tc>
        <w:tc>
          <w:tcPr>
            <w:tcW w:w="2267" w:type="pct"/>
            <w:tcBorders>
              <w:top w:val="single" w:sz="4" w:space="0" w:color="auto"/>
              <w:bottom w:val="single" w:sz="4" w:space="0" w:color="auto"/>
            </w:tcBorders>
            <w:shd w:val="clear" w:color="auto" w:fill="A6A6A6" w:themeFill="background1" w:themeFillShade="A6"/>
          </w:tcPr>
          <w:p w:rsidR="00AD7884" w:rsidRDefault="00AD7884" w:rsidP="007B0193">
            <w:pPr>
              <w:pStyle w:val="Tabletext0"/>
            </w:pPr>
          </w:p>
        </w:tc>
      </w:tr>
      <w:tr w:rsidR="00AD7884" w:rsidTr="00AD7884">
        <w:trPr>
          <w:trHeight w:val="240"/>
        </w:trPr>
        <w:tc>
          <w:tcPr>
            <w:tcW w:w="1336" w:type="pct"/>
            <w:tcBorders>
              <w:top w:val="nil"/>
              <w:left w:val="single" w:sz="4" w:space="0" w:color="auto"/>
              <w:bottom w:val="single" w:sz="4" w:space="0" w:color="auto"/>
              <w:right w:val="single" w:sz="4" w:space="0" w:color="auto"/>
            </w:tcBorders>
          </w:tcPr>
          <w:p w:rsidR="00AD7884" w:rsidRDefault="00AD7884" w:rsidP="007B0193">
            <w:pPr>
              <w:pStyle w:val="Tabletext0"/>
            </w:pPr>
            <w:r>
              <w:t xml:space="preserve">        StatusCode</w:t>
            </w:r>
          </w:p>
        </w:tc>
        <w:tc>
          <w:tcPr>
            <w:tcW w:w="484" w:type="pct"/>
            <w:tcBorders>
              <w:top w:val="nil"/>
              <w:left w:val="nil"/>
              <w:bottom w:val="single" w:sz="4" w:space="0" w:color="auto"/>
              <w:right w:val="single" w:sz="4" w:space="0" w:color="auto"/>
            </w:tcBorders>
          </w:tcPr>
          <w:p w:rsidR="00AD7884" w:rsidRDefault="00AD7884" w:rsidP="007B0193">
            <w:pPr>
              <w:pStyle w:val="Tabletext0"/>
            </w:pPr>
            <w:r>
              <w:t>integer</w:t>
            </w:r>
          </w:p>
        </w:tc>
        <w:tc>
          <w:tcPr>
            <w:tcW w:w="456" w:type="pct"/>
            <w:tcBorders>
              <w:top w:val="nil"/>
              <w:left w:val="nil"/>
              <w:bottom w:val="single" w:sz="4" w:space="0" w:color="auto"/>
              <w:right w:val="single" w:sz="4" w:space="0" w:color="auto"/>
            </w:tcBorders>
          </w:tcPr>
          <w:p w:rsidR="00AD7884" w:rsidRDefault="00AD7884" w:rsidP="007B0193">
            <w:pPr>
              <w:pStyle w:val="Tabletext0"/>
            </w:pPr>
          </w:p>
        </w:tc>
        <w:tc>
          <w:tcPr>
            <w:tcW w:w="456" w:type="pct"/>
            <w:tcBorders>
              <w:top w:val="nil"/>
              <w:left w:val="nil"/>
              <w:bottom w:val="single" w:sz="4" w:space="0" w:color="auto"/>
              <w:right w:val="single" w:sz="4" w:space="0" w:color="auto"/>
            </w:tcBorders>
          </w:tcPr>
          <w:p w:rsidR="00AD7884" w:rsidRDefault="00AD7884" w:rsidP="007B0193">
            <w:pPr>
              <w:pStyle w:val="Tabletext0"/>
            </w:pPr>
            <w:r>
              <w:t>Y</w:t>
            </w:r>
          </w:p>
        </w:tc>
        <w:tc>
          <w:tcPr>
            <w:tcW w:w="2267" w:type="pct"/>
            <w:tcBorders>
              <w:top w:val="nil"/>
              <w:left w:val="nil"/>
              <w:bottom w:val="single" w:sz="4" w:space="0" w:color="auto"/>
              <w:right w:val="single" w:sz="4" w:space="0" w:color="auto"/>
            </w:tcBorders>
          </w:tcPr>
          <w:p w:rsidR="00AD7884" w:rsidRDefault="00AD7884" w:rsidP="007B0193">
            <w:pPr>
              <w:pStyle w:val="Tabletext0"/>
            </w:pPr>
            <w:r>
              <w:t>This list provides the complete set of valid Response    Status codes defined for the response Status Aggregate Status Code    along with conditions that may cause the Response Status to be sent.</w:t>
            </w:r>
          </w:p>
        </w:tc>
      </w:tr>
      <w:tr w:rsidR="00AD7884" w:rsidTr="00AD7884">
        <w:trPr>
          <w:trHeight w:val="240"/>
        </w:trPr>
        <w:tc>
          <w:tcPr>
            <w:tcW w:w="1336" w:type="pct"/>
            <w:tcBorders>
              <w:top w:val="nil"/>
              <w:left w:val="single" w:sz="4" w:space="0" w:color="auto"/>
              <w:bottom w:val="single" w:sz="4" w:space="0" w:color="auto"/>
              <w:right w:val="single" w:sz="4" w:space="0" w:color="auto"/>
            </w:tcBorders>
          </w:tcPr>
          <w:p w:rsidR="00AD7884" w:rsidRDefault="00AD7884" w:rsidP="007B0193">
            <w:pPr>
              <w:pStyle w:val="Tabletext0"/>
            </w:pPr>
            <w:r>
              <w:t xml:space="preserve">        Severity</w:t>
            </w:r>
          </w:p>
        </w:tc>
        <w:tc>
          <w:tcPr>
            <w:tcW w:w="484" w:type="pct"/>
            <w:tcBorders>
              <w:top w:val="nil"/>
              <w:left w:val="nil"/>
              <w:bottom w:val="single" w:sz="4" w:space="0" w:color="auto"/>
              <w:right w:val="single" w:sz="4" w:space="0" w:color="auto"/>
            </w:tcBorders>
          </w:tcPr>
          <w:p w:rsidR="00AD7884" w:rsidRDefault="007F383A" w:rsidP="007B0193">
            <w:pPr>
              <w:pStyle w:val="Tabletext0"/>
            </w:pPr>
            <w:r>
              <w:t>S</w:t>
            </w:r>
            <w:r w:rsidR="00AD7884">
              <w:t>tring</w:t>
            </w:r>
          </w:p>
        </w:tc>
        <w:tc>
          <w:tcPr>
            <w:tcW w:w="456" w:type="pct"/>
            <w:tcBorders>
              <w:top w:val="nil"/>
              <w:left w:val="nil"/>
              <w:bottom w:val="single" w:sz="4" w:space="0" w:color="auto"/>
              <w:right w:val="single" w:sz="4" w:space="0" w:color="auto"/>
            </w:tcBorders>
          </w:tcPr>
          <w:p w:rsidR="00AD7884" w:rsidRDefault="00AD7884" w:rsidP="007B0193">
            <w:pPr>
              <w:pStyle w:val="Tabletext0"/>
            </w:pPr>
            <w:r>
              <w:t>0..80</w:t>
            </w:r>
          </w:p>
        </w:tc>
        <w:tc>
          <w:tcPr>
            <w:tcW w:w="456" w:type="pct"/>
            <w:tcBorders>
              <w:top w:val="nil"/>
              <w:left w:val="nil"/>
              <w:bottom w:val="single" w:sz="4" w:space="0" w:color="auto"/>
              <w:right w:val="single" w:sz="4" w:space="0" w:color="auto"/>
            </w:tcBorders>
          </w:tcPr>
          <w:p w:rsidR="00AD7884" w:rsidRDefault="00AD7884" w:rsidP="007B0193">
            <w:pPr>
              <w:pStyle w:val="Tabletext0"/>
            </w:pPr>
            <w:r>
              <w:t>Y</w:t>
            </w:r>
          </w:p>
        </w:tc>
        <w:tc>
          <w:tcPr>
            <w:tcW w:w="2267" w:type="pct"/>
            <w:tcBorders>
              <w:top w:val="nil"/>
              <w:left w:val="nil"/>
              <w:bottom w:val="single" w:sz="4" w:space="0" w:color="auto"/>
              <w:right w:val="single" w:sz="4" w:space="0" w:color="auto"/>
            </w:tcBorders>
          </w:tcPr>
          <w:p w:rsidR="00AD7884" w:rsidRDefault="00AD7884" w:rsidP="007B0193">
            <w:pPr>
              <w:pStyle w:val="Tabletext0"/>
            </w:pPr>
            <w:r>
              <w:t>The severity is assigned once a Status Code is selected    for the specific source systems code. values: Warning, Info, Error</w:t>
            </w:r>
          </w:p>
        </w:tc>
      </w:tr>
      <w:tr w:rsidR="00AD7884" w:rsidTr="00AD7884">
        <w:trPr>
          <w:trHeight w:val="240"/>
        </w:trPr>
        <w:tc>
          <w:tcPr>
            <w:tcW w:w="1336" w:type="pct"/>
            <w:tcBorders>
              <w:top w:val="nil"/>
              <w:left w:val="single" w:sz="4" w:space="0" w:color="auto"/>
              <w:bottom w:val="single" w:sz="4" w:space="0" w:color="auto"/>
              <w:right w:val="single" w:sz="4" w:space="0" w:color="auto"/>
            </w:tcBorders>
          </w:tcPr>
          <w:p w:rsidR="00AD7884" w:rsidRDefault="00AD7884" w:rsidP="007B0193">
            <w:pPr>
              <w:pStyle w:val="Tabletext0"/>
            </w:pPr>
            <w:r>
              <w:t xml:space="preserve">        StatusDescription</w:t>
            </w:r>
          </w:p>
        </w:tc>
        <w:tc>
          <w:tcPr>
            <w:tcW w:w="484" w:type="pct"/>
            <w:tcBorders>
              <w:top w:val="nil"/>
              <w:left w:val="nil"/>
              <w:bottom w:val="single" w:sz="4" w:space="0" w:color="auto"/>
              <w:right w:val="single" w:sz="4" w:space="0" w:color="auto"/>
            </w:tcBorders>
          </w:tcPr>
          <w:p w:rsidR="00AD7884" w:rsidRDefault="007F383A" w:rsidP="007B0193">
            <w:pPr>
              <w:pStyle w:val="Tabletext0"/>
            </w:pPr>
            <w:r>
              <w:t>S</w:t>
            </w:r>
            <w:r w:rsidR="00AD7884">
              <w:t>tring</w:t>
            </w:r>
          </w:p>
        </w:tc>
        <w:tc>
          <w:tcPr>
            <w:tcW w:w="456" w:type="pct"/>
            <w:tcBorders>
              <w:top w:val="nil"/>
              <w:left w:val="nil"/>
              <w:bottom w:val="single" w:sz="4" w:space="0" w:color="auto"/>
              <w:right w:val="single" w:sz="4" w:space="0" w:color="auto"/>
            </w:tcBorders>
          </w:tcPr>
          <w:p w:rsidR="00AD7884" w:rsidRDefault="00AD7884" w:rsidP="007B0193">
            <w:pPr>
              <w:pStyle w:val="Tabletext0"/>
            </w:pPr>
            <w:r>
              <w:t>0..255</w:t>
            </w:r>
          </w:p>
        </w:tc>
        <w:tc>
          <w:tcPr>
            <w:tcW w:w="456" w:type="pct"/>
            <w:tcBorders>
              <w:top w:val="nil"/>
              <w:left w:val="nil"/>
              <w:bottom w:val="single" w:sz="4" w:space="0" w:color="auto"/>
              <w:right w:val="single" w:sz="4" w:space="0" w:color="auto"/>
            </w:tcBorders>
          </w:tcPr>
          <w:p w:rsidR="00AD7884" w:rsidRDefault="00AD7884" w:rsidP="007B0193">
            <w:pPr>
              <w:pStyle w:val="Tabletext0"/>
            </w:pPr>
            <w:r>
              <w:t>Y</w:t>
            </w:r>
          </w:p>
        </w:tc>
        <w:tc>
          <w:tcPr>
            <w:tcW w:w="2267" w:type="pct"/>
            <w:tcBorders>
              <w:top w:val="nil"/>
              <w:left w:val="nil"/>
              <w:bottom w:val="single" w:sz="4" w:space="0" w:color="auto"/>
              <w:right w:val="single" w:sz="4" w:space="0" w:color="auto"/>
            </w:tcBorders>
          </w:tcPr>
          <w:p w:rsidR="00AD7884" w:rsidRDefault="00AD7884" w:rsidP="007B0193">
            <w:pPr>
              <w:pStyle w:val="Tabletext0"/>
            </w:pPr>
            <w:r>
              <w:t>Status text is provided in the Status Desc field</w:t>
            </w:r>
          </w:p>
        </w:tc>
      </w:tr>
      <w:tr w:rsidR="00AD7884" w:rsidTr="00AD7884">
        <w:trPr>
          <w:trHeight w:val="240"/>
        </w:trPr>
        <w:tc>
          <w:tcPr>
            <w:tcW w:w="1336" w:type="pct"/>
            <w:tcBorders>
              <w:top w:val="nil"/>
              <w:left w:val="single" w:sz="4" w:space="0" w:color="auto"/>
              <w:bottom w:val="single" w:sz="4" w:space="0" w:color="auto"/>
              <w:right w:val="single" w:sz="4" w:space="0" w:color="auto"/>
            </w:tcBorders>
          </w:tcPr>
          <w:p w:rsidR="00AD7884" w:rsidRDefault="00AD7884" w:rsidP="007B0193">
            <w:pPr>
              <w:pStyle w:val="Tabletext0"/>
            </w:pPr>
            <w:r>
              <w:t xml:space="preserve">        ServerStatusCode</w:t>
            </w:r>
          </w:p>
        </w:tc>
        <w:tc>
          <w:tcPr>
            <w:tcW w:w="484" w:type="pct"/>
            <w:tcBorders>
              <w:top w:val="nil"/>
              <w:left w:val="nil"/>
              <w:bottom w:val="single" w:sz="4" w:space="0" w:color="auto"/>
              <w:right w:val="single" w:sz="4" w:space="0" w:color="auto"/>
            </w:tcBorders>
          </w:tcPr>
          <w:p w:rsidR="00AD7884" w:rsidRDefault="007F383A" w:rsidP="007B0193">
            <w:pPr>
              <w:pStyle w:val="Tabletext0"/>
            </w:pPr>
            <w:r>
              <w:t>S</w:t>
            </w:r>
            <w:r w:rsidR="00AD7884">
              <w:t>tring</w:t>
            </w:r>
          </w:p>
        </w:tc>
        <w:tc>
          <w:tcPr>
            <w:tcW w:w="456" w:type="pct"/>
            <w:tcBorders>
              <w:top w:val="nil"/>
              <w:left w:val="nil"/>
              <w:bottom w:val="single" w:sz="4" w:space="0" w:color="auto"/>
              <w:right w:val="single" w:sz="4" w:space="0" w:color="auto"/>
            </w:tcBorders>
          </w:tcPr>
          <w:p w:rsidR="00AD7884" w:rsidRDefault="00AD7884" w:rsidP="007B0193">
            <w:pPr>
              <w:pStyle w:val="Tabletext0"/>
            </w:pPr>
            <w:r>
              <w:t>0..20</w:t>
            </w:r>
          </w:p>
        </w:tc>
        <w:tc>
          <w:tcPr>
            <w:tcW w:w="456" w:type="pct"/>
            <w:tcBorders>
              <w:top w:val="nil"/>
              <w:left w:val="nil"/>
              <w:bottom w:val="single" w:sz="4" w:space="0" w:color="auto"/>
              <w:right w:val="single" w:sz="4" w:space="0" w:color="auto"/>
            </w:tcBorders>
          </w:tcPr>
          <w:p w:rsidR="00AD7884" w:rsidRDefault="00AD7884" w:rsidP="007B0193">
            <w:pPr>
              <w:pStyle w:val="Tabletext0"/>
            </w:pPr>
            <w:r>
              <w:t>N</w:t>
            </w:r>
          </w:p>
        </w:tc>
        <w:tc>
          <w:tcPr>
            <w:tcW w:w="2267" w:type="pct"/>
            <w:tcBorders>
              <w:top w:val="nil"/>
              <w:left w:val="nil"/>
              <w:bottom w:val="single" w:sz="4" w:space="0" w:color="auto"/>
              <w:right w:val="single" w:sz="4" w:space="0" w:color="auto"/>
            </w:tcBorders>
          </w:tcPr>
          <w:p w:rsidR="00AD7884" w:rsidRDefault="00AD7884" w:rsidP="007B0193">
            <w:pPr>
              <w:pStyle w:val="Tabletext0"/>
            </w:pPr>
            <w:r>
              <w:t>This status code will be the source system's status code</w:t>
            </w:r>
          </w:p>
        </w:tc>
      </w:tr>
      <w:tr w:rsidR="00AD7884" w:rsidTr="00AD7884">
        <w:trPr>
          <w:trHeight w:val="240"/>
        </w:trPr>
        <w:tc>
          <w:tcPr>
            <w:tcW w:w="1336" w:type="pct"/>
            <w:tcBorders>
              <w:top w:val="nil"/>
              <w:left w:val="single" w:sz="4" w:space="0" w:color="auto"/>
              <w:bottom w:val="single" w:sz="4" w:space="0" w:color="auto"/>
              <w:right w:val="single" w:sz="4" w:space="0" w:color="auto"/>
            </w:tcBorders>
          </w:tcPr>
          <w:p w:rsidR="00AD7884" w:rsidRDefault="00AD7884" w:rsidP="007B0193">
            <w:pPr>
              <w:pStyle w:val="Tabletext0"/>
            </w:pPr>
            <w:r>
              <w:t xml:space="preserve">        ServerStatusDescription</w:t>
            </w:r>
          </w:p>
        </w:tc>
        <w:tc>
          <w:tcPr>
            <w:tcW w:w="484" w:type="pct"/>
            <w:tcBorders>
              <w:top w:val="nil"/>
              <w:left w:val="nil"/>
              <w:bottom w:val="single" w:sz="4" w:space="0" w:color="auto"/>
              <w:right w:val="single" w:sz="4" w:space="0" w:color="auto"/>
            </w:tcBorders>
          </w:tcPr>
          <w:p w:rsidR="00AD7884" w:rsidRDefault="007F383A" w:rsidP="007B0193">
            <w:pPr>
              <w:pStyle w:val="Tabletext0"/>
            </w:pPr>
            <w:r>
              <w:t>S</w:t>
            </w:r>
            <w:r w:rsidR="00AD7884">
              <w:t>tring</w:t>
            </w:r>
          </w:p>
        </w:tc>
        <w:tc>
          <w:tcPr>
            <w:tcW w:w="456" w:type="pct"/>
            <w:tcBorders>
              <w:top w:val="nil"/>
              <w:left w:val="nil"/>
              <w:bottom w:val="single" w:sz="4" w:space="0" w:color="auto"/>
              <w:right w:val="single" w:sz="4" w:space="0" w:color="auto"/>
            </w:tcBorders>
          </w:tcPr>
          <w:p w:rsidR="00AD7884" w:rsidRDefault="00AD7884" w:rsidP="007B0193">
            <w:pPr>
              <w:pStyle w:val="Tabletext0"/>
            </w:pPr>
            <w:r>
              <w:t>0..255</w:t>
            </w:r>
          </w:p>
        </w:tc>
        <w:tc>
          <w:tcPr>
            <w:tcW w:w="456" w:type="pct"/>
            <w:tcBorders>
              <w:top w:val="nil"/>
              <w:left w:val="nil"/>
              <w:bottom w:val="single" w:sz="4" w:space="0" w:color="auto"/>
              <w:right w:val="single" w:sz="4" w:space="0" w:color="auto"/>
            </w:tcBorders>
          </w:tcPr>
          <w:p w:rsidR="00AD7884" w:rsidRDefault="00AD7884" w:rsidP="007B0193">
            <w:pPr>
              <w:pStyle w:val="Tabletext0"/>
            </w:pPr>
            <w:r>
              <w:t>N</w:t>
            </w:r>
          </w:p>
        </w:tc>
        <w:tc>
          <w:tcPr>
            <w:tcW w:w="2267" w:type="pct"/>
            <w:tcBorders>
              <w:top w:val="nil"/>
              <w:left w:val="nil"/>
              <w:bottom w:val="single" w:sz="4" w:space="0" w:color="auto"/>
              <w:right w:val="single" w:sz="4" w:space="0" w:color="auto"/>
            </w:tcBorders>
          </w:tcPr>
          <w:p w:rsidR="00AD7884" w:rsidRDefault="00AD7884" w:rsidP="007B0193">
            <w:pPr>
              <w:pStyle w:val="Tabletext0"/>
            </w:pPr>
            <w:r>
              <w:t>This status description will be the source system's    status description</w:t>
            </w:r>
          </w:p>
        </w:tc>
      </w:tr>
      <w:tr w:rsidR="00AD7884" w:rsidTr="00AD7884">
        <w:trPr>
          <w:trHeight w:val="240"/>
        </w:trPr>
        <w:tc>
          <w:tcPr>
            <w:tcW w:w="1336" w:type="pct"/>
            <w:tcBorders>
              <w:top w:val="single" w:sz="4" w:space="0" w:color="auto"/>
              <w:left w:val="single" w:sz="4" w:space="0" w:color="auto"/>
              <w:bottom w:val="single" w:sz="4" w:space="0" w:color="auto"/>
            </w:tcBorders>
            <w:shd w:val="clear" w:color="auto" w:fill="A6A6A6" w:themeFill="background1" w:themeFillShade="A6"/>
          </w:tcPr>
          <w:p w:rsidR="00AD7884" w:rsidRDefault="00AD7884" w:rsidP="007B0193">
            <w:pPr>
              <w:pStyle w:val="TabletextBold"/>
            </w:pPr>
            <w:r>
              <w:t xml:space="preserve">        AdditionalStatus</w:t>
            </w:r>
          </w:p>
        </w:tc>
        <w:tc>
          <w:tcPr>
            <w:tcW w:w="484" w:type="pct"/>
            <w:tcBorders>
              <w:top w:val="single" w:sz="4" w:space="0" w:color="auto"/>
              <w:bottom w:val="single" w:sz="4" w:space="0" w:color="auto"/>
            </w:tcBorders>
            <w:shd w:val="clear" w:color="auto" w:fill="A6A6A6" w:themeFill="background1" w:themeFillShade="A6"/>
          </w:tcPr>
          <w:p w:rsidR="00AD7884" w:rsidRDefault="00AD7884" w:rsidP="007B0193">
            <w:pPr>
              <w:pStyle w:val="Tabletext0"/>
            </w:pPr>
          </w:p>
        </w:tc>
        <w:tc>
          <w:tcPr>
            <w:tcW w:w="456" w:type="pct"/>
            <w:tcBorders>
              <w:top w:val="single" w:sz="4" w:space="0" w:color="auto"/>
              <w:bottom w:val="single" w:sz="4" w:space="0" w:color="auto"/>
            </w:tcBorders>
            <w:shd w:val="clear" w:color="auto" w:fill="A6A6A6" w:themeFill="background1" w:themeFillShade="A6"/>
          </w:tcPr>
          <w:p w:rsidR="00AD7884" w:rsidRDefault="00AD7884" w:rsidP="007B0193">
            <w:pPr>
              <w:pStyle w:val="Tabletext0"/>
            </w:pPr>
          </w:p>
        </w:tc>
        <w:tc>
          <w:tcPr>
            <w:tcW w:w="456" w:type="pct"/>
            <w:tcBorders>
              <w:top w:val="single" w:sz="4" w:space="0" w:color="auto"/>
              <w:bottom w:val="single" w:sz="4" w:space="0" w:color="auto"/>
            </w:tcBorders>
            <w:shd w:val="clear" w:color="auto" w:fill="A6A6A6" w:themeFill="background1" w:themeFillShade="A6"/>
          </w:tcPr>
          <w:p w:rsidR="00AD7884" w:rsidRDefault="00AD7884" w:rsidP="007B0193">
            <w:pPr>
              <w:pStyle w:val="TabletextBold"/>
            </w:pPr>
            <w:r>
              <w:t>N</w:t>
            </w:r>
          </w:p>
        </w:tc>
        <w:tc>
          <w:tcPr>
            <w:tcW w:w="2267" w:type="pct"/>
            <w:tcBorders>
              <w:top w:val="single" w:sz="4" w:space="0" w:color="auto"/>
              <w:bottom w:val="single" w:sz="4" w:space="0" w:color="auto"/>
            </w:tcBorders>
            <w:shd w:val="clear" w:color="auto" w:fill="A6A6A6" w:themeFill="background1" w:themeFillShade="A6"/>
          </w:tcPr>
          <w:p w:rsidR="00AD7884" w:rsidRDefault="00AD7884" w:rsidP="007B0193">
            <w:pPr>
              <w:pStyle w:val="Tabletext0"/>
            </w:pPr>
          </w:p>
        </w:tc>
      </w:tr>
      <w:tr w:rsidR="00AD7884" w:rsidTr="00AD7884">
        <w:trPr>
          <w:trHeight w:val="240"/>
        </w:trPr>
        <w:tc>
          <w:tcPr>
            <w:tcW w:w="1336" w:type="pct"/>
            <w:tcBorders>
              <w:top w:val="nil"/>
              <w:left w:val="single" w:sz="4" w:space="0" w:color="auto"/>
              <w:bottom w:val="single" w:sz="4" w:space="0" w:color="auto"/>
              <w:right w:val="single" w:sz="4" w:space="0" w:color="auto"/>
            </w:tcBorders>
          </w:tcPr>
          <w:p w:rsidR="00AD7884" w:rsidRDefault="00AD7884" w:rsidP="007B0193">
            <w:pPr>
              <w:pStyle w:val="Tabletext0"/>
            </w:pPr>
            <w:r>
              <w:t>StatusCode</w:t>
            </w:r>
          </w:p>
        </w:tc>
        <w:tc>
          <w:tcPr>
            <w:tcW w:w="484" w:type="pct"/>
            <w:tcBorders>
              <w:top w:val="nil"/>
              <w:left w:val="nil"/>
              <w:bottom w:val="single" w:sz="4" w:space="0" w:color="auto"/>
              <w:right w:val="single" w:sz="4" w:space="0" w:color="auto"/>
            </w:tcBorders>
          </w:tcPr>
          <w:p w:rsidR="00AD7884" w:rsidRDefault="00AD7884" w:rsidP="007B0193">
            <w:pPr>
              <w:pStyle w:val="Tabletext0"/>
            </w:pPr>
            <w:r>
              <w:t>integer</w:t>
            </w:r>
          </w:p>
        </w:tc>
        <w:tc>
          <w:tcPr>
            <w:tcW w:w="456" w:type="pct"/>
            <w:tcBorders>
              <w:top w:val="nil"/>
              <w:left w:val="nil"/>
              <w:bottom w:val="single" w:sz="4" w:space="0" w:color="auto"/>
              <w:right w:val="single" w:sz="4" w:space="0" w:color="auto"/>
            </w:tcBorders>
          </w:tcPr>
          <w:p w:rsidR="00AD7884" w:rsidRDefault="00AD7884" w:rsidP="007B0193">
            <w:pPr>
              <w:pStyle w:val="Tabletext0"/>
            </w:pPr>
          </w:p>
        </w:tc>
        <w:tc>
          <w:tcPr>
            <w:tcW w:w="456" w:type="pct"/>
            <w:tcBorders>
              <w:top w:val="nil"/>
              <w:left w:val="nil"/>
              <w:bottom w:val="single" w:sz="4" w:space="0" w:color="auto"/>
              <w:right w:val="single" w:sz="4" w:space="0" w:color="auto"/>
            </w:tcBorders>
          </w:tcPr>
          <w:p w:rsidR="00AD7884" w:rsidRDefault="00AD7884" w:rsidP="007B0193">
            <w:pPr>
              <w:pStyle w:val="Tabletext0"/>
            </w:pPr>
            <w:r>
              <w:t>Y</w:t>
            </w:r>
          </w:p>
        </w:tc>
        <w:tc>
          <w:tcPr>
            <w:tcW w:w="2267" w:type="pct"/>
            <w:tcBorders>
              <w:top w:val="nil"/>
              <w:left w:val="nil"/>
              <w:bottom w:val="single" w:sz="4" w:space="0" w:color="auto"/>
              <w:right w:val="single" w:sz="4" w:space="0" w:color="auto"/>
            </w:tcBorders>
          </w:tcPr>
          <w:p w:rsidR="00AD7884" w:rsidRDefault="00AD7884" w:rsidP="007B0193">
            <w:pPr>
              <w:pStyle w:val="Tabletext0"/>
            </w:pPr>
            <w:r>
              <w:t>This list provides the complete set of valid Response    Status codes defined for the response Status Aggregate Status Code    along with conditions that may cause the Response Status to be sent.</w:t>
            </w:r>
          </w:p>
        </w:tc>
      </w:tr>
      <w:tr w:rsidR="00AD7884" w:rsidTr="00AD7884">
        <w:trPr>
          <w:trHeight w:val="240"/>
        </w:trPr>
        <w:tc>
          <w:tcPr>
            <w:tcW w:w="1336" w:type="pct"/>
            <w:tcBorders>
              <w:top w:val="nil"/>
              <w:left w:val="single" w:sz="4" w:space="0" w:color="auto"/>
              <w:bottom w:val="single" w:sz="4" w:space="0" w:color="auto"/>
              <w:right w:val="single" w:sz="4" w:space="0" w:color="auto"/>
            </w:tcBorders>
          </w:tcPr>
          <w:p w:rsidR="00AD7884" w:rsidRDefault="00AD7884" w:rsidP="007B0193">
            <w:pPr>
              <w:pStyle w:val="Tabletext0"/>
            </w:pPr>
            <w:r>
              <w:t>Severity</w:t>
            </w:r>
          </w:p>
        </w:tc>
        <w:tc>
          <w:tcPr>
            <w:tcW w:w="484" w:type="pct"/>
            <w:tcBorders>
              <w:top w:val="nil"/>
              <w:left w:val="nil"/>
              <w:bottom w:val="single" w:sz="4" w:space="0" w:color="auto"/>
              <w:right w:val="single" w:sz="4" w:space="0" w:color="auto"/>
            </w:tcBorders>
          </w:tcPr>
          <w:p w:rsidR="00AD7884" w:rsidRDefault="007F383A" w:rsidP="007B0193">
            <w:pPr>
              <w:pStyle w:val="Tabletext0"/>
            </w:pPr>
            <w:r>
              <w:t>S</w:t>
            </w:r>
            <w:r w:rsidR="00AD7884">
              <w:t>tring</w:t>
            </w:r>
          </w:p>
        </w:tc>
        <w:tc>
          <w:tcPr>
            <w:tcW w:w="456" w:type="pct"/>
            <w:tcBorders>
              <w:top w:val="nil"/>
              <w:left w:val="nil"/>
              <w:bottom w:val="single" w:sz="4" w:space="0" w:color="auto"/>
              <w:right w:val="single" w:sz="4" w:space="0" w:color="auto"/>
            </w:tcBorders>
          </w:tcPr>
          <w:p w:rsidR="00AD7884" w:rsidRDefault="00AD7884" w:rsidP="007B0193">
            <w:pPr>
              <w:pStyle w:val="Tabletext0"/>
            </w:pPr>
            <w:r>
              <w:t>0..80</w:t>
            </w:r>
          </w:p>
        </w:tc>
        <w:tc>
          <w:tcPr>
            <w:tcW w:w="456" w:type="pct"/>
            <w:tcBorders>
              <w:top w:val="nil"/>
              <w:left w:val="nil"/>
              <w:bottom w:val="single" w:sz="4" w:space="0" w:color="auto"/>
              <w:right w:val="single" w:sz="4" w:space="0" w:color="auto"/>
            </w:tcBorders>
          </w:tcPr>
          <w:p w:rsidR="00AD7884" w:rsidRDefault="00AD7884" w:rsidP="007B0193">
            <w:pPr>
              <w:pStyle w:val="Tabletext0"/>
            </w:pPr>
            <w:r>
              <w:t>Y</w:t>
            </w:r>
          </w:p>
        </w:tc>
        <w:tc>
          <w:tcPr>
            <w:tcW w:w="2267" w:type="pct"/>
            <w:tcBorders>
              <w:top w:val="nil"/>
              <w:left w:val="nil"/>
              <w:bottom w:val="single" w:sz="4" w:space="0" w:color="auto"/>
              <w:right w:val="single" w:sz="4" w:space="0" w:color="auto"/>
            </w:tcBorders>
          </w:tcPr>
          <w:p w:rsidR="00AD7884" w:rsidRDefault="00AD7884" w:rsidP="007B0193">
            <w:pPr>
              <w:pStyle w:val="Tabletext0"/>
            </w:pPr>
            <w:r>
              <w:t>The severity is assigned once a Status Code is selected    for the specific source systems code. values: Warning, Info, Error</w:t>
            </w:r>
          </w:p>
        </w:tc>
      </w:tr>
      <w:tr w:rsidR="00AD7884" w:rsidTr="00AD7884">
        <w:trPr>
          <w:trHeight w:val="240"/>
        </w:trPr>
        <w:tc>
          <w:tcPr>
            <w:tcW w:w="1336" w:type="pct"/>
            <w:tcBorders>
              <w:top w:val="nil"/>
              <w:left w:val="single" w:sz="4" w:space="0" w:color="auto"/>
              <w:bottom w:val="single" w:sz="4" w:space="0" w:color="auto"/>
              <w:right w:val="single" w:sz="4" w:space="0" w:color="auto"/>
            </w:tcBorders>
          </w:tcPr>
          <w:p w:rsidR="00AD7884" w:rsidRDefault="00AD7884" w:rsidP="007B0193">
            <w:pPr>
              <w:pStyle w:val="Tabletext0"/>
            </w:pPr>
            <w:r>
              <w:t>StatusDescription</w:t>
            </w:r>
          </w:p>
        </w:tc>
        <w:tc>
          <w:tcPr>
            <w:tcW w:w="484" w:type="pct"/>
            <w:tcBorders>
              <w:top w:val="nil"/>
              <w:left w:val="nil"/>
              <w:bottom w:val="single" w:sz="4" w:space="0" w:color="auto"/>
              <w:right w:val="single" w:sz="4" w:space="0" w:color="auto"/>
            </w:tcBorders>
          </w:tcPr>
          <w:p w:rsidR="00AD7884" w:rsidRDefault="007F383A" w:rsidP="007B0193">
            <w:pPr>
              <w:pStyle w:val="Tabletext0"/>
            </w:pPr>
            <w:r>
              <w:t>S</w:t>
            </w:r>
            <w:r w:rsidR="00AD7884">
              <w:t>tring</w:t>
            </w:r>
          </w:p>
        </w:tc>
        <w:tc>
          <w:tcPr>
            <w:tcW w:w="456" w:type="pct"/>
            <w:tcBorders>
              <w:top w:val="nil"/>
              <w:left w:val="nil"/>
              <w:bottom w:val="single" w:sz="4" w:space="0" w:color="auto"/>
              <w:right w:val="single" w:sz="4" w:space="0" w:color="auto"/>
            </w:tcBorders>
          </w:tcPr>
          <w:p w:rsidR="00AD7884" w:rsidRDefault="00AD7884" w:rsidP="007B0193">
            <w:pPr>
              <w:pStyle w:val="Tabletext0"/>
            </w:pPr>
            <w:r>
              <w:t>0..255</w:t>
            </w:r>
          </w:p>
        </w:tc>
        <w:tc>
          <w:tcPr>
            <w:tcW w:w="456" w:type="pct"/>
            <w:tcBorders>
              <w:top w:val="nil"/>
              <w:left w:val="nil"/>
              <w:bottom w:val="single" w:sz="4" w:space="0" w:color="auto"/>
              <w:right w:val="single" w:sz="4" w:space="0" w:color="auto"/>
            </w:tcBorders>
          </w:tcPr>
          <w:p w:rsidR="00AD7884" w:rsidRDefault="00AD7884" w:rsidP="007B0193">
            <w:pPr>
              <w:pStyle w:val="Tabletext0"/>
            </w:pPr>
            <w:r>
              <w:t>Y</w:t>
            </w:r>
          </w:p>
        </w:tc>
        <w:tc>
          <w:tcPr>
            <w:tcW w:w="2267" w:type="pct"/>
            <w:tcBorders>
              <w:top w:val="nil"/>
              <w:left w:val="nil"/>
              <w:bottom w:val="single" w:sz="4" w:space="0" w:color="auto"/>
              <w:right w:val="single" w:sz="4" w:space="0" w:color="auto"/>
            </w:tcBorders>
          </w:tcPr>
          <w:p w:rsidR="00AD7884" w:rsidRDefault="00AD7884" w:rsidP="007B0193">
            <w:pPr>
              <w:pStyle w:val="Tabletext0"/>
            </w:pPr>
            <w:r>
              <w:t>Status text is provided in the Status Desc field</w:t>
            </w:r>
          </w:p>
        </w:tc>
      </w:tr>
      <w:tr w:rsidR="00AD7884" w:rsidTr="00AD7884">
        <w:trPr>
          <w:trHeight w:val="240"/>
        </w:trPr>
        <w:tc>
          <w:tcPr>
            <w:tcW w:w="1336" w:type="pct"/>
            <w:tcBorders>
              <w:top w:val="nil"/>
              <w:left w:val="single" w:sz="4" w:space="0" w:color="auto"/>
              <w:bottom w:val="single" w:sz="4" w:space="0" w:color="auto"/>
              <w:right w:val="single" w:sz="4" w:space="0" w:color="auto"/>
            </w:tcBorders>
          </w:tcPr>
          <w:p w:rsidR="00AD7884" w:rsidRDefault="00AD7884" w:rsidP="007B0193">
            <w:pPr>
              <w:pStyle w:val="Tabletext0"/>
            </w:pPr>
            <w:r>
              <w:t>ServerStatusCode</w:t>
            </w:r>
          </w:p>
        </w:tc>
        <w:tc>
          <w:tcPr>
            <w:tcW w:w="484" w:type="pct"/>
            <w:tcBorders>
              <w:top w:val="nil"/>
              <w:left w:val="nil"/>
              <w:bottom w:val="single" w:sz="4" w:space="0" w:color="auto"/>
              <w:right w:val="single" w:sz="4" w:space="0" w:color="auto"/>
            </w:tcBorders>
          </w:tcPr>
          <w:p w:rsidR="00AD7884" w:rsidRDefault="007F383A" w:rsidP="007B0193">
            <w:pPr>
              <w:pStyle w:val="Tabletext0"/>
            </w:pPr>
            <w:r>
              <w:t>S</w:t>
            </w:r>
            <w:r w:rsidR="00AD7884">
              <w:t>tring</w:t>
            </w:r>
          </w:p>
        </w:tc>
        <w:tc>
          <w:tcPr>
            <w:tcW w:w="456" w:type="pct"/>
            <w:tcBorders>
              <w:top w:val="nil"/>
              <w:left w:val="nil"/>
              <w:bottom w:val="single" w:sz="4" w:space="0" w:color="auto"/>
              <w:right w:val="single" w:sz="4" w:space="0" w:color="auto"/>
            </w:tcBorders>
          </w:tcPr>
          <w:p w:rsidR="00AD7884" w:rsidRDefault="00AD7884" w:rsidP="007B0193">
            <w:pPr>
              <w:pStyle w:val="Tabletext0"/>
            </w:pPr>
            <w:r>
              <w:t>0..20</w:t>
            </w:r>
          </w:p>
        </w:tc>
        <w:tc>
          <w:tcPr>
            <w:tcW w:w="456" w:type="pct"/>
            <w:tcBorders>
              <w:top w:val="nil"/>
              <w:left w:val="nil"/>
              <w:bottom w:val="single" w:sz="4" w:space="0" w:color="auto"/>
              <w:right w:val="single" w:sz="4" w:space="0" w:color="auto"/>
            </w:tcBorders>
          </w:tcPr>
          <w:p w:rsidR="00AD7884" w:rsidRDefault="00AD7884" w:rsidP="007B0193">
            <w:pPr>
              <w:pStyle w:val="Tabletext0"/>
            </w:pPr>
            <w:r>
              <w:t>N</w:t>
            </w:r>
          </w:p>
        </w:tc>
        <w:tc>
          <w:tcPr>
            <w:tcW w:w="2267" w:type="pct"/>
            <w:tcBorders>
              <w:top w:val="nil"/>
              <w:left w:val="nil"/>
              <w:bottom w:val="single" w:sz="4" w:space="0" w:color="auto"/>
              <w:right w:val="single" w:sz="4" w:space="0" w:color="auto"/>
            </w:tcBorders>
          </w:tcPr>
          <w:p w:rsidR="00AD7884" w:rsidRDefault="00AD7884" w:rsidP="007B0193">
            <w:pPr>
              <w:pStyle w:val="Tabletext0"/>
            </w:pPr>
            <w:r>
              <w:t>This status code will be the source system's status code</w:t>
            </w:r>
          </w:p>
        </w:tc>
      </w:tr>
      <w:tr w:rsidR="00AD7884" w:rsidTr="00AD7884">
        <w:trPr>
          <w:trHeight w:val="240"/>
        </w:trPr>
        <w:tc>
          <w:tcPr>
            <w:tcW w:w="1336" w:type="pct"/>
            <w:tcBorders>
              <w:top w:val="single" w:sz="4" w:space="0" w:color="auto"/>
              <w:left w:val="single" w:sz="4" w:space="0" w:color="auto"/>
              <w:bottom w:val="single" w:sz="4" w:space="0" w:color="auto"/>
              <w:right w:val="single" w:sz="4" w:space="0" w:color="auto"/>
            </w:tcBorders>
          </w:tcPr>
          <w:p w:rsidR="00AD7884" w:rsidRDefault="00AD7884" w:rsidP="007B0193">
            <w:pPr>
              <w:pStyle w:val="Tabletext0"/>
            </w:pPr>
            <w:r>
              <w:t>ServerStatusDescription</w:t>
            </w:r>
          </w:p>
        </w:tc>
        <w:tc>
          <w:tcPr>
            <w:tcW w:w="484" w:type="pct"/>
            <w:tcBorders>
              <w:top w:val="single" w:sz="4" w:space="0" w:color="auto"/>
              <w:left w:val="nil"/>
              <w:bottom w:val="single" w:sz="4" w:space="0" w:color="auto"/>
              <w:right w:val="single" w:sz="4" w:space="0" w:color="auto"/>
            </w:tcBorders>
          </w:tcPr>
          <w:p w:rsidR="00AD7884" w:rsidRDefault="007F383A" w:rsidP="007B0193">
            <w:pPr>
              <w:pStyle w:val="Tabletext0"/>
            </w:pPr>
            <w:r>
              <w:t>S</w:t>
            </w:r>
            <w:r w:rsidR="00AD7884">
              <w:t>tring</w:t>
            </w:r>
          </w:p>
        </w:tc>
        <w:tc>
          <w:tcPr>
            <w:tcW w:w="456" w:type="pct"/>
            <w:tcBorders>
              <w:top w:val="single" w:sz="4" w:space="0" w:color="auto"/>
              <w:left w:val="nil"/>
              <w:bottom w:val="single" w:sz="4" w:space="0" w:color="auto"/>
              <w:right w:val="single" w:sz="4" w:space="0" w:color="auto"/>
            </w:tcBorders>
          </w:tcPr>
          <w:p w:rsidR="00AD7884" w:rsidRDefault="00AD7884" w:rsidP="007B0193">
            <w:pPr>
              <w:pStyle w:val="Tabletext0"/>
            </w:pPr>
            <w:r>
              <w:t>0..255</w:t>
            </w:r>
          </w:p>
        </w:tc>
        <w:tc>
          <w:tcPr>
            <w:tcW w:w="456" w:type="pct"/>
            <w:tcBorders>
              <w:top w:val="nil"/>
              <w:left w:val="nil"/>
              <w:bottom w:val="single" w:sz="4" w:space="0" w:color="auto"/>
              <w:right w:val="single" w:sz="4" w:space="0" w:color="auto"/>
            </w:tcBorders>
          </w:tcPr>
          <w:p w:rsidR="00AD7884" w:rsidRDefault="00AD7884" w:rsidP="007B0193">
            <w:pPr>
              <w:pStyle w:val="Tabletext0"/>
            </w:pPr>
            <w:r>
              <w:t>N</w:t>
            </w:r>
          </w:p>
        </w:tc>
        <w:tc>
          <w:tcPr>
            <w:tcW w:w="2267" w:type="pct"/>
            <w:tcBorders>
              <w:top w:val="single" w:sz="4" w:space="0" w:color="auto"/>
              <w:left w:val="nil"/>
              <w:bottom w:val="single" w:sz="4" w:space="0" w:color="auto"/>
              <w:right w:val="single" w:sz="4" w:space="0" w:color="auto"/>
            </w:tcBorders>
          </w:tcPr>
          <w:p w:rsidR="00AD7884" w:rsidRDefault="00AD7884" w:rsidP="007B0193">
            <w:pPr>
              <w:pStyle w:val="Tabletext0"/>
            </w:pPr>
            <w:r>
              <w:t>This status description will be the source system's    status description</w:t>
            </w:r>
          </w:p>
        </w:tc>
      </w:tr>
    </w:tbl>
    <w:p w:rsidR="00AD7884" w:rsidRDefault="00AD7884" w:rsidP="00F44A90"/>
    <w:p w:rsidR="00F75975" w:rsidRDefault="00F75975" w:rsidP="00F75975">
      <w:r>
        <w:t xml:space="preserve">See </w:t>
      </w:r>
      <w:hyperlink w:anchor="_Unified_Status_Response" w:history="1">
        <w:r w:rsidRPr="00F75975">
          <w:rPr>
            <w:rStyle w:val="Hyperlink"/>
          </w:rPr>
          <w:t>section 6.9</w:t>
        </w:r>
      </w:hyperlink>
      <w:r>
        <w:t xml:space="preserve"> 'Unified Status Response Codes List' for possible status response codes.</w:t>
      </w:r>
    </w:p>
    <w:p w:rsidR="00D549B5" w:rsidRDefault="00D549B5" w:rsidP="00F75975">
      <w:pPr>
        <w:rPr>
          <w:rFonts w:ascii="Tahoma" w:hAnsi="Tahoma" w:cs="Tahoma"/>
          <w:color w:val="000000"/>
        </w:rPr>
      </w:pPr>
    </w:p>
    <w:p w:rsidR="00F75975" w:rsidRDefault="0010063F" w:rsidP="00D549B5">
      <w:pPr>
        <w:pStyle w:val="Heading3"/>
        <w:tabs>
          <w:tab w:val="clear" w:pos="5850"/>
          <w:tab w:val="num" w:pos="720"/>
        </w:tabs>
        <w:ind w:left="720"/>
      </w:pPr>
      <w:bookmarkStart w:id="108" w:name="_Toc528055874"/>
      <w:r>
        <w:t>Billing File</w:t>
      </w:r>
      <w:bookmarkEnd w:id="108"/>
    </w:p>
    <w:p w:rsidR="0010063F" w:rsidRDefault="00D549B5" w:rsidP="00D549B5">
      <w:pPr>
        <w:pStyle w:val="Heading4"/>
      </w:pPr>
      <w:bookmarkStart w:id="109" w:name="_Toc528055875"/>
      <w:r>
        <w:t>Service Overview</w:t>
      </w:r>
      <w:bookmarkEnd w:id="109"/>
    </w:p>
    <w:tbl>
      <w:tblPr>
        <w:tblStyle w:val="TableProfessional"/>
        <w:tblW w:w="5000" w:type="pct"/>
        <w:tblLook w:val="00A0" w:firstRow="1" w:lastRow="0" w:firstColumn="1" w:lastColumn="0" w:noHBand="0" w:noVBand="0"/>
      </w:tblPr>
      <w:tblGrid>
        <w:gridCol w:w="470"/>
        <w:gridCol w:w="1828"/>
        <w:gridCol w:w="2824"/>
        <w:gridCol w:w="688"/>
        <w:gridCol w:w="1129"/>
        <w:gridCol w:w="986"/>
        <w:gridCol w:w="1155"/>
        <w:gridCol w:w="984"/>
      </w:tblGrid>
      <w:tr w:rsidR="00A63C74" w:rsidRPr="00EC0B45" w:rsidTr="00B14DAE">
        <w:trPr>
          <w:cnfStyle w:val="100000000000" w:firstRow="1" w:lastRow="0" w:firstColumn="0" w:lastColumn="0" w:oddVBand="0" w:evenVBand="0" w:oddHBand="0" w:evenHBand="0" w:firstRowFirstColumn="0" w:firstRowLastColumn="0" w:lastRowFirstColumn="0" w:lastRowLastColumn="0"/>
          <w:cantSplit/>
        </w:trPr>
        <w:tc>
          <w:tcPr>
            <w:tcW w:w="233" w:type="pct"/>
          </w:tcPr>
          <w:p w:rsidR="00A63C74" w:rsidRPr="00823D18" w:rsidRDefault="00A63C74" w:rsidP="00B14DAE">
            <w:pPr>
              <w:pStyle w:val="ListParagraph"/>
              <w:spacing w:after="0" w:line="240" w:lineRule="auto"/>
              <w:ind w:left="0"/>
              <w:jc w:val="left"/>
              <w:rPr>
                <w:rFonts w:asciiTheme="minorHAnsi" w:hAnsiTheme="minorHAnsi" w:cstheme="minorHAnsi"/>
                <w:b w:val="0"/>
                <w:bCs w:val="0"/>
                <w:color w:val="FFFFFF"/>
                <w:sz w:val="18"/>
                <w:lang w:val="en-IE"/>
              </w:rPr>
            </w:pPr>
            <w:r w:rsidRPr="00823D18">
              <w:rPr>
                <w:rFonts w:asciiTheme="minorHAnsi" w:hAnsiTheme="minorHAnsi" w:cstheme="minorHAnsi"/>
                <w:color w:val="FFFFFF"/>
                <w:sz w:val="18"/>
                <w:lang w:val="en-IE"/>
              </w:rPr>
              <w:t>#</w:t>
            </w:r>
          </w:p>
        </w:tc>
        <w:tc>
          <w:tcPr>
            <w:tcW w:w="908" w:type="pct"/>
          </w:tcPr>
          <w:p w:rsidR="00A63C74" w:rsidRPr="00823D18" w:rsidRDefault="00A63C74" w:rsidP="00B14DAE">
            <w:pPr>
              <w:pStyle w:val="ListParagraph"/>
              <w:spacing w:after="0" w:line="240" w:lineRule="auto"/>
              <w:ind w:left="0"/>
              <w:jc w:val="left"/>
              <w:rPr>
                <w:rFonts w:asciiTheme="minorHAnsi" w:hAnsiTheme="minorHAnsi" w:cstheme="minorHAnsi"/>
                <w:b w:val="0"/>
                <w:bCs w:val="0"/>
                <w:color w:val="FFFFFF"/>
                <w:sz w:val="16"/>
                <w:lang w:val="en-IE"/>
              </w:rPr>
            </w:pPr>
            <w:r w:rsidRPr="00823D18">
              <w:rPr>
                <w:rFonts w:asciiTheme="minorHAnsi" w:hAnsiTheme="minorHAnsi" w:cstheme="minorHAnsi"/>
                <w:color w:val="FFFFFF"/>
                <w:sz w:val="18"/>
                <w:lang w:val="en-IE"/>
              </w:rPr>
              <w:t>Service ID</w:t>
            </w:r>
          </w:p>
        </w:tc>
        <w:tc>
          <w:tcPr>
            <w:tcW w:w="1403" w:type="pct"/>
          </w:tcPr>
          <w:p w:rsidR="00A63C74" w:rsidRPr="00823D18" w:rsidRDefault="00A63C74" w:rsidP="00B14DAE">
            <w:pPr>
              <w:pStyle w:val="ListParagraph"/>
              <w:spacing w:after="0" w:line="240" w:lineRule="auto"/>
              <w:ind w:left="0"/>
              <w:jc w:val="left"/>
              <w:rPr>
                <w:rFonts w:asciiTheme="minorHAnsi" w:hAnsiTheme="minorHAnsi" w:cstheme="minorHAnsi"/>
                <w:b w:val="0"/>
                <w:bCs w:val="0"/>
                <w:color w:val="FFFFFF"/>
                <w:sz w:val="18"/>
                <w:lang w:val="en-IE"/>
              </w:rPr>
            </w:pPr>
            <w:r w:rsidRPr="00823D18">
              <w:rPr>
                <w:rFonts w:asciiTheme="minorHAnsi" w:hAnsiTheme="minorHAnsi" w:cstheme="minorHAnsi"/>
                <w:color w:val="FFFFFF"/>
                <w:sz w:val="18"/>
                <w:lang w:val="en-IE"/>
              </w:rPr>
              <w:t>Description</w:t>
            </w:r>
          </w:p>
        </w:tc>
        <w:tc>
          <w:tcPr>
            <w:tcW w:w="342" w:type="pct"/>
          </w:tcPr>
          <w:p w:rsidR="00A63C74" w:rsidRPr="00823D18" w:rsidRDefault="00A63C74" w:rsidP="00B14DAE">
            <w:pPr>
              <w:pStyle w:val="ListParagraph"/>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Use Cases</w:t>
            </w:r>
          </w:p>
        </w:tc>
        <w:tc>
          <w:tcPr>
            <w:tcW w:w="561" w:type="pct"/>
          </w:tcPr>
          <w:p w:rsidR="00A63C74" w:rsidRPr="00823D18" w:rsidRDefault="00A63C74" w:rsidP="00B14DAE">
            <w:pPr>
              <w:pStyle w:val="ListParagraph"/>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Origin</w:t>
            </w:r>
          </w:p>
        </w:tc>
        <w:tc>
          <w:tcPr>
            <w:tcW w:w="490" w:type="pct"/>
          </w:tcPr>
          <w:p w:rsidR="00A63C74" w:rsidRPr="00823D18" w:rsidRDefault="00A63C74" w:rsidP="00B14DAE">
            <w:pPr>
              <w:pStyle w:val="ListParagraph"/>
              <w:spacing w:after="0" w:line="240" w:lineRule="auto"/>
              <w:ind w:left="0"/>
              <w:jc w:val="left"/>
              <w:rPr>
                <w:rFonts w:asciiTheme="minorHAnsi" w:hAnsiTheme="minorHAnsi" w:cstheme="minorHAnsi"/>
                <w:b w:val="0"/>
                <w:bCs w:val="0"/>
                <w:color w:val="FFFFFF"/>
                <w:sz w:val="18"/>
                <w:lang w:val="en-IE"/>
              </w:rPr>
            </w:pPr>
            <w:r w:rsidRPr="00823D18">
              <w:rPr>
                <w:rFonts w:asciiTheme="minorHAnsi" w:hAnsiTheme="minorHAnsi" w:cstheme="minorHAnsi"/>
                <w:color w:val="FFFFFF"/>
                <w:sz w:val="18"/>
                <w:lang w:val="en-IE"/>
              </w:rPr>
              <w:t>Input Format</w:t>
            </w:r>
          </w:p>
        </w:tc>
        <w:tc>
          <w:tcPr>
            <w:tcW w:w="574" w:type="pct"/>
          </w:tcPr>
          <w:p w:rsidR="00A63C74" w:rsidRPr="00823D18" w:rsidRDefault="00A63C74" w:rsidP="00B14DAE">
            <w:pPr>
              <w:pStyle w:val="ListParagraph"/>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Destination</w:t>
            </w:r>
          </w:p>
        </w:tc>
        <w:tc>
          <w:tcPr>
            <w:tcW w:w="489" w:type="pct"/>
          </w:tcPr>
          <w:p w:rsidR="00A63C74" w:rsidRPr="00823D18" w:rsidRDefault="009E4F21" w:rsidP="00B14DAE">
            <w:pPr>
              <w:pStyle w:val="ListParagraph"/>
              <w:spacing w:after="0" w:line="240" w:lineRule="auto"/>
              <w:ind w:left="0"/>
              <w:jc w:val="left"/>
              <w:rPr>
                <w:rFonts w:asciiTheme="minorHAnsi" w:hAnsiTheme="minorHAnsi" w:cstheme="minorHAnsi"/>
                <w:color w:val="FFFFFF"/>
                <w:sz w:val="18"/>
                <w:lang w:val="en-IE"/>
              </w:rPr>
            </w:pPr>
            <w:r>
              <w:rPr>
                <w:rFonts w:asciiTheme="minorHAnsi" w:hAnsiTheme="minorHAnsi" w:cstheme="minorHAnsi"/>
                <w:color w:val="FFFFFF"/>
                <w:sz w:val="18"/>
                <w:lang w:val="en-IE"/>
              </w:rPr>
              <w:t>Output</w:t>
            </w:r>
          </w:p>
        </w:tc>
      </w:tr>
      <w:tr w:rsidR="00A63C74" w:rsidRPr="00EC0B45" w:rsidTr="00B14DAE">
        <w:trPr>
          <w:cantSplit/>
        </w:trPr>
        <w:tc>
          <w:tcPr>
            <w:tcW w:w="233" w:type="pct"/>
          </w:tcPr>
          <w:p w:rsidR="00A63C74" w:rsidRPr="00823D18" w:rsidRDefault="00113BCE" w:rsidP="00B14DAE">
            <w:pPr>
              <w:pStyle w:val="ListParagraph"/>
              <w:spacing w:after="0" w:line="240" w:lineRule="auto"/>
              <w:ind w:left="0"/>
              <w:jc w:val="left"/>
              <w:rPr>
                <w:rFonts w:asciiTheme="minorHAnsi" w:hAnsiTheme="minorHAnsi" w:cstheme="minorHAnsi"/>
                <w:color w:val="000000"/>
                <w:sz w:val="18"/>
                <w:szCs w:val="18"/>
                <w:lang w:val="en-IE"/>
              </w:rPr>
            </w:pPr>
            <w:r>
              <w:rPr>
                <w:rFonts w:asciiTheme="minorHAnsi" w:hAnsiTheme="minorHAnsi" w:cstheme="minorHAnsi"/>
                <w:color w:val="000000"/>
                <w:sz w:val="18"/>
                <w:szCs w:val="18"/>
                <w:lang w:val="en-IE"/>
              </w:rPr>
              <w:t>10</w:t>
            </w:r>
          </w:p>
        </w:tc>
        <w:tc>
          <w:tcPr>
            <w:tcW w:w="908" w:type="pct"/>
          </w:tcPr>
          <w:p w:rsidR="00A63C74" w:rsidRPr="00823D18" w:rsidRDefault="00A63C74" w:rsidP="00B14DAE">
            <w:pPr>
              <w:pStyle w:val="ListParagraph"/>
              <w:spacing w:after="0" w:line="240" w:lineRule="auto"/>
              <w:ind w:left="0"/>
              <w:jc w:val="left"/>
              <w:rPr>
                <w:rFonts w:asciiTheme="minorHAnsi" w:hAnsiTheme="minorHAnsi" w:cstheme="minorHAnsi"/>
                <w:bCs/>
                <w:sz w:val="18"/>
                <w:szCs w:val="18"/>
                <w:lang w:val="en-IE"/>
              </w:rPr>
            </w:pPr>
          </w:p>
        </w:tc>
        <w:tc>
          <w:tcPr>
            <w:tcW w:w="1403" w:type="pct"/>
          </w:tcPr>
          <w:p w:rsidR="00A63C74" w:rsidRPr="00823D18" w:rsidRDefault="00A63C74" w:rsidP="00B14DAE">
            <w:pPr>
              <w:pStyle w:val="ListParagraph"/>
              <w:spacing w:after="0" w:line="240" w:lineRule="auto"/>
              <w:ind w:left="0"/>
              <w:jc w:val="left"/>
              <w:rPr>
                <w:rFonts w:asciiTheme="minorHAnsi" w:hAnsiTheme="minorHAnsi" w:cstheme="minorHAnsi"/>
                <w:bCs/>
                <w:sz w:val="18"/>
                <w:szCs w:val="18"/>
                <w:lang w:val="en-IE"/>
              </w:rPr>
            </w:pPr>
            <w:r>
              <w:rPr>
                <w:rFonts w:asciiTheme="minorHAnsi" w:hAnsiTheme="minorHAnsi"/>
                <w:bCs/>
                <w:sz w:val="18"/>
                <w:szCs w:val="18"/>
                <w:lang w:val="en-IE"/>
              </w:rPr>
              <w:t>Monthly Billing File</w:t>
            </w:r>
          </w:p>
        </w:tc>
        <w:tc>
          <w:tcPr>
            <w:tcW w:w="342" w:type="pct"/>
          </w:tcPr>
          <w:p w:rsidR="00A63C74" w:rsidRPr="00823D18" w:rsidRDefault="009E4F21" w:rsidP="00B14DAE">
            <w:pPr>
              <w:pStyle w:val="ListParagraph"/>
              <w:spacing w:after="0" w:line="240" w:lineRule="auto"/>
              <w:ind w:left="0"/>
              <w:jc w:val="left"/>
              <w:rPr>
                <w:rFonts w:asciiTheme="minorHAnsi" w:hAnsiTheme="minorHAnsi" w:cstheme="minorHAnsi"/>
                <w:bCs/>
                <w:sz w:val="18"/>
                <w:szCs w:val="18"/>
                <w:lang w:val="en-IE"/>
              </w:rPr>
            </w:pPr>
            <w:r>
              <w:rPr>
                <w:rFonts w:asciiTheme="minorHAnsi" w:hAnsiTheme="minorHAnsi" w:cstheme="minorHAnsi"/>
                <w:bCs/>
                <w:sz w:val="18"/>
                <w:szCs w:val="18"/>
                <w:lang w:val="en-IE"/>
              </w:rPr>
              <w:t>N/A</w:t>
            </w:r>
          </w:p>
        </w:tc>
        <w:tc>
          <w:tcPr>
            <w:tcW w:w="561" w:type="pct"/>
          </w:tcPr>
          <w:p w:rsidR="00A63C74" w:rsidRPr="00823D18" w:rsidRDefault="00A63C74" w:rsidP="00B14DAE">
            <w:pPr>
              <w:pStyle w:val="ListParagraph"/>
              <w:spacing w:after="0" w:line="240" w:lineRule="auto"/>
              <w:ind w:left="0"/>
              <w:jc w:val="left"/>
              <w:rPr>
                <w:rFonts w:asciiTheme="minorHAnsi" w:hAnsiTheme="minorHAnsi" w:cstheme="minorHAnsi"/>
                <w:bCs/>
                <w:sz w:val="18"/>
                <w:szCs w:val="18"/>
                <w:lang w:val="en-IE"/>
              </w:rPr>
            </w:pPr>
            <w:r>
              <w:rPr>
                <w:rFonts w:asciiTheme="minorHAnsi" w:hAnsiTheme="minorHAnsi" w:cstheme="minorHAnsi"/>
                <w:bCs/>
                <w:sz w:val="18"/>
                <w:szCs w:val="18"/>
                <w:lang w:val="en-IE"/>
              </w:rPr>
              <w:t>IncedoPay</w:t>
            </w:r>
          </w:p>
        </w:tc>
        <w:tc>
          <w:tcPr>
            <w:tcW w:w="490" w:type="pct"/>
          </w:tcPr>
          <w:p w:rsidR="00A63C74" w:rsidRPr="00823D18" w:rsidRDefault="009E4F21" w:rsidP="00B14DAE">
            <w:pPr>
              <w:pStyle w:val="ListParagraph"/>
              <w:spacing w:after="0" w:line="240" w:lineRule="auto"/>
              <w:ind w:left="0"/>
              <w:jc w:val="left"/>
              <w:rPr>
                <w:rFonts w:asciiTheme="minorHAnsi" w:hAnsiTheme="minorHAnsi" w:cstheme="minorHAnsi"/>
                <w:bCs/>
                <w:sz w:val="18"/>
                <w:szCs w:val="18"/>
                <w:lang w:val="en-IE"/>
              </w:rPr>
            </w:pPr>
            <w:r>
              <w:rPr>
                <w:rFonts w:asciiTheme="minorHAnsi" w:hAnsiTheme="minorHAnsi" w:cstheme="minorHAnsi"/>
                <w:bCs/>
                <w:sz w:val="18"/>
                <w:szCs w:val="18"/>
                <w:lang w:val="en-IE"/>
              </w:rPr>
              <w:t>Delimited</w:t>
            </w:r>
          </w:p>
        </w:tc>
        <w:tc>
          <w:tcPr>
            <w:tcW w:w="574" w:type="pct"/>
          </w:tcPr>
          <w:p w:rsidR="00A63C74" w:rsidRPr="00823D18" w:rsidRDefault="00A63C74" w:rsidP="00B14DAE">
            <w:pPr>
              <w:pStyle w:val="ListParagraph"/>
              <w:spacing w:after="0" w:line="240" w:lineRule="auto"/>
              <w:ind w:left="0"/>
              <w:jc w:val="left"/>
              <w:rPr>
                <w:rFonts w:asciiTheme="minorHAnsi" w:hAnsiTheme="minorHAnsi" w:cstheme="minorHAnsi"/>
                <w:bCs/>
                <w:sz w:val="18"/>
                <w:szCs w:val="18"/>
                <w:lang w:val="en-IE"/>
              </w:rPr>
            </w:pPr>
            <w:r>
              <w:rPr>
                <w:rFonts w:asciiTheme="minorHAnsi" w:hAnsiTheme="minorHAnsi" w:cstheme="minorHAnsi"/>
                <w:bCs/>
                <w:sz w:val="18"/>
                <w:szCs w:val="18"/>
                <w:lang w:val="en-IE"/>
              </w:rPr>
              <w:t>US Bank Billing</w:t>
            </w:r>
          </w:p>
        </w:tc>
        <w:tc>
          <w:tcPr>
            <w:tcW w:w="489" w:type="pct"/>
          </w:tcPr>
          <w:p w:rsidR="00A63C74" w:rsidRPr="00823D18" w:rsidRDefault="00A63C74" w:rsidP="00B14DAE">
            <w:pPr>
              <w:pStyle w:val="ListParagraph"/>
              <w:spacing w:after="0" w:line="240" w:lineRule="auto"/>
              <w:ind w:left="0"/>
              <w:jc w:val="left"/>
              <w:rPr>
                <w:rFonts w:asciiTheme="minorHAnsi" w:hAnsiTheme="minorHAnsi" w:cstheme="minorHAnsi"/>
                <w:bCs/>
                <w:sz w:val="18"/>
                <w:szCs w:val="18"/>
                <w:lang w:val="en-IE"/>
              </w:rPr>
            </w:pPr>
            <w:r>
              <w:rPr>
                <w:rFonts w:asciiTheme="minorHAnsi" w:hAnsiTheme="minorHAnsi" w:cstheme="minorHAnsi"/>
                <w:bCs/>
                <w:sz w:val="18"/>
                <w:szCs w:val="18"/>
                <w:lang w:val="en-IE"/>
              </w:rPr>
              <w:t>N/A</w:t>
            </w:r>
          </w:p>
        </w:tc>
      </w:tr>
    </w:tbl>
    <w:p w:rsidR="0010063F" w:rsidRDefault="0010063F" w:rsidP="0010063F"/>
    <w:p w:rsidR="008D1F68" w:rsidRDefault="008D1F68" w:rsidP="008D1F68">
      <w:pPr>
        <w:jc w:val="center"/>
      </w:pPr>
      <w:r w:rsidRPr="008D1F68">
        <w:rPr>
          <w:noProof/>
          <w:lang w:val="en-US"/>
        </w:rPr>
        <w:drawing>
          <wp:inline distT="0" distB="0" distL="0" distR="0" wp14:anchorId="6EED2DA5" wp14:editId="1BFCFF11">
            <wp:extent cx="3319369" cy="1559098"/>
            <wp:effectExtent l="0" t="0" r="0" b="317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rotWithShape="1">
                    <a:blip r:embed="rId36"/>
                    <a:srcRect l="34773" t="23840" r="32096" b="48482"/>
                    <a:stretch/>
                  </pic:blipFill>
                  <pic:spPr>
                    <a:xfrm>
                      <a:off x="0" y="0"/>
                      <a:ext cx="3324283" cy="1561406"/>
                    </a:xfrm>
                    <a:prstGeom prst="rect">
                      <a:avLst/>
                    </a:prstGeom>
                  </pic:spPr>
                </pic:pic>
              </a:graphicData>
            </a:graphic>
          </wp:inline>
        </w:drawing>
      </w:r>
    </w:p>
    <w:tbl>
      <w:tblPr>
        <w:tblStyle w:val="TableElegan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27"/>
        <w:gridCol w:w="6443"/>
      </w:tblGrid>
      <w:tr w:rsidR="00D549B5" w:rsidRPr="00EC0B45" w:rsidTr="00B14DAE">
        <w:trPr>
          <w:cnfStyle w:val="100000000000" w:firstRow="1" w:lastRow="0" w:firstColumn="0" w:lastColumn="0" w:oddVBand="0" w:evenVBand="0" w:oddHBand="0" w:evenHBand="0" w:firstRowFirstColumn="0" w:firstRowLastColumn="0" w:lastRowFirstColumn="0" w:lastRowLastColumn="0"/>
          <w:trHeight w:val="260"/>
        </w:trPr>
        <w:tc>
          <w:tcPr>
            <w:tcW w:w="1801" w:type="pct"/>
          </w:tcPr>
          <w:p w:rsidR="00D549B5" w:rsidRPr="002B2E2D" w:rsidRDefault="00D549B5" w:rsidP="00B14DAE">
            <w:pPr>
              <w:pStyle w:val="CellHeading"/>
              <w:keepNext/>
              <w:rPr>
                <w:rFonts w:asciiTheme="minorHAnsi" w:hAnsiTheme="minorHAnsi" w:cstheme="minorHAnsi"/>
                <w:color w:val="auto"/>
                <w:lang w:val="en-IE"/>
              </w:rPr>
            </w:pPr>
            <w:r w:rsidRPr="002B2E2D">
              <w:rPr>
                <w:rFonts w:asciiTheme="minorHAnsi" w:hAnsiTheme="minorHAnsi" w:cstheme="minorHAnsi"/>
                <w:color w:val="auto"/>
                <w:lang w:val="en-IE"/>
              </w:rPr>
              <w:t>Service Type</w:t>
            </w:r>
          </w:p>
        </w:tc>
        <w:tc>
          <w:tcPr>
            <w:tcW w:w="3199" w:type="pct"/>
          </w:tcPr>
          <w:p w:rsidR="00D549B5" w:rsidRPr="002B2E2D" w:rsidRDefault="00D549B5" w:rsidP="00B14DAE">
            <w:pPr>
              <w:pStyle w:val="CellHeading"/>
              <w:keepNext/>
              <w:rPr>
                <w:rFonts w:asciiTheme="minorHAnsi" w:hAnsiTheme="minorHAnsi" w:cstheme="minorHAnsi"/>
                <w:b w:val="0"/>
                <w:color w:val="auto"/>
                <w:lang w:val="en-IE"/>
              </w:rPr>
            </w:pPr>
            <w:r>
              <w:rPr>
                <w:rFonts w:asciiTheme="minorHAnsi" w:hAnsiTheme="minorHAnsi" w:cstheme="minorHAnsi"/>
                <w:b w:val="0"/>
                <w:color w:val="auto"/>
                <w:lang w:val="en-IE"/>
              </w:rPr>
              <w:t>OutBound</w:t>
            </w:r>
          </w:p>
        </w:tc>
      </w:tr>
      <w:tr w:rsidR="00D549B5" w:rsidRPr="00EC0B45" w:rsidTr="00B14DAE">
        <w:trPr>
          <w:trHeight w:val="260"/>
        </w:trPr>
        <w:tc>
          <w:tcPr>
            <w:tcW w:w="1801" w:type="pct"/>
          </w:tcPr>
          <w:p w:rsidR="00D549B5" w:rsidRPr="002B2E2D" w:rsidRDefault="00D549B5" w:rsidP="00B14DAE">
            <w:pPr>
              <w:pStyle w:val="CellHeading"/>
              <w:rPr>
                <w:rFonts w:asciiTheme="minorHAnsi" w:hAnsiTheme="minorHAnsi" w:cstheme="minorHAnsi"/>
                <w:color w:val="auto"/>
                <w:lang w:val="en-IE"/>
              </w:rPr>
            </w:pPr>
            <w:r w:rsidRPr="002B2E2D">
              <w:rPr>
                <w:rFonts w:asciiTheme="minorHAnsi" w:hAnsiTheme="minorHAnsi" w:cstheme="minorHAnsi"/>
                <w:color w:val="auto"/>
                <w:lang w:val="en-IE"/>
              </w:rPr>
              <w:t>Data Exchange Format</w:t>
            </w:r>
          </w:p>
        </w:tc>
        <w:tc>
          <w:tcPr>
            <w:tcW w:w="3199" w:type="pct"/>
          </w:tcPr>
          <w:p w:rsidR="00D549B5" w:rsidRPr="002B2E2D" w:rsidRDefault="00D549B5" w:rsidP="00B14DAE">
            <w:pPr>
              <w:pStyle w:val="CellHeading"/>
              <w:rPr>
                <w:rFonts w:asciiTheme="minorHAnsi" w:hAnsiTheme="minorHAnsi" w:cstheme="minorHAnsi"/>
                <w:b w:val="0"/>
                <w:color w:val="auto"/>
                <w:lang w:val="en-IE"/>
              </w:rPr>
            </w:pPr>
            <w:r>
              <w:rPr>
                <w:rFonts w:asciiTheme="minorHAnsi" w:hAnsiTheme="minorHAnsi" w:cstheme="minorHAnsi"/>
                <w:b w:val="0"/>
                <w:color w:val="auto"/>
                <w:lang w:val="en-IE"/>
              </w:rPr>
              <w:t>Delimited File</w:t>
            </w:r>
          </w:p>
        </w:tc>
      </w:tr>
      <w:tr w:rsidR="00D549B5" w:rsidRPr="00EC0B45" w:rsidTr="00B14DAE">
        <w:trPr>
          <w:trHeight w:val="260"/>
        </w:trPr>
        <w:tc>
          <w:tcPr>
            <w:tcW w:w="1801" w:type="pct"/>
          </w:tcPr>
          <w:p w:rsidR="00D549B5" w:rsidRPr="002B2E2D" w:rsidRDefault="00D549B5" w:rsidP="00B14DAE">
            <w:pPr>
              <w:pStyle w:val="CellHeading"/>
              <w:rPr>
                <w:rFonts w:asciiTheme="minorHAnsi" w:hAnsiTheme="minorHAnsi" w:cstheme="minorHAnsi"/>
                <w:color w:val="auto"/>
                <w:lang w:val="en-IE"/>
              </w:rPr>
            </w:pPr>
            <w:r w:rsidRPr="002B2E2D">
              <w:rPr>
                <w:rFonts w:asciiTheme="minorHAnsi" w:hAnsiTheme="minorHAnsi" w:cstheme="minorHAnsi"/>
                <w:color w:val="auto"/>
                <w:lang w:val="en-IE"/>
              </w:rPr>
              <w:t>Communication protocol</w:t>
            </w:r>
          </w:p>
        </w:tc>
        <w:tc>
          <w:tcPr>
            <w:tcW w:w="3199" w:type="pct"/>
          </w:tcPr>
          <w:p w:rsidR="00D549B5" w:rsidRPr="00C06F3E" w:rsidRDefault="00AB3C8C" w:rsidP="00B14DAE">
            <w:pPr>
              <w:pStyle w:val="CellHeading"/>
              <w:rPr>
                <w:rFonts w:asciiTheme="minorHAnsi" w:hAnsiTheme="minorHAnsi" w:cstheme="minorHAnsi"/>
                <w:b w:val="0"/>
                <w:color w:val="000000" w:themeColor="text1"/>
                <w:lang w:val="en-IE"/>
              </w:rPr>
            </w:pPr>
            <w:r w:rsidRPr="00C06F3E">
              <w:rPr>
                <w:rFonts w:asciiTheme="minorHAnsi" w:hAnsiTheme="minorHAnsi" w:cstheme="minorHAnsi"/>
                <w:b w:val="0"/>
                <w:color w:val="auto"/>
                <w:lang w:val="en-IE"/>
              </w:rPr>
              <w:t>email to zelle.b2c.operations@usbank.com</w:t>
            </w:r>
            <w:r w:rsidRPr="00257FCC" w:rsidDel="00E66DB6">
              <w:rPr>
                <w:rFonts w:asciiTheme="minorHAnsi" w:hAnsiTheme="minorHAnsi" w:cstheme="minorHAnsi"/>
                <w:b w:val="0"/>
                <w:color w:val="000000" w:themeColor="text1"/>
                <w:lang w:val="en-IE"/>
              </w:rPr>
              <w:t xml:space="preserve"> </w:t>
            </w:r>
          </w:p>
        </w:tc>
      </w:tr>
      <w:tr w:rsidR="00D549B5" w:rsidRPr="00EC0B45" w:rsidTr="00B14DAE">
        <w:trPr>
          <w:trHeight w:val="260"/>
        </w:trPr>
        <w:tc>
          <w:tcPr>
            <w:tcW w:w="1801" w:type="pct"/>
          </w:tcPr>
          <w:p w:rsidR="00D549B5" w:rsidRPr="002B2E2D" w:rsidRDefault="00D549B5" w:rsidP="00B14DAE">
            <w:pPr>
              <w:pStyle w:val="CellHeading"/>
              <w:rPr>
                <w:rFonts w:asciiTheme="minorHAnsi" w:hAnsiTheme="minorHAnsi" w:cstheme="minorHAnsi"/>
                <w:color w:val="auto"/>
                <w:lang w:val="en-IE"/>
              </w:rPr>
            </w:pPr>
            <w:r w:rsidRPr="002B2E2D">
              <w:rPr>
                <w:rFonts w:asciiTheme="minorHAnsi" w:hAnsiTheme="minorHAnsi" w:cstheme="minorHAnsi"/>
                <w:color w:val="auto"/>
                <w:lang w:val="en-IE"/>
              </w:rPr>
              <w:t>Service Triggering Mode</w:t>
            </w:r>
          </w:p>
        </w:tc>
        <w:tc>
          <w:tcPr>
            <w:tcW w:w="3199" w:type="pct"/>
          </w:tcPr>
          <w:p w:rsidR="00D549B5" w:rsidRPr="002B2E2D" w:rsidRDefault="00F52145" w:rsidP="00B14DAE">
            <w:pPr>
              <w:pStyle w:val="CellHeading"/>
              <w:rPr>
                <w:rFonts w:asciiTheme="minorHAnsi" w:hAnsiTheme="minorHAnsi" w:cstheme="minorHAnsi"/>
                <w:b w:val="0"/>
                <w:color w:val="auto"/>
                <w:lang w:val="en-IE"/>
              </w:rPr>
            </w:pPr>
            <w:r>
              <w:rPr>
                <w:rFonts w:asciiTheme="minorHAnsi" w:hAnsiTheme="minorHAnsi" w:cstheme="minorHAnsi"/>
                <w:b w:val="0"/>
                <w:color w:val="auto"/>
                <w:lang w:val="en-IE"/>
              </w:rPr>
              <w:t>Month End report</w:t>
            </w:r>
            <w:r w:rsidR="00A42907">
              <w:rPr>
                <w:rFonts w:asciiTheme="minorHAnsi" w:hAnsiTheme="minorHAnsi" w:cstheme="minorHAnsi"/>
                <w:b w:val="0"/>
                <w:color w:val="auto"/>
                <w:lang w:val="en-IE"/>
              </w:rPr>
              <w:t xml:space="preserve"> </w:t>
            </w:r>
          </w:p>
        </w:tc>
      </w:tr>
      <w:tr w:rsidR="00D549B5" w:rsidRPr="00EC0B45" w:rsidTr="00B14DAE">
        <w:trPr>
          <w:trHeight w:val="260"/>
        </w:trPr>
        <w:tc>
          <w:tcPr>
            <w:tcW w:w="1801" w:type="pct"/>
          </w:tcPr>
          <w:p w:rsidR="00D549B5" w:rsidRPr="002B2E2D" w:rsidRDefault="00D549B5" w:rsidP="00B14DAE">
            <w:pPr>
              <w:pStyle w:val="CellHeading"/>
              <w:rPr>
                <w:rFonts w:asciiTheme="minorHAnsi" w:hAnsiTheme="minorHAnsi" w:cstheme="minorHAnsi"/>
                <w:color w:val="auto"/>
                <w:lang w:val="en-IE"/>
              </w:rPr>
            </w:pPr>
            <w:r w:rsidRPr="002B2E2D">
              <w:rPr>
                <w:rFonts w:asciiTheme="minorHAnsi" w:hAnsiTheme="minorHAnsi" w:cstheme="minorHAnsi"/>
                <w:color w:val="auto"/>
                <w:lang w:val="en-IE"/>
              </w:rPr>
              <w:t>Estimated Run Frequency</w:t>
            </w:r>
          </w:p>
        </w:tc>
        <w:tc>
          <w:tcPr>
            <w:tcW w:w="3199" w:type="pct"/>
          </w:tcPr>
          <w:p w:rsidR="00D549B5" w:rsidRPr="002B2E2D" w:rsidRDefault="00D549B5" w:rsidP="00B14DAE">
            <w:pPr>
              <w:pStyle w:val="CellHeading"/>
              <w:rPr>
                <w:rFonts w:asciiTheme="minorHAnsi" w:hAnsiTheme="minorHAnsi" w:cstheme="minorHAnsi"/>
                <w:b w:val="0"/>
                <w:color w:val="auto"/>
                <w:lang w:val="en-IE"/>
              </w:rPr>
            </w:pPr>
            <w:r>
              <w:rPr>
                <w:rFonts w:asciiTheme="minorHAnsi" w:hAnsiTheme="minorHAnsi" w:cstheme="minorHAnsi"/>
                <w:b w:val="0"/>
                <w:color w:val="auto"/>
                <w:lang w:val="en-IE"/>
              </w:rPr>
              <w:t>Once a month</w:t>
            </w:r>
            <w:r w:rsidR="00AB3C8C" w:rsidRPr="00C06F3E">
              <w:rPr>
                <w:rFonts w:asciiTheme="minorHAnsi" w:hAnsiTheme="minorHAnsi" w:cstheme="minorHAnsi"/>
                <w:b w:val="0"/>
                <w:color w:val="auto"/>
                <w:lang w:val="en-IE"/>
              </w:rPr>
              <w:t>; 2nd business day (e.g., activity for 10/1/18 through 10/31/18 should be emailed on Nov 2)</w:t>
            </w:r>
          </w:p>
        </w:tc>
      </w:tr>
      <w:tr w:rsidR="00D549B5" w:rsidRPr="00EC0B45" w:rsidTr="00B14DAE">
        <w:trPr>
          <w:trHeight w:val="260"/>
        </w:trPr>
        <w:tc>
          <w:tcPr>
            <w:tcW w:w="1801" w:type="pct"/>
          </w:tcPr>
          <w:p w:rsidR="00D549B5" w:rsidRPr="002B2E2D" w:rsidRDefault="00D549B5" w:rsidP="00B14DAE">
            <w:pPr>
              <w:pStyle w:val="CellHeading"/>
              <w:rPr>
                <w:rFonts w:asciiTheme="minorHAnsi" w:hAnsiTheme="minorHAnsi" w:cstheme="minorHAnsi"/>
                <w:color w:val="auto"/>
                <w:lang w:val="en-IE"/>
              </w:rPr>
            </w:pPr>
            <w:r w:rsidRPr="002B2E2D">
              <w:rPr>
                <w:rFonts w:asciiTheme="minorHAnsi" w:hAnsiTheme="minorHAnsi" w:cstheme="minorHAnsi"/>
                <w:color w:val="auto"/>
                <w:lang w:val="en-IE"/>
              </w:rPr>
              <w:t>Aggregation</w:t>
            </w:r>
          </w:p>
        </w:tc>
        <w:tc>
          <w:tcPr>
            <w:tcW w:w="3199" w:type="pct"/>
          </w:tcPr>
          <w:p w:rsidR="00D549B5" w:rsidRPr="002B2E2D" w:rsidRDefault="00D549B5" w:rsidP="00D549B5">
            <w:pPr>
              <w:pStyle w:val="CellHeading"/>
              <w:rPr>
                <w:rFonts w:asciiTheme="minorHAnsi" w:hAnsiTheme="minorHAnsi" w:cstheme="minorHAnsi"/>
                <w:b w:val="0"/>
                <w:color w:val="auto"/>
                <w:lang w:val="en-IE"/>
              </w:rPr>
            </w:pPr>
            <w:r>
              <w:rPr>
                <w:rFonts w:asciiTheme="minorHAnsi" w:hAnsiTheme="minorHAnsi" w:cstheme="minorHAnsi"/>
                <w:b w:val="0"/>
                <w:color w:val="auto"/>
                <w:lang w:val="en-IE"/>
              </w:rPr>
              <w:t>Bulk Multiple records in a single file</w:t>
            </w:r>
          </w:p>
        </w:tc>
      </w:tr>
    </w:tbl>
    <w:p w:rsidR="0010063F" w:rsidRDefault="0010063F" w:rsidP="0010063F"/>
    <w:p w:rsidR="00A63C74" w:rsidRDefault="00D549B5" w:rsidP="00D549B5">
      <w:pPr>
        <w:pStyle w:val="Heading4"/>
      </w:pPr>
      <w:bookmarkStart w:id="110" w:name="_Toc528055876"/>
      <w:r>
        <w:t>Billing File layout Specifications</w:t>
      </w:r>
      <w:bookmarkEnd w:id="110"/>
    </w:p>
    <w:p w:rsidR="00D549B5" w:rsidRPr="00D549B5" w:rsidRDefault="00D549B5" w:rsidP="00D549B5">
      <w:pPr>
        <w:pStyle w:val="BodyTextIndent2"/>
      </w:pPr>
    </w:p>
    <w:tbl>
      <w:tblPr>
        <w:tblW w:w="8265" w:type="dxa"/>
        <w:jc w:val="center"/>
        <w:tblLook w:val="04A0" w:firstRow="1" w:lastRow="0" w:firstColumn="1" w:lastColumn="0" w:noHBand="0" w:noVBand="1"/>
      </w:tblPr>
      <w:tblGrid>
        <w:gridCol w:w="3013"/>
        <w:gridCol w:w="5252"/>
      </w:tblGrid>
      <w:tr w:rsidR="00A63C74" w:rsidRPr="00A63C74" w:rsidTr="00C06F3E">
        <w:trPr>
          <w:trHeight w:val="298"/>
          <w:jc w:val="center"/>
        </w:trPr>
        <w:tc>
          <w:tcPr>
            <w:tcW w:w="3013" w:type="dxa"/>
            <w:tcBorders>
              <w:top w:val="single" w:sz="4" w:space="0" w:color="auto"/>
              <w:left w:val="single" w:sz="4" w:space="0" w:color="auto"/>
              <w:bottom w:val="single" w:sz="4" w:space="0" w:color="auto"/>
              <w:right w:val="single" w:sz="4" w:space="0" w:color="auto"/>
            </w:tcBorders>
            <w:shd w:val="clear" w:color="auto" w:fill="000000" w:themeFill="text1"/>
            <w:noWrap/>
            <w:vAlign w:val="bottom"/>
            <w:hideMark/>
          </w:tcPr>
          <w:p w:rsidR="00A63C74" w:rsidRPr="00C06F3E" w:rsidRDefault="00A63C74" w:rsidP="00C06F3E">
            <w:pPr>
              <w:pStyle w:val="TableHeader"/>
              <w:rPr>
                <w:b w:val="0"/>
                <w:color w:val="FFFFFF" w:themeColor="background1"/>
              </w:rPr>
            </w:pPr>
            <w:r w:rsidRPr="00C06F3E">
              <w:rPr>
                <w:color w:val="FFFFFF" w:themeColor="background1"/>
              </w:rPr>
              <w:t>Filed</w:t>
            </w:r>
          </w:p>
        </w:tc>
        <w:tc>
          <w:tcPr>
            <w:tcW w:w="5252" w:type="dxa"/>
            <w:tcBorders>
              <w:top w:val="single" w:sz="4" w:space="0" w:color="auto"/>
              <w:left w:val="nil"/>
              <w:bottom w:val="single" w:sz="4" w:space="0" w:color="auto"/>
              <w:right w:val="single" w:sz="4" w:space="0" w:color="auto"/>
            </w:tcBorders>
            <w:shd w:val="clear" w:color="auto" w:fill="000000" w:themeFill="text1"/>
            <w:noWrap/>
            <w:vAlign w:val="bottom"/>
            <w:hideMark/>
          </w:tcPr>
          <w:p w:rsidR="00A63C74" w:rsidRPr="00C06F3E" w:rsidRDefault="00A63C74" w:rsidP="00C06F3E">
            <w:pPr>
              <w:pStyle w:val="TableHeader"/>
              <w:rPr>
                <w:b w:val="0"/>
                <w:color w:val="FFFFFF" w:themeColor="background1"/>
              </w:rPr>
            </w:pPr>
            <w:r w:rsidRPr="00C06F3E">
              <w:rPr>
                <w:color w:val="FFFFFF" w:themeColor="background1"/>
              </w:rPr>
              <w:t>Value</w:t>
            </w:r>
          </w:p>
        </w:tc>
      </w:tr>
      <w:tr w:rsidR="00A63C74" w:rsidRPr="00A63C74" w:rsidTr="00C06F3E">
        <w:trPr>
          <w:trHeight w:val="298"/>
          <w:jc w:val="center"/>
        </w:trPr>
        <w:tc>
          <w:tcPr>
            <w:tcW w:w="3013" w:type="dxa"/>
            <w:tcBorders>
              <w:top w:val="nil"/>
              <w:left w:val="single" w:sz="4" w:space="0" w:color="auto"/>
              <w:bottom w:val="single" w:sz="4" w:space="0" w:color="auto"/>
              <w:right w:val="single" w:sz="4" w:space="0" w:color="auto"/>
            </w:tcBorders>
            <w:shd w:val="clear" w:color="auto" w:fill="auto"/>
            <w:noWrap/>
            <w:vAlign w:val="bottom"/>
            <w:hideMark/>
          </w:tcPr>
          <w:p w:rsidR="00A63C74" w:rsidRPr="00A63C74" w:rsidRDefault="00A63C74" w:rsidP="00A63C74">
            <w:pPr>
              <w:spacing w:after="0"/>
              <w:rPr>
                <w:rFonts w:ascii="Calibri" w:hAnsi="Calibri" w:cs="Calibri"/>
                <w:color w:val="000000"/>
                <w:sz w:val="22"/>
                <w:szCs w:val="22"/>
                <w:lang w:val="en-US"/>
              </w:rPr>
            </w:pPr>
            <w:r w:rsidRPr="00A63C74">
              <w:rPr>
                <w:rFonts w:ascii="Calibri" w:hAnsi="Calibri" w:cs="Calibri"/>
                <w:color w:val="000000"/>
                <w:sz w:val="22"/>
                <w:szCs w:val="22"/>
                <w:lang w:val="en-US"/>
              </w:rPr>
              <w:t>TranCode</w:t>
            </w:r>
          </w:p>
        </w:tc>
        <w:tc>
          <w:tcPr>
            <w:tcW w:w="5252" w:type="dxa"/>
            <w:tcBorders>
              <w:top w:val="nil"/>
              <w:left w:val="nil"/>
              <w:bottom w:val="single" w:sz="4" w:space="0" w:color="auto"/>
              <w:right w:val="single" w:sz="4" w:space="0" w:color="auto"/>
            </w:tcBorders>
            <w:shd w:val="clear" w:color="auto" w:fill="auto"/>
            <w:noWrap/>
            <w:vAlign w:val="bottom"/>
            <w:hideMark/>
          </w:tcPr>
          <w:p w:rsidR="00A63C74" w:rsidRPr="00A63C74" w:rsidRDefault="00A63C74" w:rsidP="00A63C74">
            <w:pPr>
              <w:spacing w:after="0"/>
              <w:rPr>
                <w:rFonts w:ascii="Calibri" w:hAnsi="Calibri" w:cs="Calibri"/>
                <w:color w:val="000000"/>
                <w:sz w:val="22"/>
                <w:szCs w:val="22"/>
                <w:lang w:val="en-US"/>
              </w:rPr>
            </w:pPr>
            <w:r w:rsidRPr="00A63C74">
              <w:rPr>
                <w:rFonts w:ascii="Calibri" w:hAnsi="Calibri" w:cs="Calibri"/>
                <w:color w:val="000000"/>
                <w:sz w:val="22"/>
                <w:szCs w:val="22"/>
                <w:lang w:val="en-US"/>
              </w:rPr>
              <w:t>80</w:t>
            </w:r>
            <w:r w:rsidR="00A42907">
              <w:rPr>
                <w:rFonts w:ascii="Calibri" w:hAnsi="Calibri" w:cs="Calibri"/>
                <w:color w:val="000000"/>
                <w:sz w:val="22"/>
                <w:szCs w:val="22"/>
                <w:lang w:val="en-US"/>
              </w:rPr>
              <w:t xml:space="preserve">   (Always 80)</w:t>
            </w:r>
          </w:p>
        </w:tc>
      </w:tr>
      <w:tr w:rsidR="00A63C74" w:rsidRPr="00A63C74" w:rsidTr="00C06F3E">
        <w:trPr>
          <w:trHeight w:val="298"/>
          <w:jc w:val="center"/>
        </w:trPr>
        <w:tc>
          <w:tcPr>
            <w:tcW w:w="3013" w:type="dxa"/>
            <w:tcBorders>
              <w:top w:val="nil"/>
              <w:left w:val="single" w:sz="4" w:space="0" w:color="auto"/>
              <w:bottom w:val="single" w:sz="4" w:space="0" w:color="auto"/>
              <w:right w:val="single" w:sz="4" w:space="0" w:color="auto"/>
            </w:tcBorders>
            <w:shd w:val="clear" w:color="auto" w:fill="auto"/>
            <w:noWrap/>
            <w:vAlign w:val="bottom"/>
            <w:hideMark/>
          </w:tcPr>
          <w:p w:rsidR="00A63C74" w:rsidRPr="00A63C74" w:rsidRDefault="00D549B5" w:rsidP="00A63C74">
            <w:pPr>
              <w:spacing w:after="0"/>
              <w:rPr>
                <w:rFonts w:ascii="Calibri" w:hAnsi="Calibri" w:cs="Calibri"/>
                <w:color w:val="000000"/>
                <w:sz w:val="22"/>
                <w:szCs w:val="22"/>
                <w:lang w:val="en-US"/>
              </w:rPr>
            </w:pPr>
            <w:r w:rsidRPr="00A63C74">
              <w:rPr>
                <w:rFonts w:ascii="Calibri" w:hAnsi="Calibri" w:cs="Calibri"/>
                <w:color w:val="000000"/>
                <w:sz w:val="22"/>
                <w:szCs w:val="22"/>
                <w:lang w:val="en-US"/>
              </w:rPr>
              <w:t>B</w:t>
            </w:r>
            <w:r w:rsidR="00A63C74" w:rsidRPr="00A63C74">
              <w:rPr>
                <w:rFonts w:ascii="Calibri" w:hAnsi="Calibri" w:cs="Calibri"/>
                <w:color w:val="000000"/>
                <w:sz w:val="22"/>
                <w:szCs w:val="22"/>
                <w:lang w:val="en-US"/>
              </w:rPr>
              <w:t>ankNumber</w:t>
            </w:r>
          </w:p>
        </w:tc>
        <w:tc>
          <w:tcPr>
            <w:tcW w:w="5252" w:type="dxa"/>
            <w:tcBorders>
              <w:top w:val="nil"/>
              <w:left w:val="nil"/>
              <w:bottom w:val="single" w:sz="4" w:space="0" w:color="auto"/>
              <w:right w:val="single" w:sz="4" w:space="0" w:color="auto"/>
            </w:tcBorders>
            <w:shd w:val="clear" w:color="auto" w:fill="auto"/>
            <w:noWrap/>
            <w:vAlign w:val="bottom"/>
            <w:hideMark/>
          </w:tcPr>
          <w:p w:rsidR="00A63C74" w:rsidRPr="00A63C74" w:rsidRDefault="00AB3C8C" w:rsidP="00A63C74">
            <w:pPr>
              <w:spacing w:after="0"/>
              <w:rPr>
                <w:rFonts w:ascii="Calibri" w:hAnsi="Calibri" w:cs="Calibri"/>
                <w:color w:val="000000"/>
                <w:sz w:val="22"/>
                <w:szCs w:val="22"/>
                <w:lang w:val="en-US"/>
              </w:rPr>
            </w:pPr>
            <w:r>
              <w:rPr>
                <w:rFonts w:ascii="Calibri"/>
              </w:rPr>
              <w:t xml:space="preserve"> </w:t>
            </w:r>
            <w:r w:rsidRPr="00C06F3E">
              <w:rPr>
                <w:rFonts w:ascii="Calibri" w:hAnsi="Calibri" w:cs="Calibri"/>
                <w:color w:val="000000"/>
                <w:sz w:val="22"/>
                <w:szCs w:val="22"/>
                <w:lang w:val="en-US"/>
              </w:rPr>
              <w:t>Bank # to be provided by US Bank</w:t>
            </w:r>
          </w:p>
        </w:tc>
      </w:tr>
      <w:tr w:rsidR="00A63C74" w:rsidRPr="00A63C74" w:rsidTr="00C06F3E">
        <w:trPr>
          <w:trHeight w:val="298"/>
          <w:jc w:val="center"/>
        </w:trPr>
        <w:tc>
          <w:tcPr>
            <w:tcW w:w="3013" w:type="dxa"/>
            <w:tcBorders>
              <w:top w:val="nil"/>
              <w:left w:val="single" w:sz="4" w:space="0" w:color="auto"/>
              <w:bottom w:val="single" w:sz="4" w:space="0" w:color="auto"/>
              <w:right w:val="single" w:sz="4" w:space="0" w:color="auto"/>
            </w:tcBorders>
            <w:shd w:val="clear" w:color="auto" w:fill="auto"/>
            <w:noWrap/>
            <w:vAlign w:val="bottom"/>
            <w:hideMark/>
          </w:tcPr>
          <w:p w:rsidR="00A63C74" w:rsidRPr="00A63C74" w:rsidRDefault="00A63C74" w:rsidP="00A63C74">
            <w:pPr>
              <w:spacing w:after="0"/>
              <w:rPr>
                <w:rFonts w:ascii="Calibri" w:hAnsi="Calibri" w:cs="Calibri"/>
                <w:color w:val="000000"/>
                <w:sz w:val="22"/>
                <w:szCs w:val="22"/>
                <w:lang w:val="en-US"/>
              </w:rPr>
            </w:pPr>
            <w:r w:rsidRPr="00A63C74">
              <w:rPr>
                <w:rFonts w:ascii="Calibri" w:hAnsi="Calibri" w:cs="Calibri"/>
                <w:color w:val="000000"/>
                <w:sz w:val="22"/>
                <w:szCs w:val="22"/>
                <w:lang w:val="en-US"/>
              </w:rPr>
              <w:t>productCode</w:t>
            </w:r>
          </w:p>
        </w:tc>
        <w:tc>
          <w:tcPr>
            <w:tcW w:w="5252" w:type="dxa"/>
            <w:tcBorders>
              <w:top w:val="nil"/>
              <w:left w:val="nil"/>
              <w:bottom w:val="single" w:sz="4" w:space="0" w:color="auto"/>
              <w:right w:val="single" w:sz="4" w:space="0" w:color="auto"/>
            </w:tcBorders>
            <w:shd w:val="clear" w:color="auto" w:fill="auto"/>
            <w:noWrap/>
            <w:vAlign w:val="bottom"/>
            <w:hideMark/>
          </w:tcPr>
          <w:p w:rsidR="00A63C74" w:rsidRPr="00A63C74" w:rsidRDefault="00A63C74" w:rsidP="00A63C74">
            <w:pPr>
              <w:spacing w:after="0"/>
              <w:rPr>
                <w:rFonts w:ascii="Calibri" w:hAnsi="Calibri" w:cs="Calibri"/>
                <w:color w:val="000000"/>
                <w:sz w:val="22"/>
                <w:szCs w:val="22"/>
                <w:lang w:val="en-US"/>
              </w:rPr>
            </w:pPr>
            <w:r w:rsidRPr="00A63C74">
              <w:rPr>
                <w:rFonts w:ascii="Calibri" w:hAnsi="Calibri" w:cs="Calibri"/>
                <w:color w:val="000000"/>
                <w:sz w:val="22"/>
                <w:szCs w:val="22"/>
                <w:lang w:val="en-US"/>
              </w:rPr>
              <w:t>DDA</w:t>
            </w:r>
            <w:r w:rsidR="00A42907">
              <w:rPr>
                <w:rFonts w:ascii="Calibri" w:hAnsi="Calibri" w:cs="Calibri"/>
                <w:color w:val="000000"/>
                <w:sz w:val="22"/>
                <w:szCs w:val="22"/>
                <w:lang w:val="en-US"/>
              </w:rPr>
              <w:t xml:space="preserve"> (Always DDA)</w:t>
            </w:r>
          </w:p>
        </w:tc>
      </w:tr>
      <w:tr w:rsidR="00A63C74" w:rsidRPr="00A63C74" w:rsidTr="00C06F3E">
        <w:trPr>
          <w:trHeight w:val="596"/>
          <w:jc w:val="center"/>
        </w:trPr>
        <w:tc>
          <w:tcPr>
            <w:tcW w:w="3013" w:type="dxa"/>
            <w:tcBorders>
              <w:top w:val="nil"/>
              <w:left w:val="single" w:sz="4" w:space="0" w:color="auto"/>
              <w:bottom w:val="single" w:sz="4" w:space="0" w:color="auto"/>
              <w:right w:val="single" w:sz="4" w:space="0" w:color="auto"/>
            </w:tcBorders>
            <w:shd w:val="clear" w:color="auto" w:fill="auto"/>
            <w:noWrap/>
            <w:vAlign w:val="bottom"/>
            <w:hideMark/>
          </w:tcPr>
          <w:p w:rsidR="00A63C74" w:rsidRPr="00A63C74" w:rsidRDefault="00A63C74" w:rsidP="00A63C74">
            <w:pPr>
              <w:spacing w:after="0"/>
              <w:rPr>
                <w:rFonts w:ascii="Calibri" w:hAnsi="Calibri" w:cs="Calibri"/>
                <w:color w:val="000000"/>
                <w:sz w:val="22"/>
                <w:szCs w:val="22"/>
                <w:lang w:val="en-US"/>
              </w:rPr>
            </w:pPr>
            <w:r w:rsidRPr="00A63C74">
              <w:rPr>
                <w:rFonts w:ascii="Calibri" w:hAnsi="Calibri" w:cs="Calibri"/>
                <w:color w:val="000000"/>
                <w:sz w:val="22"/>
                <w:szCs w:val="22"/>
                <w:lang w:val="en-US"/>
              </w:rPr>
              <w:t>accountNumber</w:t>
            </w:r>
          </w:p>
        </w:tc>
        <w:tc>
          <w:tcPr>
            <w:tcW w:w="5252" w:type="dxa"/>
            <w:tcBorders>
              <w:top w:val="nil"/>
              <w:left w:val="nil"/>
              <w:bottom w:val="single" w:sz="4" w:space="0" w:color="auto"/>
              <w:right w:val="single" w:sz="4" w:space="0" w:color="auto"/>
            </w:tcBorders>
            <w:shd w:val="clear" w:color="auto" w:fill="auto"/>
            <w:vAlign w:val="bottom"/>
            <w:hideMark/>
          </w:tcPr>
          <w:p w:rsidR="00A63C74" w:rsidRPr="00A63C74" w:rsidRDefault="00A63C74" w:rsidP="00A63C74">
            <w:pPr>
              <w:spacing w:after="0"/>
              <w:rPr>
                <w:rFonts w:ascii="Calibri" w:hAnsi="Calibri" w:cs="Calibri"/>
                <w:color w:val="000000"/>
                <w:sz w:val="22"/>
                <w:szCs w:val="22"/>
                <w:lang w:val="en-US"/>
              </w:rPr>
            </w:pPr>
            <w:r w:rsidRPr="00A63C74">
              <w:rPr>
                <w:rFonts w:ascii="Calibri" w:hAnsi="Calibri" w:cs="Calibri"/>
                <w:color w:val="000000"/>
                <w:sz w:val="22"/>
                <w:szCs w:val="22"/>
                <w:lang w:val="en-US"/>
              </w:rPr>
              <w:t>Client Account Number</w:t>
            </w:r>
            <w:r w:rsidR="00A42907">
              <w:rPr>
                <w:rFonts w:ascii="Calibri" w:hAnsi="Calibri" w:cs="Calibri"/>
                <w:color w:val="000000"/>
                <w:sz w:val="22"/>
                <w:szCs w:val="22"/>
                <w:lang w:val="en-US"/>
              </w:rPr>
              <w:t xml:space="preserve"> ( Provided at on-boarding)</w:t>
            </w:r>
          </w:p>
        </w:tc>
      </w:tr>
      <w:tr w:rsidR="00A63C74" w:rsidRPr="00A63C74" w:rsidTr="00C06F3E">
        <w:trPr>
          <w:trHeight w:val="298"/>
          <w:jc w:val="center"/>
        </w:trPr>
        <w:tc>
          <w:tcPr>
            <w:tcW w:w="3013" w:type="dxa"/>
            <w:tcBorders>
              <w:top w:val="nil"/>
              <w:left w:val="single" w:sz="4" w:space="0" w:color="auto"/>
              <w:bottom w:val="single" w:sz="4" w:space="0" w:color="auto"/>
              <w:right w:val="single" w:sz="4" w:space="0" w:color="auto"/>
            </w:tcBorders>
            <w:shd w:val="clear" w:color="auto" w:fill="auto"/>
            <w:noWrap/>
            <w:vAlign w:val="bottom"/>
            <w:hideMark/>
          </w:tcPr>
          <w:p w:rsidR="00A63C74" w:rsidRPr="00A63C74" w:rsidRDefault="00A63C74" w:rsidP="00A63C74">
            <w:pPr>
              <w:spacing w:after="0"/>
              <w:rPr>
                <w:rFonts w:ascii="Calibri" w:hAnsi="Calibri" w:cs="Calibri"/>
                <w:color w:val="000000"/>
                <w:sz w:val="22"/>
                <w:szCs w:val="22"/>
                <w:lang w:val="en-US"/>
              </w:rPr>
            </w:pPr>
            <w:r w:rsidRPr="00A63C74">
              <w:rPr>
                <w:rFonts w:ascii="Calibri" w:hAnsi="Calibri" w:cs="Calibri"/>
                <w:color w:val="000000"/>
                <w:sz w:val="22"/>
                <w:szCs w:val="22"/>
                <w:lang w:val="en-US"/>
              </w:rPr>
              <w:t>Date</w:t>
            </w:r>
          </w:p>
        </w:tc>
        <w:tc>
          <w:tcPr>
            <w:tcW w:w="5252" w:type="dxa"/>
            <w:tcBorders>
              <w:top w:val="nil"/>
              <w:left w:val="nil"/>
              <w:bottom w:val="single" w:sz="4" w:space="0" w:color="auto"/>
              <w:right w:val="single" w:sz="4" w:space="0" w:color="auto"/>
            </w:tcBorders>
            <w:shd w:val="clear" w:color="auto" w:fill="auto"/>
            <w:noWrap/>
            <w:vAlign w:val="bottom"/>
            <w:hideMark/>
          </w:tcPr>
          <w:p w:rsidR="00A63C74" w:rsidRPr="00A63C74" w:rsidRDefault="00AB3C8C" w:rsidP="00A63C74">
            <w:pPr>
              <w:spacing w:after="0"/>
              <w:rPr>
                <w:rFonts w:ascii="Calibri" w:hAnsi="Calibri" w:cs="Calibri"/>
                <w:color w:val="000000"/>
                <w:sz w:val="22"/>
                <w:szCs w:val="22"/>
                <w:lang w:val="en-US"/>
              </w:rPr>
            </w:pPr>
            <w:r w:rsidRPr="00C06F3E">
              <w:rPr>
                <w:rFonts w:ascii="Calibri" w:hAnsi="Calibri" w:cs="Calibri"/>
                <w:color w:val="000000"/>
                <w:sz w:val="22"/>
                <w:szCs w:val="22"/>
                <w:lang w:val="en-US"/>
              </w:rPr>
              <w:t>YYYMMDD (first digit is the century, which is 1)  Use the analysis month, not the current month the file is sent.  E.g., for October activity that is emailed on the 2nd business day of November, the date would be 1181001).</w:t>
            </w:r>
          </w:p>
        </w:tc>
      </w:tr>
      <w:tr w:rsidR="00A63C74" w:rsidRPr="00A63C74" w:rsidTr="00C06F3E">
        <w:trPr>
          <w:trHeight w:val="298"/>
          <w:jc w:val="center"/>
        </w:trPr>
        <w:tc>
          <w:tcPr>
            <w:tcW w:w="3013" w:type="dxa"/>
            <w:tcBorders>
              <w:top w:val="nil"/>
              <w:left w:val="single" w:sz="4" w:space="0" w:color="auto"/>
              <w:bottom w:val="single" w:sz="4" w:space="0" w:color="auto"/>
              <w:right w:val="single" w:sz="4" w:space="0" w:color="auto"/>
            </w:tcBorders>
            <w:shd w:val="clear" w:color="auto" w:fill="auto"/>
            <w:noWrap/>
            <w:vAlign w:val="bottom"/>
            <w:hideMark/>
          </w:tcPr>
          <w:p w:rsidR="00A63C74" w:rsidRPr="00A63C74" w:rsidRDefault="00A63C74" w:rsidP="00A63C74">
            <w:pPr>
              <w:spacing w:after="0"/>
              <w:rPr>
                <w:rFonts w:ascii="Calibri" w:hAnsi="Calibri" w:cs="Calibri"/>
                <w:color w:val="000000"/>
                <w:sz w:val="22"/>
                <w:szCs w:val="22"/>
                <w:lang w:val="en-US"/>
              </w:rPr>
            </w:pPr>
            <w:r w:rsidRPr="00A63C74">
              <w:rPr>
                <w:rFonts w:ascii="Calibri" w:hAnsi="Calibri" w:cs="Calibri"/>
                <w:color w:val="000000"/>
                <w:sz w:val="22"/>
                <w:szCs w:val="22"/>
                <w:lang w:val="en-US"/>
              </w:rPr>
              <w:t>elementId</w:t>
            </w:r>
          </w:p>
        </w:tc>
        <w:tc>
          <w:tcPr>
            <w:tcW w:w="5252" w:type="dxa"/>
            <w:tcBorders>
              <w:top w:val="nil"/>
              <w:left w:val="nil"/>
              <w:bottom w:val="single" w:sz="4" w:space="0" w:color="auto"/>
              <w:right w:val="single" w:sz="4" w:space="0" w:color="auto"/>
            </w:tcBorders>
            <w:shd w:val="clear" w:color="auto" w:fill="auto"/>
            <w:hideMark/>
          </w:tcPr>
          <w:p w:rsidR="00A63C74" w:rsidRPr="00A63C74" w:rsidRDefault="00A63C74" w:rsidP="00A63C74">
            <w:pPr>
              <w:spacing w:after="0"/>
              <w:rPr>
                <w:rFonts w:ascii="Tahoma" w:hAnsi="Tahoma" w:cs="Tahoma"/>
                <w:color w:val="000000"/>
                <w:lang w:val="en-US"/>
              </w:rPr>
            </w:pPr>
            <w:r w:rsidRPr="00A63C74">
              <w:rPr>
                <w:rFonts w:ascii="Tahoma" w:hAnsi="Tahoma" w:cs="Tahoma"/>
                <w:color w:val="000000"/>
                <w:lang w:val="en-US"/>
              </w:rPr>
              <w:t>Codes of activities</w:t>
            </w:r>
            <w:r w:rsidR="00F52145">
              <w:rPr>
                <w:rFonts w:ascii="Tahoma" w:hAnsi="Tahoma" w:cs="Tahoma"/>
                <w:color w:val="000000"/>
                <w:lang w:val="en-US"/>
              </w:rPr>
              <w:t>(See Table Below)</w:t>
            </w:r>
          </w:p>
        </w:tc>
      </w:tr>
      <w:tr w:rsidR="00A63C74" w:rsidRPr="00A63C74" w:rsidTr="00C06F3E">
        <w:trPr>
          <w:trHeight w:val="298"/>
          <w:jc w:val="center"/>
        </w:trPr>
        <w:tc>
          <w:tcPr>
            <w:tcW w:w="3013" w:type="dxa"/>
            <w:tcBorders>
              <w:top w:val="nil"/>
              <w:left w:val="single" w:sz="4" w:space="0" w:color="auto"/>
              <w:bottom w:val="single" w:sz="4" w:space="0" w:color="auto"/>
              <w:right w:val="single" w:sz="4" w:space="0" w:color="auto"/>
            </w:tcBorders>
            <w:shd w:val="clear" w:color="auto" w:fill="auto"/>
            <w:noWrap/>
            <w:vAlign w:val="bottom"/>
            <w:hideMark/>
          </w:tcPr>
          <w:p w:rsidR="00A63C74" w:rsidRPr="00A63C74" w:rsidRDefault="00A63C74" w:rsidP="00A63C74">
            <w:pPr>
              <w:spacing w:after="0"/>
              <w:rPr>
                <w:rFonts w:ascii="Calibri" w:hAnsi="Calibri" w:cs="Calibri"/>
                <w:color w:val="000000"/>
                <w:sz w:val="22"/>
                <w:szCs w:val="22"/>
                <w:lang w:val="en-US"/>
              </w:rPr>
            </w:pPr>
            <w:r w:rsidRPr="00A63C74">
              <w:rPr>
                <w:rFonts w:ascii="Calibri" w:hAnsi="Calibri" w:cs="Calibri"/>
                <w:color w:val="000000"/>
                <w:sz w:val="22"/>
                <w:szCs w:val="22"/>
                <w:lang w:val="en-US"/>
              </w:rPr>
              <w:t>tranType</w:t>
            </w:r>
          </w:p>
        </w:tc>
        <w:tc>
          <w:tcPr>
            <w:tcW w:w="5252" w:type="dxa"/>
            <w:tcBorders>
              <w:top w:val="nil"/>
              <w:left w:val="nil"/>
              <w:bottom w:val="single" w:sz="4" w:space="0" w:color="auto"/>
              <w:right w:val="single" w:sz="4" w:space="0" w:color="auto"/>
            </w:tcBorders>
            <w:shd w:val="clear" w:color="auto" w:fill="auto"/>
            <w:noWrap/>
            <w:vAlign w:val="bottom"/>
            <w:hideMark/>
          </w:tcPr>
          <w:p w:rsidR="00A63C74" w:rsidRPr="00A63C74" w:rsidRDefault="00A63C74" w:rsidP="00A63C74">
            <w:pPr>
              <w:spacing w:after="0"/>
              <w:rPr>
                <w:rFonts w:ascii="Calibri" w:hAnsi="Calibri" w:cs="Calibri"/>
                <w:color w:val="000000"/>
                <w:sz w:val="22"/>
                <w:szCs w:val="22"/>
                <w:lang w:val="en-US"/>
              </w:rPr>
            </w:pPr>
            <w:r w:rsidRPr="00A63C74">
              <w:rPr>
                <w:rFonts w:ascii="Calibri" w:hAnsi="Calibri" w:cs="Calibri"/>
                <w:color w:val="000000"/>
                <w:sz w:val="22"/>
                <w:szCs w:val="22"/>
                <w:lang w:val="en-US"/>
              </w:rPr>
              <w:t>N</w:t>
            </w:r>
            <w:r w:rsidR="00A42907">
              <w:rPr>
                <w:rFonts w:ascii="Calibri" w:hAnsi="Calibri" w:cs="Calibri"/>
                <w:color w:val="000000"/>
                <w:sz w:val="22"/>
                <w:szCs w:val="22"/>
                <w:lang w:val="en-US"/>
              </w:rPr>
              <w:t xml:space="preserve">  (Always N)</w:t>
            </w:r>
          </w:p>
        </w:tc>
      </w:tr>
      <w:tr w:rsidR="00A63C74" w:rsidRPr="00A63C74" w:rsidTr="00C06F3E">
        <w:trPr>
          <w:trHeight w:val="298"/>
          <w:jc w:val="center"/>
        </w:trPr>
        <w:tc>
          <w:tcPr>
            <w:tcW w:w="3013" w:type="dxa"/>
            <w:tcBorders>
              <w:top w:val="nil"/>
              <w:left w:val="single" w:sz="4" w:space="0" w:color="auto"/>
              <w:bottom w:val="single" w:sz="4" w:space="0" w:color="auto"/>
              <w:right w:val="single" w:sz="4" w:space="0" w:color="auto"/>
            </w:tcBorders>
            <w:shd w:val="clear" w:color="auto" w:fill="auto"/>
            <w:noWrap/>
            <w:vAlign w:val="bottom"/>
            <w:hideMark/>
          </w:tcPr>
          <w:p w:rsidR="00A63C74" w:rsidRPr="00A63C74" w:rsidRDefault="00A63C74" w:rsidP="00A63C74">
            <w:pPr>
              <w:spacing w:after="0"/>
              <w:rPr>
                <w:rFonts w:ascii="Calibri" w:hAnsi="Calibri" w:cs="Calibri"/>
                <w:color w:val="000000"/>
                <w:sz w:val="22"/>
                <w:szCs w:val="22"/>
                <w:lang w:val="en-US"/>
              </w:rPr>
            </w:pPr>
            <w:r w:rsidRPr="00A63C74">
              <w:rPr>
                <w:rFonts w:ascii="Calibri" w:hAnsi="Calibri" w:cs="Calibri"/>
                <w:color w:val="000000"/>
                <w:sz w:val="22"/>
                <w:szCs w:val="22"/>
                <w:lang w:val="en-US"/>
              </w:rPr>
              <w:t>Method</w:t>
            </w:r>
          </w:p>
        </w:tc>
        <w:tc>
          <w:tcPr>
            <w:tcW w:w="5252" w:type="dxa"/>
            <w:tcBorders>
              <w:top w:val="nil"/>
              <w:left w:val="nil"/>
              <w:bottom w:val="single" w:sz="4" w:space="0" w:color="auto"/>
              <w:right w:val="single" w:sz="4" w:space="0" w:color="auto"/>
            </w:tcBorders>
            <w:shd w:val="clear" w:color="auto" w:fill="auto"/>
            <w:noWrap/>
            <w:vAlign w:val="bottom"/>
            <w:hideMark/>
          </w:tcPr>
          <w:p w:rsidR="00A63C74" w:rsidRPr="00A63C74" w:rsidRDefault="00A63C74" w:rsidP="00A63C74">
            <w:pPr>
              <w:spacing w:after="0"/>
              <w:rPr>
                <w:rFonts w:ascii="Calibri" w:hAnsi="Calibri" w:cs="Calibri"/>
                <w:color w:val="000000"/>
                <w:sz w:val="22"/>
                <w:szCs w:val="22"/>
                <w:lang w:val="en-US"/>
              </w:rPr>
            </w:pPr>
            <w:r w:rsidRPr="00A63C74">
              <w:rPr>
                <w:rFonts w:ascii="Calibri" w:hAnsi="Calibri" w:cs="Calibri"/>
                <w:color w:val="000000"/>
                <w:sz w:val="22"/>
                <w:szCs w:val="22"/>
                <w:lang w:val="en-US"/>
              </w:rPr>
              <w:t>I</w:t>
            </w:r>
            <w:r w:rsidR="00A42907">
              <w:rPr>
                <w:rFonts w:ascii="Calibri" w:hAnsi="Calibri" w:cs="Calibri"/>
                <w:color w:val="000000"/>
                <w:sz w:val="22"/>
                <w:szCs w:val="22"/>
                <w:lang w:val="en-US"/>
              </w:rPr>
              <w:t xml:space="preserve">   (Always I)</w:t>
            </w:r>
          </w:p>
        </w:tc>
      </w:tr>
      <w:tr w:rsidR="00A63C74" w:rsidRPr="00A63C74" w:rsidTr="00C06F3E">
        <w:trPr>
          <w:trHeight w:val="298"/>
          <w:jc w:val="center"/>
        </w:trPr>
        <w:tc>
          <w:tcPr>
            <w:tcW w:w="3013" w:type="dxa"/>
            <w:tcBorders>
              <w:top w:val="nil"/>
              <w:left w:val="single" w:sz="4" w:space="0" w:color="auto"/>
              <w:bottom w:val="single" w:sz="4" w:space="0" w:color="auto"/>
              <w:right w:val="single" w:sz="4" w:space="0" w:color="auto"/>
            </w:tcBorders>
            <w:shd w:val="clear" w:color="auto" w:fill="auto"/>
            <w:noWrap/>
            <w:vAlign w:val="bottom"/>
            <w:hideMark/>
          </w:tcPr>
          <w:p w:rsidR="00A63C74" w:rsidRPr="00A63C74" w:rsidRDefault="00A63C74" w:rsidP="00A63C74">
            <w:pPr>
              <w:spacing w:after="0"/>
              <w:rPr>
                <w:rFonts w:ascii="Calibri" w:hAnsi="Calibri" w:cs="Calibri"/>
                <w:color w:val="FF0000"/>
                <w:sz w:val="22"/>
                <w:szCs w:val="22"/>
                <w:lang w:val="en-US"/>
              </w:rPr>
            </w:pPr>
            <w:r w:rsidRPr="00A63C74">
              <w:rPr>
                <w:rFonts w:ascii="Calibri" w:hAnsi="Calibri" w:cs="Calibri"/>
                <w:color w:val="FF0000"/>
                <w:sz w:val="22"/>
                <w:szCs w:val="22"/>
                <w:lang w:val="en-US"/>
              </w:rPr>
              <w:t>Count</w:t>
            </w:r>
          </w:p>
        </w:tc>
        <w:tc>
          <w:tcPr>
            <w:tcW w:w="5252" w:type="dxa"/>
            <w:tcBorders>
              <w:top w:val="nil"/>
              <w:left w:val="nil"/>
              <w:bottom w:val="single" w:sz="4" w:space="0" w:color="auto"/>
              <w:right w:val="single" w:sz="4" w:space="0" w:color="auto"/>
            </w:tcBorders>
            <w:shd w:val="clear" w:color="auto" w:fill="auto"/>
            <w:noWrap/>
            <w:vAlign w:val="bottom"/>
            <w:hideMark/>
          </w:tcPr>
          <w:p w:rsidR="00A63C74" w:rsidRPr="00A63C74" w:rsidRDefault="00A42907" w:rsidP="00A63C74">
            <w:pPr>
              <w:spacing w:after="0"/>
              <w:rPr>
                <w:rFonts w:ascii="Calibri" w:hAnsi="Calibri" w:cs="Calibri"/>
                <w:color w:val="000000"/>
                <w:sz w:val="22"/>
                <w:szCs w:val="22"/>
                <w:lang w:val="en-US"/>
              </w:rPr>
            </w:pPr>
            <w:r>
              <w:rPr>
                <w:rFonts w:ascii="Calibri" w:hAnsi="Calibri" w:cs="Calibri"/>
                <w:color w:val="000000"/>
                <w:sz w:val="22"/>
                <w:szCs w:val="22"/>
                <w:lang w:val="en-US"/>
              </w:rPr>
              <w:t>(</w:t>
            </w:r>
            <w:r w:rsidRPr="00A42907">
              <w:rPr>
                <w:rFonts w:ascii="Calibri" w:hAnsi="Calibri" w:cs="Calibri"/>
                <w:color w:val="000000"/>
                <w:sz w:val="22"/>
                <w:szCs w:val="22"/>
                <w:lang w:val="en-US"/>
              </w:rPr>
              <w:t>The count of this type of transaction for this payer</w:t>
            </w:r>
            <w:r>
              <w:rPr>
                <w:rFonts w:ascii="Calibri" w:hAnsi="Calibri" w:cs="Calibri"/>
                <w:color w:val="000000"/>
                <w:sz w:val="22"/>
                <w:szCs w:val="22"/>
                <w:lang w:val="en-US"/>
              </w:rPr>
              <w:t>)</w:t>
            </w:r>
          </w:p>
        </w:tc>
      </w:tr>
      <w:tr w:rsidR="00A63C74" w:rsidRPr="00A63C74" w:rsidTr="00C06F3E">
        <w:trPr>
          <w:trHeight w:val="298"/>
          <w:jc w:val="center"/>
        </w:trPr>
        <w:tc>
          <w:tcPr>
            <w:tcW w:w="3013" w:type="dxa"/>
            <w:tcBorders>
              <w:top w:val="nil"/>
              <w:left w:val="single" w:sz="4" w:space="0" w:color="auto"/>
              <w:bottom w:val="single" w:sz="4" w:space="0" w:color="auto"/>
              <w:right w:val="single" w:sz="4" w:space="0" w:color="auto"/>
            </w:tcBorders>
            <w:shd w:val="clear" w:color="auto" w:fill="auto"/>
            <w:noWrap/>
            <w:vAlign w:val="bottom"/>
            <w:hideMark/>
          </w:tcPr>
          <w:p w:rsidR="00A63C74" w:rsidRPr="00A63C74" w:rsidRDefault="00A63C74" w:rsidP="00A63C74">
            <w:pPr>
              <w:spacing w:after="0"/>
              <w:rPr>
                <w:rFonts w:ascii="Calibri" w:hAnsi="Calibri" w:cs="Calibri"/>
                <w:color w:val="000000"/>
                <w:sz w:val="22"/>
                <w:szCs w:val="22"/>
                <w:lang w:val="en-US"/>
              </w:rPr>
            </w:pPr>
            <w:r w:rsidRPr="00A63C74">
              <w:rPr>
                <w:rFonts w:ascii="Calibri" w:hAnsi="Calibri" w:cs="Calibri"/>
                <w:color w:val="000000"/>
                <w:sz w:val="22"/>
                <w:szCs w:val="22"/>
                <w:lang w:val="en-US"/>
              </w:rPr>
              <w:t>Provider Source</w:t>
            </w:r>
          </w:p>
        </w:tc>
        <w:tc>
          <w:tcPr>
            <w:tcW w:w="5252" w:type="dxa"/>
            <w:tcBorders>
              <w:top w:val="nil"/>
              <w:left w:val="nil"/>
              <w:bottom w:val="single" w:sz="4" w:space="0" w:color="auto"/>
              <w:right w:val="single" w:sz="4" w:space="0" w:color="auto"/>
            </w:tcBorders>
            <w:shd w:val="clear" w:color="auto" w:fill="auto"/>
            <w:noWrap/>
            <w:vAlign w:val="bottom"/>
            <w:hideMark/>
          </w:tcPr>
          <w:p w:rsidR="00A63C74" w:rsidRPr="00A63C74" w:rsidRDefault="00AB3C8C" w:rsidP="00A63C74">
            <w:pPr>
              <w:spacing w:after="0"/>
              <w:rPr>
                <w:rFonts w:ascii="Calibri" w:hAnsi="Calibri" w:cs="Calibri"/>
                <w:color w:val="000000"/>
                <w:sz w:val="22"/>
                <w:szCs w:val="22"/>
                <w:lang w:val="en-US"/>
              </w:rPr>
            </w:pPr>
            <w:r>
              <w:rPr>
                <w:rFonts w:ascii="Calibri" w:hAnsi="Calibri" w:cs="Calibri"/>
                <w:color w:val="000000"/>
                <w:sz w:val="22"/>
                <w:szCs w:val="22"/>
                <w:lang w:val="en-US"/>
              </w:rPr>
              <w:t>NCDO</w:t>
            </w:r>
          </w:p>
        </w:tc>
      </w:tr>
      <w:tr w:rsidR="00A63C74" w:rsidRPr="00A63C74" w:rsidTr="00C06F3E">
        <w:trPr>
          <w:trHeight w:val="298"/>
          <w:jc w:val="center"/>
        </w:trPr>
        <w:tc>
          <w:tcPr>
            <w:tcW w:w="3013" w:type="dxa"/>
            <w:tcBorders>
              <w:top w:val="nil"/>
              <w:left w:val="single" w:sz="4" w:space="0" w:color="auto"/>
              <w:bottom w:val="single" w:sz="4" w:space="0" w:color="auto"/>
              <w:right w:val="single" w:sz="4" w:space="0" w:color="auto"/>
            </w:tcBorders>
            <w:shd w:val="clear" w:color="auto" w:fill="auto"/>
            <w:noWrap/>
            <w:vAlign w:val="bottom"/>
            <w:hideMark/>
          </w:tcPr>
          <w:p w:rsidR="00A63C74" w:rsidRPr="00A63C74" w:rsidRDefault="00A63C74" w:rsidP="00A63C74">
            <w:pPr>
              <w:spacing w:after="0"/>
              <w:rPr>
                <w:rFonts w:ascii="Calibri" w:hAnsi="Calibri" w:cs="Calibri"/>
                <w:color w:val="FF0000"/>
                <w:sz w:val="22"/>
                <w:szCs w:val="22"/>
                <w:lang w:val="en-US"/>
              </w:rPr>
            </w:pPr>
            <w:r w:rsidRPr="00A63C74">
              <w:rPr>
                <w:rFonts w:ascii="Calibri" w:hAnsi="Calibri" w:cs="Calibri"/>
                <w:color w:val="FF0000"/>
                <w:sz w:val="22"/>
                <w:szCs w:val="22"/>
                <w:lang w:val="en-US"/>
              </w:rPr>
              <w:t>Operator Id</w:t>
            </w:r>
          </w:p>
        </w:tc>
        <w:tc>
          <w:tcPr>
            <w:tcW w:w="5252" w:type="dxa"/>
            <w:tcBorders>
              <w:top w:val="nil"/>
              <w:left w:val="nil"/>
              <w:bottom w:val="single" w:sz="4" w:space="0" w:color="auto"/>
              <w:right w:val="single" w:sz="4" w:space="0" w:color="auto"/>
            </w:tcBorders>
            <w:shd w:val="clear" w:color="auto" w:fill="auto"/>
            <w:noWrap/>
            <w:vAlign w:val="bottom"/>
            <w:hideMark/>
          </w:tcPr>
          <w:p w:rsidR="00A63C74" w:rsidRPr="00A63C74" w:rsidRDefault="00A42907" w:rsidP="00A63C74">
            <w:pPr>
              <w:spacing w:after="0"/>
              <w:rPr>
                <w:rFonts w:ascii="Calibri" w:hAnsi="Calibri" w:cs="Calibri"/>
                <w:color w:val="000000"/>
                <w:sz w:val="22"/>
                <w:szCs w:val="22"/>
                <w:lang w:val="en-US"/>
              </w:rPr>
            </w:pPr>
            <w:r w:rsidRPr="00A63C74">
              <w:rPr>
                <w:rFonts w:ascii="Calibri" w:hAnsi="Calibri" w:cs="Calibri"/>
                <w:color w:val="000000"/>
                <w:sz w:val="22"/>
                <w:szCs w:val="22"/>
                <w:lang w:val="en-US"/>
              </w:rPr>
              <w:t>J</w:t>
            </w:r>
            <w:r w:rsidR="00A63C74" w:rsidRPr="00A63C74">
              <w:rPr>
                <w:rFonts w:ascii="Calibri" w:hAnsi="Calibri" w:cs="Calibri"/>
                <w:color w:val="000000"/>
                <w:sz w:val="22"/>
                <w:szCs w:val="22"/>
                <w:lang w:val="en-US"/>
              </w:rPr>
              <w:t>vmastb</w:t>
            </w:r>
            <w:r w:rsidR="00AB3C8C">
              <w:rPr>
                <w:rFonts w:ascii="Calibri" w:hAnsi="Calibri" w:cs="Calibri"/>
                <w:color w:val="000000"/>
                <w:sz w:val="22"/>
                <w:szCs w:val="22"/>
                <w:lang w:val="en-US"/>
              </w:rPr>
              <w:t xml:space="preserve"> (configurable)</w:t>
            </w:r>
          </w:p>
        </w:tc>
      </w:tr>
    </w:tbl>
    <w:p w:rsidR="00A63C74" w:rsidRDefault="00A63C74" w:rsidP="0010063F"/>
    <w:p w:rsidR="0010063F" w:rsidRDefault="00F52145" w:rsidP="0010063F">
      <w:r>
        <w:t>Element ID</w:t>
      </w:r>
    </w:p>
    <w:tbl>
      <w:tblPr>
        <w:tblW w:w="9440" w:type="dxa"/>
        <w:tblCellMar>
          <w:left w:w="0" w:type="dxa"/>
          <w:right w:w="0" w:type="dxa"/>
        </w:tblCellMar>
        <w:tblLook w:val="04A0" w:firstRow="1" w:lastRow="0" w:firstColumn="1" w:lastColumn="0" w:noHBand="0" w:noVBand="1"/>
      </w:tblPr>
      <w:tblGrid>
        <w:gridCol w:w="1195"/>
        <w:gridCol w:w="2300"/>
        <w:gridCol w:w="1417"/>
        <w:gridCol w:w="4528"/>
      </w:tblGrid>
      <w:tr w:rsidR="00F52145" w:rsidTr="00C06F3E">
        <w:trPr>
          <w:trHeight w:val="290"/>
        </w:trPr>
        <w:tc>
          <w:tcPr>
            <w:tcW w:w="1160" w:type="dxa"/>
            <w:tcBorders>
              <w:top w:val="single" w:sz="8" w:space="0" w:color="auto"/>
              <w:left w:val="single" w:sz="8" w:space="0" w:color="auto"/>
              <w:bottom w:val="single" w:sz="8" w:space="0" w:color="auto"/>
              <w:right w:val="single" w:sz="8" w:space="0" w:color="auto"/>
            </w:tcBorders>
            <w:shd w:val="clear" w:color="auto" w:fill="000000" w:themeFill="text1"/>
            <w:noWrap/>
            <w:tcMar>
              <w:top w:w="0" w:type="dxa"/>
              <w:left w:w="108" w:type="dxa"/>
              <w:bottom w:w="0" w:type="dxa"/>
              <w:right w:w="108" w:type="dxa"/>
            </w:tcMar>
            <w:vAlign w:val="bottom"/>
            <w:hideMark/>
          </w:tcPr>
          <w:p w:rsidR="00F52145" w:rsidRPr="00C06F3E" w:rsidRDefault="00F52145" w:rsidP="00C06F3E">
            <w:pPr>
              <w:pStyle w:val="TableHeader"/>
              <w:rPr>
                <w:b w:val="0"/>
                <w:color w:val="FFFFFF" w:themeColor="background1"/>
              </w:rPr>
            </w:pPr>
            <w:r w:rsidRPr="00C06F3E">
              <w:rPr>
                <w:color w:val="FFFFFF" w:themeColor="background1"/>
              </w:rPr>
              <w:lastRenderedPageBreak/>
              <w:t>Element ID</w:t>
            </w:r>
          </w:p>
        </w:tc>
        <w:tc>
          <w:tcPr>
            <w:tcW w:w="2300" w:type="dxa"/>
            <w:tcBorders>
              <w:top w:val="single" w:sz="8" w:space="0" w:color="auto"/>
              <w:left w:val="nil"/>
              <w:bottom w:val="single" w:sz="8" w:space="0" w:color="auto"/>
              <w:right w:val="single" w:sz="8" w:space="0" w:color="auto"/>
            </w:tcBorders>
            <w:shd w:val="clear" w:color="auto" w:fill="000000" w:themeFill="text1"/>
            <w:noWrap/>
            <w:tcMar>
              <w:top w:w="0" w:type="dxa"/>
              <w:left w:w="108" w:type="dxa"/>
              <w:bottom w:w="0" w:type="dxa"/>
              <w:right w:w="108" w:type="dxa"/>
            </w:tcMar>
            <w:vAlign w:val="bottom"/>
            <w:hideMark/>
          </w:tcPr>
          <w:p w:rsidR="00F52145" w:rsidRPr="00C06F3E" w:rsidRDefault="00F52145" w:rsidP="00C06F3E">
            <w:pPr>
              <w:pStyle w:val="TableHeader"/>
              <w:rPr>
                <w:b w:val="0"/>
                <w:color w:val="FFFFFF" w:themeColor="background1"/>
              </w:rPr>
            </w:pPr>
            <w:r w:rsidRPr="00C06F3E">
              <w:rPr>
                <w:color w:val="FFFFFF" w:themeColor="background1"/>
              </w:rPr>
              <w:t>Description</w:t>
            </w:r>
          </w:p>
        </w:tc>
        <w:tc>
          <w:tcPr>
            <w:tcW w:w="1380" w:type="dxa"/>
            <w:tcBorders>
              <w:top w:val="single" w:sz="8" w:space="0" w:color="auto"/>
              <w:left w:val="nil"/>
              <w:bottom w:val="single" w:sz="8" w:space="0" w:color="auto"/>
              <w:right w:val="single" w:sz="8" w:space="0" w:color="auto"/>
            </w:tcBorders>
            <w:shd w:val="clear" w:color="auto" w:fill="000000" w:themeFill="text1"/>
            <w:noWrap/>
            <w:tcMar>
              <w:top w:w="0" w:type="dxa"/>
              <w:left w:w="108" w:type="dxa"/>
              <w:bottom w:w="0" w:type="dxa"/>
              <w:right w:w="108" w:type="dxa"/>
            </w:tcMar>
            <w:vAlign w:val="bottom"/>
            <w:hideMark/>
          </w:tcPr>
          <w:p w:rsidR="00F52145" w:rsidRPr="00C06F3E" w:rsidRDefault="00F52145" w:rsidP="00C06F3E">
            <w:pPr>
              <w:pStyle w:val="TableHeader"/>
              <w:rPr>
                <w:b w:val="0"/>
                <w:color w:val="FFFFFF" w:themeColor="background1"/>
              </w:rPr>
            </w:pPr>
            <w:r w:rsidRPr="00C06F3E">
              <w:rPr>
                <w:color w:val="FFFFFF" w:themeColor="background1"/>
              </w:rPr>
              <w:t>Type</w:t>
            </w:r>
          </w:p>
        </w:tc>
        <w:tc>
          <w:tcPr>
            <w:tcW w:w="4600" w:type="dxa"/>
            <w:tcBorders>
              <w:top w:val="single" w:sz="8" w:space="0" w:color="auto"/>
              <w:left w:val="nil"/>
              <w:bottom w:val="single" w:sz="8" w:space="0" w:color="auto"/>
              <w:right w:val="single" w:sz="8" w:space="0" w:color="auto"/>
            </w:tcBorders>
            <w:shd w:val="clear" w:color="auto" w:fill="000000" w:themeFill="text1"/>
            <w:tcMar>
              <w:top w:w="0" w:type="dxa"/>
              <w:left w:w="108" w:type="dxa"/>
              <w:bottom w:w="0" w:type="dxa"/>
              <w:right w:w="108" w:type="dxa"/>
            </w:tcMar>
            <w:vAlign w:val="bottom"/>
            <w:hideMark/>
          </w:tcPr>
          <w:p w:rsidR="00F52145" w:rsidRPr="00C06F3E" w:rsidRDefault="00F52145" w:rsidP="00C06F3E">
            <w:pPr>
              <w:pStyle w:val="TableHeader"/>
              <w:rPr>
                <w:b w:val="0"/>
                <w:color w:val="FFFFFF" w:themeColor="background1"/>
              </w:rPr>
            </w:pPr>
            <w:r w:rsidRPr="00C06F3E">
              <w:rPr>
                <w:color w:val="FFFFFF" w:themeColor="background1"/>
              </w:rPr>
              <w:t>Methodology</w:t>
            </w:r>
          </w:p>
        </w:tc>
      </w:tr>
      <w:tr w:rsidR="00F52145" w:rsidTr="00F52145">
        <w:trPr>
          <w:trHeight w:val="580"/>
        </w:trPr>
        <w:tc>
          <w:tcPr>
            <w:tcW w:w="11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F52145" w:rsidRDefault="00A42907">
            <w:pPr>
              <w:rPr>
                <w:color w:val="000000"/>
              </w:rPr>
            </w:pPr>
            <w:r w:rsidRPr="00A42907">
              <w:rPr>
                <w:color w:val="000000"/>
              </w:rPr>
              <w:t>DDA30106</w:t>
            </w:r>
          </w:p>
        </w:tc>
        <w:tc>
          <w:tcPr>
            <w:tcW w:w="23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F52145" w:rsidRDefault="00F52145">
            <w:pPr>
              <w:rPr>
                <w:color w:val="000000"/>
              </w:rPr>
            </w:pPr>
            <w:r>
              <w:rPr>
                <w:color w:val="000000"/>
              </w:rPr>
              <w:t>Set up</w:t>
            </w:r>
          </w:p>
        </w:tc>
        <w:tc>
          <w:tcPr>
            <w:tcW w:w="138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F52145" w:rsidRDefault="00F52145">
            <w:pPr>
              <w:rPr>
                <w:color w:val="000000"/>
              </w:rPr>
            </w:pPr>
            <w:r>
              <w:rPr>
                <w:color w:val="000000"/>
              </w:rPr>
              <w:t>One time</w:t>
            </w:r>
          </w:p>
        </w:tc>
        <w:tc>
          <w:tcPr>
            <w:tcW w:w="460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rsidR="00F52145" w:rsidRDefault="00F52145">
            <w:pPr>
              <w:rPr>
                <w:color w:val="000000"/>
              </w:rPr>
            </w:pPr>
            <w:r>
              <w:rPr>
                <w:color w:val="000000"/>
              </w:rPr>
              <w:t>per new client set up/added to the portal in the billing period</w:t>
            </w:r>
          </w:p>
        </w:tc>
      </w:tr>
      <w:tr w:rsidR="00F52145" w:rsidTr="00F52145">
        <w:trPr>
          <w:trHeight w:val="580"/>
        </w:trPr>
        <w:tc>
          <w:tcPr>
            <w:tcW w:w="11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F52145" w:rsidRDefault="00A42907">
            <w:pPr>
              <w:rPr>
                <w:color w:val="000000"/>
              </w:rPr>
            </w:pPr>
            <w:r w:rsidRPr="00A42907">
              <w:rPr>
                <w:color w:val="000000"/>
              </w:rPr>
              <w:t>DDA30100</w:t>
            </w:r>
          </w:p>
        </w:tc>
        <w:tc>
          <w:tcPr>
            <w:tcW w:w="23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F52145" w:rsidRDefault="00F52145">
            <w:pPr>
              <w:rPr>
                <w:color w:val="000000"/>
              </w:rPr>
            </w:pPr>
            <w:r>
              <w:rPr>
                <w:color w:val="000000"/>
              </w:rPr>
              <w:t>Monthly Maintenance</w:t>
            </w:r>
          </w:p>
        </w:tc>
        <w:tc>
          <w:tcPr>
            <w:tcW w:w="138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F52145" w:rsidRDefault="00F52145">
            <w:pPr>
              <w:rPr>
                <w:color w:val="000000"/>
              </w:rPr>
            </w:pPr>
            <w:r>
              <w:rPr>
                <w:color w:val="000000"/>
              </w:rPr>
              <w:t>Monthly</w:t>
            </w:r>
          </w:p>
        </w:tc>
        <w:tc>
          <w:tcPr>
            <w:tcW w:w="460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rsidR="00F52145" w:rsidRDefault="00F52145">
            <w:pPr>
              <w:rPr>
                <w:color w:val="000000"/>
              </w:rPr>
            </w:pPr>
            <w:r>
              <w:rPr>
                <w:color w:val="000000"/>
              </w:rPr>
              <w:t>per client live on the portal in the billing period e.g. volume = 1 per client, per month</w:t>
            </w:r>
          </w:p>
        </w:tc>
      </w:tr>
      <w:tr w:rsidR="00F52145" w:rsidTr="00F52145">
        <w:trPr>
          <w:trHeight w:val="290"/>
        </w:trPr>
        <w:tc>
          <w:tcPr>
            <w:tcW w:w="11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F52145" w:rsidRDefault="00A42907">
            <w:pPr>
              <w:rPr>
                <w:color w:val="000000"/>
              </w:rPr>
            </w:pPr>
            <w:r w:rsidRPr="00A42907">
              <w:rPr>
                <w:color w:val="000000"/>
              </w:rPr>
              <w:t>DDA30101</w:t>
            </w:r>
          </w:p>
        </w:tc>
        <w:tc>
          <w:tcPr>
            <w:tcW w:w="23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F52145" w:rsidRDefault="00F52145">
            <w:pPr>
              <w:rPr>
                <w:color w:val="000000"/>
              </w:rPr>
            </w:pPr>
            <w:r>
              <w:rPr>
                <w:color w:val="000000"/>
              </w:rPr>
              <w:t>Campaign</w:t>
            </w:r>
          </w:p>
        </w:tc>
        <w:tc>
          <w:tcPr>
            <w:tcW w:w="138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F52145" w:rsidRDefault="00F52145">
            <w:pPr>
              <w:rPr>
                <w:color w:val="000000"/>
              </w:rPr>
            </w:pPr>
            <w:r>
              <w:rPr>
                <w:color w:val="000000"/>
              </w:rPr>
              <w:t>Transactional</w:t>
            </w:r>
          </w:p>
        </w:tc>
        <w:tc>
          <w:tcPr>
            <w:tcW w:w="460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rsidR="00F52145" w:rsidRDefault="00F52145">
            <w:pPr>
              <w:rPr>
                <w:color w:val="000000"/>
              </w:rPr>
            </w:pPr>
            <w:r>
              <w:rPr>
                <w:color w:val="000000"/>
              </w:rPr>
              <w:t xml:space="preserve">per campaign email/text initiated </w:t>
            </w:r>
          </w:p>
        </w:tc>
      </w:tr>
      <w:tr w:rsidR="00F52145" w:rsidTr="00F52145">
        <w:trPr>
          <w:trHeight w:val="290"/>
        </w:trPr>
        <w:tc>
          <w:tcPr>
            <w:tcW w:w="11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F52145" w:rsidRDefault="00A42907">
            <w:pPr>
              <w:rPr>
                <w:color w:val="000000"/>
              </w:rPr>
            </w:pPr>
            <w:r w:rsidRPr="00A42907">
              <w:rPr>
                <w:color w:val="000000"/>
              </w:rPr>
              <w:t>DDA30104</w:t>
            </w:r>
          </w:p>
        </w:tc>
        <w:tc>
          <w:tcPr>
            <w:tcW w:w="23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F52145" w:rsidRDefault="00F52145">
            <w:pPr>
              <w:rPr>
                <w:color w:val="000000"/>
              </w:rPr>
            </w:pPr>
            <w:r>
              <w:rPr>
                <w:color w:val="000000"/>
              </w:rPr>
              <w:t>Enrollment</w:t>
            </w:r>
          </w:p>
        </w:tc>
        <w:tc>
          <w:tcPr>
            <w:tcW w:w="138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F52145" w:rsidRDefault="00F52145">
            <w:pPr>
              <w:rPr>
                <w:color w:val="000000"/>
              </w:rPr>
            </w:pPr>
            <w:r>
              <w:rPr>
                <w:color w:val="000000"/>
              </w:rPr>
              <w:t>Transactional</w:t>
            </w:r>
          </w:p>
        </w:tc>
        <w:tc>
          <w:tcPr>
            <w:tcW w:w="460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rsidR="00F52145" w:rsidRDefault="00F52145">
            <w:pPr>
              <w:rPr>
                <w:color w:val="000000"/>
              </w:rPr>
            </w:pPr>
            <w:r>
              <w:rPr>
                <w:color w:val="000000"/>
              </w:rPr>
              <w:t xml:space="preserve">per successful consumer enrollment </w:t>
            </w:r>
          </w:p>
        </w:tc>
      </w:tr>
      <w:tr w:rsidR="00F52145" w:rsidTr="00F52145">
        <w:trPr>
          <w:trHeight w:val="580"/>
        </w:trPr>
        <w:tc>
          <w:tcPr>
            <w:tcW w:w="11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F52145" w:rsidRDefault="00A42907">
            <w:pPr>
              <w:rPr>
                <w:color w:val="000000"/>
              </w:rPr>
            </w:pPr>
            <w:r w:rsidRPr="00A42907">
              <w:rPr>
                <w:color w:val="000000"/>
              </w:rPr>
              <w:t>DDA30102</w:t>
            </w:r>
          </w:p>
        </w:tc>
        <w:tc>
          <w:tcPr>
            <w:tcW w:w="23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F52145" w:rsidRDefault="00F52145">
            <w:pPr>
              <w:rPr>
                <w:color w:val="000000"/>
              </w:rPr>
            </w:pPr>
            <w:r>
              <w:rPr>
                <w:color w:val="000000"/>
              </w:rPr>
              <w:t>Emails</w:t>
            </w:r>
          </w:p>
        </w:tc>
        <w:tc>
          <w:tcPr>
            <w:tcW w:w="138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F52145" w:rsidRDefault="00F52145">
            <w:pPr>
              <w:rPr>
                <w:color w:val="000000"/>
              </w:rPr>
            </w:pPr>
            <w:r>
              <w:rPr>
                <w:color w:val="000000"/>
              </w:rPr>
              <w:t>Transactional</w:t>
            </w:r>
          </w:p>
        </w:tc>
        <w:tc>
          <w:tcPr>
            <w:tcW w:w="460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rsidR="00F52145" w:rsidRDefault="00F52145">
            <w:pPr>
              <w:rPr>
                <w:color w:val="000000"/>
              </w:rPr>
            </w:pPr>
            <w:r>
              <w:rPr>
                <w:color w:val="000000"/>
              </w:rPr>
              <w:t>per email sent to consumers, excluding initial campaign email</w:t>
            </w:r>
          </w:p>
        </w:tc>
      </w:tr>
      <w:tr w:rsidR="00F52145" w:rsidTr="00F52145">
        <w:trPr>
          <w:trHeight w:val="580"/>
        </w:trPr>
        <w:tc>
          <w:tcPr>
            <w:tcW w:w="11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F52145" w:rsidRDefault="00A42907">
            <w:pPr>
              <w:rPr>
                <w:color w:val="000000"/>
              </w:rPr>
            </w:pPr>
            <w:r w:rsidRPr="00A42907">
              <w:rPr>
                <w:color w:val="000000"/>
              </w:rPr>
              <w:t>DDA30103</w:t>
            </w:r>
          </w:p>
        </w:tc>
        <w:tc>
          <w:tcPr>
            <w:tcW w:w="23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F52145" w:rsidRDefault="00F52145">
            <w:pPr>
              <w:rPr>
                <w:color w:val="000000"/>
              </w:rPr>
            </w:pPr>
            <w:r>
              <w:rPr>
                <w:color w:val="000000"/>
              </w:rPr>
              <w:t>Text</w:t>
            </w:r>
          </w:p>
        </w:tc>
        <w:tc>
          <w:tcPr>
            <w:tcW w:w="138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F52145" w:rsidRDefault="00F52145">
            <w:pPr>
              <w:rPr>
                <w:color w:val="000000"/>
              </w:rPr>
            </w:pPr>
            <w:r>
              <w:rPr>
                <w:color w:val="000000"/>
              </w:rPr>
              <w:t>Transactional</w:t>
            </w:r>
          </w:p>
        </w:tc>
        <w:tc>
          <w:tcPr>
            <w:tcW w:w="460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rsidR="00F52145" w:rsidRDefault="00F52145">
            <w:pPr>
              <w:rPr>
                <w:color w:val="000000"/>
              </w:rPr>
            </w:pPr>
            <w:r>
              <w:rPr>
                <w:color w:val="000000"/>
              </w:rPr>
              <w:t>per text sent to consumers, excluding initial campaign text</w:t>
            </w:r>
          </w:p>
        </w:tc>
      </w:tr>
      <w:tr w:rsidR="00F52145" w:rsidTr="00F52145">
        <w:trPr>
          <w:trHeight w:val="290"/>
        </w:trPr>
        <w:tc>
          <w:tcPr>
            <w:tcW w:w="11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F52145" w:rsidRDefault="00A42907">
            <w:pPr>
              <w:rPr>
                <w:color w:val="000000"/>
              </w:rPr>
            </w:pPr>
            <w:r w:rsidRPr="00A42907">
              <w:rPr>
                <w:color w:val="000000"/>
              </w:rPr>
              <w:t>DDA30105</w:t>
            </w:r>
          </w:p>
        </w:tc>
        <w:tc>
          <w:tcPr>
            <w:tcW w:w="23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F52145" w:rsidRDefault="00C06F3E">
            <w:pPr>
              <w:rPr>
                <w:color w:val="000000"/>
              </w:rPr>
            </w:pPr>
            <w:r>
              <w:rPr>
                <w:color w:val="000000"/>
              </w:rPr>
              <w:t>Transactions</w:t>
            </w:r>
          </w:p>
        </w:tc>
        <w:tc>
          <w:tcPr>
            <w:tcW w:w="138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F52145" w:rsidRDefault="00F52145">
            <w:pPr>
              <w:rPr>
                <w:color w:val="000000"/>
              </w:rPr>
            </w:pPr>
            <w:r>
              <w:rPr>
                <w:color w:val="000000"/>
              </w:rPr>
              <w:t>Transactional</w:t>
            </w:r>
          </w:p>
        </w:tc>
        <w:tc>
          <w:tcPr>
            <w:tcW w:w="460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rsidR="00F52145" w:rsidRDefault="00F52145">
            <w:pPr>
              <w:rPr>
                <w:color w:val="000000"/>
              </w:rPr>
            </w:pPr>
            <w:r>
              <w:rPr>
                <w:color w:val="000000"/>
              </w:rPr>
              <w:t xml:space="preserve">per </w:t>
            </w:r>
            <w:r w:rsidR="00C06F3E">
              <w:rPr>
                <w:color w:val="000000"/>
              </w:rPr>
              <w:t xml:space="preserve">payment </w:t>
            </w:r>
          </w:p>
        </w:tc>
      </w:tr>
    </w:tbl>
    <w:p w:rsidR="00F52145" w:rsidRDefault="00F52145" w:rsidP="0010063F"/>
    <w:p w:rsidR="0010063F" w:rsidRDefault="00A42907" w:rsidP="0010063F">
      <w:r>
        <w:t xml:space="preserve">NOTE : Monthly Billing file will be sent by Incedopay at </w:t>
      </w:r>
      <w:hyperlink r:id="rId37" w:history="1">
        <w:r w:rsidRPr="000535FD">
          <w:rPr>
            <w:rStyle w:val="Hyperlink"/>
          </w:rPr>
          <w:t>zelle.b2c.operations@usbank.com</w:t>
        </w:r>
      </w:hyperlink>
      <w:r>
        <w:t xml:space="preserve"> . </w:t>
      </w:r>
    </w:p>
    <w:p w:rsidR="0010063F" w:rsidRPr="0010063F" w:rsidRDefault="0010063F" w:rsidP="0010063F"/>
    <w:p w:rsidR="0010063F" w:rsidRPr="0010063F" w:rsidRDefault="00511683" w:rsidP="00D549B5">
      <w:pPr>
        <w:pStyle w:val="Heading3"/>
        <w:tabs>
          <w:tab w:val="clear" w:pos="5850"/>
          <w:tab w:val="num" w:pos="720"/>
        </w:tabs>
        <w:ind w:left="720"/>
      </w:pPr>
      <w:bookmarkStart w:id="111" w:name="_Ref508191938"/>
      <w:bookmarkStart w:id="112" w:name="_Toc528055877"/>
      <w:bookmarkStart w:id="113" w:name="_Ref493160353"/>
      <w:r w:rsidRPr="00511683">
        <w:t>INPAY</w:t>
      </w:r>
      <w:r w:rsidR="00EB0D30" w:rsidRPr="00511683">
        <w:t>-ENRL-RPT:</w:t>
      </w:r>
      <w:r w:rsidR="00EB0D30" w:rsidRPr="00EC0B45" w:rsidDel="001765B1">
        <w:t xml:space="preserve"> </w:t>
      </w:r>
      <w:r w:rsidR="00EB0D30" w:rsidRPr="00EC0B45">
        <w:t>Daily Enrolment Report</w:t>
      </w:r>
      <w:bookmarkEnd w:id="111"/>
      <w:bookmarkEnd w:id="112"/>
    </w:p>
    <w:p w:rsidR="00EB0D30" w:rsidRPr="00EC0B45" w:rsidRDefault="00EB0D30" w:rsidP="00EB0D30">
      <w:pPr>
        <w:pStyle w:val="Heading4"/>
      </w:pPr>
      <w:bookmarkStart w:id="114" w:name="_Toc528055878"/>
      <w:r w:rsidRPr="00EC0B45">
        <w:t>Service Overview</w:t>
      </w:r>
      <w:bookmarkEnd w:id="114"/>
    </w:p>
    <w:tbl>
      <w:tblPr>
        <w:tblStyle w:val="TableProfessional"/>
        <w:tblW w:w="5000" w:type="pct"/>
        <w:tblLook w:val="00A0" w:firstRow="1" w:lastRow="0" w:firstColumn="1" w:lastColumn="0" w:noHBand="0" w:noVBand="0"/>
      </w:tblPr>
      <w:tblGrid>
        <w:gridCol w:w="480"/>
        <w:gridCol w:w="1827"/>
        <w:gridCol w:w="2825"/>
        <w:gridCol w:w="686"/>
        <w:gridCol w:w="1127"/>
        <w:gridCol w:w="984"/>
        <w:gridCol w:w="1153"/>
        <w:gridCol w:w="982"/>
      </w:tblGrid>
      <w:tr w:rsidR="00EB0D30" w:rsidRPr="00EC0B45" w:rsidTr="00EB0D30">
        <w:trPr>
          <w:cnfStyle w:val="100000000000" w:firstRow="1" w:lastRow="0" w:firstColumn="0" w:lastColumn="0" w:oddVBand="0" w:evenVBand="0" w:oddHBand="0" w:evenHBand="0" w:firstRowFirstColumn="0" w:firstRowLastColumn="0" w:lastRowFirstColumn="0" w:lastRowLastColumn="0"/>
          <w:cantSplit/>
        </w:trPr>
        <w:tc>
          <w:tcPr>
            <w:tcW w:w="238" w:type="pct"/>
            <w:shd w:val="clear" w:color="auto" w:fill="000000" w:themeFill="text1"/>
          </w:tcPr>
          <w:p w:rsidR="00EB0D30" w:rsidRPr="00823D18" w:rsidRDefault="00EB0D30" w:rsidP="00EB0D30">
            <w:pPr>
              <w:pStyle w:val="ListParagraph"/>
              <w:keepNext/>
              <w:keepLines/>
              <w:spacing w:after="0" w:line="240" w:lineRule="auto"/>
              <w:ind w:left="0"/>
              <w:jc w:val="left"/>
              <w:rPr>
                <w:rFonts w:asciiTheme="minorHAnsi" w:hAnsiTheme="minorHAnsi" w:cstheme="minorHAnsi"/>
                <w:b w:val="0"/>
                <w:bCs w:val="0"/>
                <w:color w:val="FFFFFF"/>
                <w:sz w:val="18"/>
                <w:lang w:val="en-IE"/>
              </w:rPr>
            </w:pPr>
            <w:r w:rsidRPr="00823D18">
              <w:rPr>
                <w:rFonts w:asciiTheme="minorHAnsi" w:hAnsiTheme="minorHAnsi" w:cstheme="minorHAnsi"/>
                <w:color w:val="FFFFFF"/>
                <w:sz w:val="18"/>
                <w:lang w:val="en-IE"/>
              </w:rPr>
              <w:t>#</w:t>
            </w:r>
          </w:p>
        </w:tc>
        <w:tc>
          <w:tcPr>
            <w:tcW w:w="907" w:type="pct"/>
            <w:shd w:val="clear" w:color="auto" w:fill="000000" w:themeFill="text1"/>
          </w:tcPr>
          <w:p w:rsidR="00EB0D30" w:rsidRPr="00823D18" w:rsidRDefault="00EB0D30" w:rsidP="00EB0D30">
            <w:pPr>
              <w:pStyle w:val="ListParagraph"/>
              <w:keepNext/>
              <w:keepLines/>
              <w:spacing w:after="0" w:line="240" w:lineRule="auto"/>
              <w:ind w:left="0"/>
              <w:jc w:val="left"/>
              <w:rPr>
                <w:rFonts w:asciiTheme="minorHAnsi" w:hAnsiTheme="minorHAnsi" w:cstheme="minorHAnsi"/>
                <w:b w:val="0"/>
                <w:bCs w:val="0"/>
                <w:color w:val="FFFFFF"/>
                <w:sz w:val="16"/>
                <w:lang w:val="en-IE"/>
              </w:rPr>
            </w:pPr>
            <w:r w:rsidRPr="00823D18">
              <w:rPr>
                <w:rFonts w:asciiTheme="minorHAnsi" w:hAnsiTheme="minorHAnsi" w:cstheme="minorHAnsi"/>
                <w:color w:val="FFFFFF"/>
                <w:sz w:val="18"/>
                <w:lang w:val="en-IE"/>
              </w:rPr>
              <w:t>Service ID</w:t>
            </w:r>
          </w:p>
        </w:tc>
        <w:tc>
          <w:tcPr>
            <w:tcW w:w="1402" w:type="pct"/>
            <w:shd w:val="clear" w:color="auto" w:fill="000000" w:themeFill="text1"/>
          </w:tcPr>
          <w:p w:rsidR="00EB0D30" w:rsidRPr="00823D18" w:rsidRDefault="00EB0D30" w:rsidP="00EB0D30">
            <w:pPr>
              <w:pStyle w:val="ListParagraph"/>
              <w:keepNext/>
              <w:keepLines/>
              <w:spacing w:after="0" w:line="240" w:lineRule="auto"/>
              <w:ind w:left="0"/>
              <w:jc w:val="left"/>
              <w:rPr>
                <w:rFonts w:asciiTheme="minorHAnsi" w:hAnsiTheme="minorHAnsi" w:cstheme="minorHAnsi"/>
                <w:b w:val="0"/>
                <w:bCs w:val="0"/>
                <w:color w:val="FFFFFF"/>
                <w:sz w:val="18"/>
                <w:lang w:val="en-IE"/>
              </w:rPr>
            </w:pPr>
            <w:r w:rsidRPr="00823D18">
              <w:rPr>
                <w:rFonts w:asciiTheme="minorHAnsi" w:hAnsiTheme="minorHAnsi" w:cstheme="minorHAnsi"/>
                <w:color w:val="FFFFFF"/>
                <w:sz w:val="18"/>
                <w:lang w:val="en-IE"/>
              </w:rPr>
              <w:t>Description</w:t>
            </w:r>
          </w:p>
        </w:tc>
        <w:tc>
          <w:tcPr>
            <w:tcW w:w="341" w:type="pct"/>
            <w:shd w:val="clear" w:color="auto" w:fill="000000" w:themeFill="text1"/>
          </w:tcPr>
          <w:p w:rsidR="00EB0D30" w:rsidRPr="00823D18" w:rsidRDefault="00EB0D30" w:rsidP="00EB0D30">
            <w:pPr>
              <w:pStyle w:val="ListParagraph"/>
              <w:keepNext/>
              <w:keepLines/>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Use Cases</w:t>
            </w:r>
          </w:p>
        </w:tc>
        <w:tc>
          <w:tcPr>
            <w:tcW w:w="560" w:type="pct"/>
            <w:shd w:val="clear" w:color="auto" w:fill="000000" w:themeFill="text1"/>
          </w:tcPr>
          <w:p w:rsidR="00EB0D30" w:rsidRPr="00823D18" w:rsidRDefault="00EB0D30" w:rsidP="00EB0D30">
            <w:pPr>
              <w:pStyle w:val="ListParagraph"/>
              <w:keepNext/>
              <w:keepLines/>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Origin</w:t>
            </w:r>
          </w:p>
        </w:tc>
        <w:tc>
          <w:tcPr>
            <w:tcW w:w="489" w:type="pct"/>
            <w:shd w:val="clear" w:color="auto" w:fill="000000" w:themeFill="text1"/>
          </w:tcPr>
          <w:p w:rsidR="00EB0D30" w:rsidRPr="00823D18" w:rsidRDefault="00EB0D30" w:rsidP="00EB0D30">
            <w:pPr>
              <w:pStyle w:val="ListParagraph"/>
              <w:keepNext/>
              <w:keepLines/>
              <w:spacing w:after="0" w:line="240" w:lineRule="auto"/>
              <w:ind w:left="0"/>
              <w:jc w:val="left"/>
              <w:rPr>
                <w:rFonts w:asciiTheme="minorHAnsi" w:hAnsiTheme="minorHAnsi" w:cstheme="minorHAnsi"/>
                <w:b w:val="0"/>
                <w:bCs w:val="0"/>
                <w:color w:val="FFFFFF"/>
                <w:sz w:val="18"/>
                <w:lang w:val="en-IE"/>
              </w:rPr>
            </w:pPr>
            <w:r w:rsidRPr="00823D18">
              <w:rPr>
                <w:rFonts w:asciiTheme="minorHAnsi" w:hAnsiTheme="minorHAnsi" w:cstheme="minorHAnsi"/>
                <w:color w:val="FFFFFF"/>
                <w:sz w:val="18"/>
                <w:lang w:val="en-IE"/>
              </w:rPr>
              <w:t>Input Format</w:t>
            </w:r>
          </w:p>
        </w:tc>
        <w:tc>
          <w:tcPr>
            <w:tcW w:w="573" w:type="pct"/>
            <w:shd w:val="clear" w:color="auto" w:fill="000000" w:themeFill="text1"/>
          </w:tcPr>
          <w:p w:rsidR="00EB0D30" w:rsidRPr="00823D18" w:rsidRDefault="00EB0D30" w:rsidP="00EB0D30">
            <w:pPr>
              <w:pStyle w:val="ListParagraph"/>
              <w:keepNext/>
              <w:keepLines/>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Destination</w:t>
            </w:r>
          </w:p>
        </w:tc>
        <w:tc>
          <w:tcPr>
            <w:tcW w:w="488" w:type="pct"/>
            <w:shd w:val="clear" w:color="auto" w:fill="000000" w:themeFill="text1"/>
          </w:tcPr>
          <w:p w:rsidR="00EB0D30" w:rsidRPr="00823D18" w:rsidRDefault="00EB0D30" w:rsidP="00EB0D30">
            <w:pPr>
              <w:pStyle w:val="ListParagraph"/>
              <w:keepNext/>
              <w:keepLines/>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Output Format</w:t>
            </w:r>
          </w:p>
        </w:tc>
      </w:tr>
      <w:tr w:rsidR="00EB0D30" w:rsidRPr="00EC0B45" w:rsidTr="00EB0D30">
        <w:trPr>
          <w:cantSplit/>
        </w:trPr>
        <w:tc>
          <w:tcPr>
            <w:tcW w:w="238" w:type="pct"/>
          </w:tcPr>
          <w:p w:rsidR="00EB0D30" w:rsidRPr="00823D18" w:rsidRDefault="00EB0D30" w:rsidP="00EB0D30">
            <w:pPr>
              <w:pStyle w:val="ListParagraph"/>
              <w:keepNext/>
              <w:keepLines/>
              <w:spacing w:after="0" w:line="240" w:lineRule="auto"/>
              <w:ind w:left="0"/>
              <w:jc w:val="left"/>
              <w:rPr>
                <w:rFonts w:asciiTheme="minorHAnsi" w:hAnsiTheme="minorHAnsi" w:cstheme="minorHAnsi"/>
                <w:color w:val="000000"/>
                <w:sz w:val="18"/>
                <w:lang w:val="en-IE"/>
              </w:rPr>
            </w:pPr>
            <w:r w:rsidRPr="00823D18">
              <w:rPr>
                <w:rFonts w:asciiTheme="minorHAnsi" w:hAnsiTheme="minorHAnsi" w:cstheme="minorHAnsi"/>
                <w:color w:val="000000"/>
                <w:sz w:val="18"/>
                <w:lang w:val="en-IE"/>
              </w:rPr>
              <w:t>1</w:t>
            </w:r>
            <w:r w:rsidR="00113BCE">
              <w:rPr>
                <w:rFonts w:asciiTheme="minorHAnsi" w:hAnsiTheme="minorHAnsi" w:cstheme="minorHAnsi"/>
                <w:color w:val="000000"/>
                <w:sz w:val="18"/>
                <w:lang w:val="en-IE"/>
              </w:rPr>
              <w:t>2</w:t>
            </w:r>
          </w:p>
        </w:tc>
        <w:tc>
          <w:tcPr>
            <w:tcW w:w="907" w:type="pct"/>
          </w:tcPr>
          <w:p w:rsidR="00EB0D30" w:rsidRPr="00823D18" w:rsidRDefault="00EB0D30" w:rsidP="00EB0D30">
            <w:pPr>
              <w:pStyle w:val="ListParagraph"/>
              <w:keepNext/>
              <w:keepLines/>
              <w:spacing w:after="0" w:line="240" w:lineRule="auto"/>
              <w:ind w:left="0"/>
              <w:jc w:val="left"/>
              <w:rPr>
                <w:rFonts w:asciiTheme="minorHAnsi" w:hAnsiTheme="minorHAnsi" w:cstheme="minorHAnsi"/>
                <w:bCs/>
                <w:sz w:val="18"/>
                <w:lang w:val="en-IE"/>
              </w:rPr>
            </w:pPr>
          </w:p>
        </w:tc>
        <w:tc>
          <w:tcPr>
            <w:tcW w:w="1402" w:type="pct"/>
          </w:tcPr>
          <w:p w:rsidR="00EB0D30" w:rsidRPr="00823D18" w:rsidRDefault="00EB0D30" w:rsidP="00EB0D30">
            <w:pPr>
              <w:pStyle w:val="ListParagraph"/>
              <w:keepNext/>
              <w:keepLines/>
              <w:spacing w:after="0" w:line="240" w:lineRule="auto"/>
              <w:ind w:left="0"/>
              <w:jc w:val="left"/>
              <w:rPr>
                <w:rFonts w:asciiTheme="minorHAnsi" w:hAnsiTheme="minorHAnsi" w:cstheme="minorHAnsi"/>
                <w:bCs/>
                <w:sz w:val="18"/>
                <w:lang w:val="en-IE"/>
              </w:rPr>
            </w:pPr>
            <w:r w:rsidRPr="00823D18">
              <w:rPr>
                <w:rFonts w:asciiTheme="minorHAnsi" w:hAnsiTheme="minorHAnsi" w:cstheme="minorHAnsi"/>
                <w:bCs/>
                <w:sz w:val="18"/>
                <w:lang w:val="en-IE"/>
              </w:rPr>
              <w:t xml:space="preserve">This report will be </w:t>
            </w:r>
            <w:r>
              <w:rPr>
                <w:rFonts w:asciiTheme="minorHAnsi" w:hAnsiTheme="minorHAnsi" w:cstheme="minorHAnsi"/>
                <w:bCs/>
                <w:sz w:val="18"/>
                <w:lang w:val="en-IE"/>
              </w:rPr>
              <w:t xml:space="preserve">available </w:t>
            </w:r>
            <w:r w:rsidRPr="00823D18">
              <w:rPr>
                <w:rFonts w:asciiTheme="minorHAnsi" w:hAnsiTheme="minorHAnsi" w:cstheme="minorHAnsi"/>
                <w:bCs/>
                <w:sz w:val="18"/>
                <w:lang w:val="en-IE"/>
              </w:rPr>
              <w:t>for download</w:t>
            </w:r>
            <w:r>
              <w:rPr>
                <w:rFonts w:asciiTheme="minorHAnsi" w:hAnsiTheme="minorHAnsi" w:cstheme="minorHAnsi"/>
                <w:bCs/>
                <w:sz w:val="18"/>
                <w:lang w:val="en-IE"/>
              </w:rPr>
              <w:t xml:space="preserve"> and will be sent to client on email </w:t>
            </w:r>
            <w:r w:rsidR="0099490E">
              <w:rPr>
                <w:rFonts w:asciiTheme="minorHAnsi" w:hAnsiTheme="minorHAnsi" w:cstheme="minorHAnsi"/>
                <w:bCs/>
                <w:sz w:val="18"/>
                <w:lang w:val="en-IE"/>
              </w:rPr>
              <w:t xml:space="preserve">&amp; text </w:t>
            </w:r>
            <w:r w:rsidRPr="00823D18">
              <w:rPr>
                <w:rFonts w:asciiTheme="minorHAnsi" w:hAnsiTheme="minorHAnsi" w:cstheme="minorHAnsi"/>
                <w:bCs/>
                <w:sz w:val="18"/>
                <w:lang w:val="en-IE"/>
              </w:rPr>
              <w:t>at the end of day. It will contain details of the consumers that have enrolled in the system on a daily basis.</w:t>
            </w:r>
          </w:p>
        </w:tc>
        <w:tc>
          <w:tcPr>
            <w:tcW w:w="341" w:type="pct"/>
          </w:tcPr>
          <w:p w:rsidR="00EB0D30" w:rsidRPr="00823D18" w:rsidRDefault="00EB0D30" w:rsidP="00EB0D30">
            <w:pPr>
              <w:pStyle w:val="ListParagraph"/>
              <w:keepNext/>
              <w:keepLines/>
              <w:spacing w:after="0" w:line="240" w:lineRule="auto"/>
              <w:ind w:left="0"/>
              <w:jc w:val="left"/>
              <w:rPr>
                <w:rFonts w:asciiTheme="minorHAnsi" w:hAnsiTheme="minorHAnsi" w:cstheme="minorHAnsi"/>
                <w:bCs/>
                <w:sz w:val="18"/>
                <w:lang w:val="en-IE"/>
              </w:rPr>
            </w:pPr>
          </w:p>
        </w:tc>
        <w:tc>
          <w:tcPr>
            <w:tcW w:w="560" w:type="pct"/>
          </w:tcPr>
          <w:p w:rsidR="00EB0D30" w:rsidRPr="00823D18" w:rsidRDefault="00EB0D30" w:rsidP="00EB0D30">
            <w:pPr>
              <w:pStyle w:val="ListParagraph"/>
              <w:keepNext/>
              <w:keepLines/>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IncedoPay</w:t>
            </w:r>
          </w:p>
        </w:tc>
        <w:tc>
          <w:tcPr>
            <w:tcW w:w="489" w:type="pct"/>
          </w:tcPr>
          <w:p w:rsidR="00EB0D30" w:rsidRPr="00823D18" w:rsidRDefault="00EB0D30" w:rsidP="00EB0D30">
            <w:pPr>
              <w:pStyle w:val="ListParagraph"/>
              <w:keepNext/>
              <w:keepLines/>
              <w:spacing w:after="0" w:line="240" w:lineRule="auto"/>
              <w:ind w:left="0"/>
              <w:jc w:val="left"/>
              <w:rPr>
                <w:rFonts w:asciiTheme="minorHAnsi" w:hAnsiTheme="minorHAnsi" w:cstheme="minorHAnsi"/>
                <w:bCs/>
                <w:sz w:val="18"/>
                <w:lang w:val="en-IE"/>
              </w:rPr>
            </w:pPr>
            <w:r w:rsidRPr="00823D18">
              <w:rPr>
                <w:rFonts w:asciiTheme="minorHAnsi" w:hAnsiTheme="minorHAnsi" w:cstheme="minorHAnsi"/>
                <w:bCs/>
                <w:sz w:val="18"/>
                <w:lang w:val="en-IE"/>
              </w:rPr>
              <w:t>N/A</w:t>
            </w:r>
          </w:p>
        </w:tc>
        <w:tc>
          <w:tcPr>
            <w:tcW w:w="573" w:type="pct"/>
          </w:tcPr>
          <w:p w:rsidR="00EB0D30" w:rsidRPr="00823D18" w:rsidRDefault="00EB0D30" w:rsidP="00EB0D30">
            <w:pPr>
              <w:pStyle w:val="ListParagraph"/>
              <w:keepNext/>
              <w:keepLines/>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Client</w:t>
            </w:r>
          </w:p>
        </w:tc>
        <w:tc>
          <w:tcPr>
            <w:tcW w:w="488" w:type="pct"/>
          </w:tcPr>
          <w:p w:rsidR="00EB0D30" w:rsidRPr="00823D18" w:rsidRDefault="00EB0D30" w:rsidP="00EB0D30">
            <w:pPr>
              <w:pStyle w:val="ListParagraph"/>
              <w:keepNext/>
              <w:keepLines/>
              <w:spacing w:after="0" w:line="240" w:lineRule="auto"/>
              <w:ind w:left="0"/>
              <w:jc w:val="left"/>
              <w:rPr>
                <w:rFonts w:asciiTheme="minorHAnsi" w:hAnsiTheme="minorHAnsi" w:cstheme="minorHAnsi"/>
                <w:bCs/>
                <w:sz w:val="18"/>
                <w:lang w:val="en-IE"/>
              </w:rPr>
            </w:pPr>
            <w:r w:rsidRPr="00823D18">
              <w:rPr>
                <w:rFonts w:asciiTheme="minorHAnsi" w:hAnsiTheme="minorHAnsi" w:cstheme="minorHAnsi"/>
                <w:bCs/>
                <w:sz w:val="18"/>
                <w:lang w:val="en-IE"/>
              </w:rPr>
              <w:t>Delimited</w:t>
            </w:r>
          </w:p>
        </w:tc>
      </w:tr>
    </w:tbl>
    <w:p w:rsidR="00EB0D30" w:rsidRDefault="00EB0D30" w:rsidP="00EB0D30"/>
    <w:p w:rsidR="00EB0D30" w:rsidRPr="00EC0B45" w:rsidRDefault="00EB0D30" w:rsidP="00EB0D30">
      <w:pPr>
        <w:jc w:val="center"/>
      </w:pPr>
      <w:r>
        <w:rPr>
          <w:noProof/>
          <w:lang w:val="en-US"/>
        </w:rPr>
        <w:drawing>
          <wp:inline distT="0" distB="0" distL="0" distR="0" wp14:anchorId="53D1E6D9" wp14:editId="3691EB19">
            <wp:extent cx="4019731" cy="18192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aily enrolment Report.png"/>
                    <pic:cNvPicPr/>
                  </pic:nvPicPr>
                  <pic:blipFill>
                    <a:blip r:embed="rId38">
                      <a:extLst>
                        <a:ext uri="{28A0092B-C50C-407E-A947-70E740481C1C}">
                          <a14:useLocalDpi xmlns:a14="http://schemas.microsoft.com/office/drawing/2010/main" val="0"/>
                        </a:ext>
                      </a:extLst>
                    </a:blip>
                    <a:stretch>
                      <a:fillRect/>
                    </a:stretch>
                  </pic:blipFill>
                  <pic:spPr>
                    <a:xfrm>
                      <a:off x="0" y="0"/>
                      <a:ext cx="4032005" cy="1824830"/>
                    </a:xfrm>
                    <a:prstGeom prst="rect">
                      <a:avLst/>
                    </a:prstGeom>
                  </pic:spPr>
                </pic:pic>
              </a:graphicData>
            </a:graphic>
          </wp:inline>
        </w:drawing>
      </w:r>
    </w:p>
    <w:tbl>
      <w:tblPr>
        <w:tblStyle w:val="TableElegan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27"/>
        <w:gridCol w:w="6443"/>
      </w:tblGrid>
      <w:tr w:rsidR="00EB0D30" w:rsidRPr="00EC0B45" w:rsidTr="00EB0D30">
        <w:trPr>
          <w:cnfStyle w:val="100000000000" w:firstRow="1" w:lastRow="0" w:firstColumn="0" w:lastColumn="0" w:oddVBand="0" w:evenVBand="0" w:oddHBand="0" w:evenHBand="0" w:firstRowFirstColumn="0" w:firstRowLastColumn="0" w:lastRowFirstColumn="0" w:lastRowLastColumn="0"/>
          <w:cantSplit/>
        </w:trPr>
        <w:tc>
          <w:tcPr>
            <w:tcW w:w="1801" w:type="pct"/>
          </w:tcPr>
          <w:p w:rsidR="00EB0D30" w:rsidRPr="00823D18" w:rsidRDefault="00EB0D30" w:rsidP="00EB0D30">
            <w:pPr>
              <w:pStyle w:val="CellHeading"/>
              <w:rPr>
                <w:rFonts w:asciiTheme="minorHAnsi" w:hAnsiTheme="minorHAnsi" w:cstheme="minorHAnsi"/>
                <w:color w:val="auto"/>
                <w:lang w:val="en-IE"/>
              </w:rPr>
            </w:pPr>
            <w:r w:rsidRPr="00823D18">
              <w:rPr>
                <w:rFonts w:asciiTheme="minorHAnsi" w:hAnsiTheme="minorHAnsi" w:cstheme="minorHAnsi"/>
                <w:color w:val="auto"/>
                <w:lang w:val="en-IE"/>
              </w:rPr>
              <w:t>Service Type</w:t>
            </w:r>
          </w:p>
        </w:tc>
        <w:tc>
          <w:tcPr>
            <w:tcW w:w="3199" w:type="pct"/>
          </w:tcPr>
          <w:p w:rsidR="00EB0D30" w:rsidRPr="00E36D28" w:rsidRDefault="00EB0D30" w:rsidP="00EB0D30">
            <w:pPr>
              <w:pStyle w:val="CellHeading"/>
              <w:rPr>
                <w:rFonts w:asciiTheme="minorHAnsi" w:hAnsiTheme="minorHAnsi" w:cstheme="minorHAnsi"/>
                <w:b w:val="0"/>
                <w:color w:val="auto"/>
                <w:lang w:val="en-IE"/>
              </w:rPr>
            </w:pPr>
            <w:r w:rsidRPr="00E36D28">
              <w:rPr>
                <w:rFonts w:asciiTheme="minorHAnsi" w:hAnsiTheme="minorHAnsi" w:cstheme="minorHAnsi"/>
                <w:b w:val="0"/>
                <w:color w:val="auto"/>
                <w:lang w:val="en-IE"/>
              </w:rPr>
              <w:t>REPORT Download</w:t>
            </w:r>
          </w:p>
        </w:tc>
      </w:tr>
      <w:tr w:rsidR="00EB0D30" w:rsidRPr="00EC0B45" w:rsidTr="00EB0D30">
        <w:trPr>
          <w:cantSplit/>
        </w:trPr>
        <w:tc>
          <w:tcPr>
            <w:tcW w:w="1801" w:type="pct"/>
          </w:tcPr>
          <w:p w:rsidR="00EB0D30" w:rsidRPr="00823D18" w:rsidRDefault="00EB0D30" w:rsidP="00EB0D30">
            <w:pPr>
              <w:pStyle w:val="CellHeading"/>
              <w:rPr>
                <w:rFonts w:asciiTheme="minorHAnsi" w:hAnsiTheme="minorHAnsi" w:cstheme="minorHAnsi"/>
                <w:color w:val="auto"/>
                <w:lang w:val="en-IE"/>
              </w:rPr>
            </w:pPr>
            <w:r w:rsidRPr="00823D18">
              <w:rPr>
                <w:rFonts w:asciiTheme="minorHAnsi" w:hAnsiTheme="minorHAnsi" w:cstheme="minorHAnsi"/>
                <w:color w:val="auto"/>
                <w:lang w:val="en-IE"/>
              </w:rPr>
              <w:t>External Service</w:t>
            </w:r>
          </w:p>
        </w:tc>
        <w:tc>
          <w:tcPr>
            <w:tcW w:w="3199" w:type="pct"/>
          </w:tcPr>
          <w:p w:rsidR="00EB0D30" w:rsidRPr="00E36D28" w:rsidRDefault="00EB0D30" w:rsidP="00EB0D30">
            <w:pPr>
              <w:pStyle w:val="CellHeading"/>
              <w:rPr>
                <w:rFonts w:asciiTheme="minorHAnsi" w:hAnsiTheme="minorHAnsi" w:cstheme="minorHAnsi"/>
                <w:b w:val="0"/>
                <w:color w:val="auto"/>
                <w:lang w:val="en-IE"/>
              </w:rPr>
            </w:pPr>
            <w:r w:rsidRPr="00E36D28">
              <w:rPr>
                <w:rFonts w:asciiTheme="minorHAnsi" w:hAnsiTheme="minorHAnsi" w:cstheme="minorHAnsi"/>
                <w:b w:val="0"/>
                <w:color w:val="auto"/>
                <w:lang w:val="en-IE"/>
              </w:rPr>
              <w:t>NO</w:t>
            </w:r>
          </w:p>
        </w:tc>
      </w:tr>
      <w:tr w:rsidR="00EB0D30" w:rsidRPr="00EC0B45" w:rsidTr="00EB0D30">
        <w:trPr>
          <w:cantSplit/>
        </w:trPr>
        <w:tc>
          <w:tcPr>
            <w:tcW w:w="1801" w:type="pct"/>
          </w:tcPr>
          <w:p w:rsidR="00EB0D30" w:rsidRPr="00823D18" w:rsidRDefault="00EB0D30" w:rsidP="00EB0D30">
            <w:pPr>
              <w:pStyle w:val="CellHeading"/>
              <w:rPr>
                <w:rFonts w:asciiTheme="minorHAnsi" w:hAnsiTheme="minorHAnsi" w:cstheme="minorHAnsi"/>
                <w:color w:val="auto"/>
                <w:lang w:val="en-IE"/>
              </w:rPr>
            </w:pPr>
            <w:r w:rsidRPr="00823D18">
              <w:rPr>
                <w:rFonts w:asciiTheme="minorHAnsi" w:hAnsiTheme="minorHAnsi" w:cstheme="minorHAnsi"/>
                <w:color w:val="auto"/>
                <w:lang w:val="en-IE"/>
              </w:rPr>
              <w:t>Data Exchange Format</w:t>
            </w:r>
          </w:p>
        </w:tc>
        <w:tc>
          <w:tcPr>
            <w:tcW w:w="3199" w:type="pct"/>
          </w:tcPr>
          <w:p w:rsidR="00EB0D30" w:rsidRPr="00E36D28" w:rsidRDefault="00EB0D30" w:rsidP="00EB0D30">
            <w:pPr>
              <w:pStyle w:val="CellHeading"/>
              <w:rPr>
                <w:rFonts w:asciiTheme="minorHAnsi" w:hAnsiTheme="minorHAnsi" w:cstheme="minorHAnsi"/>
                <w:b w:val="0"/>
                <w:color w:val="auto"/>
                <w:lang w:val="en-IE"/>
              </w:rPr>
            </w:pPr>
            <w:r w:rsidRPr="00E36D28">
              <w:rPr>
                <w:rFonts w:asciiTheme="minorHAnsi" w:hAnsiTheme="minorHAnsi" w:cstheme="minorHAnsi"/>
                <w:b w:val="0"/>
                <w:color w:val="auto"/>
                <w:lang w:val="en-IE"/>
              </w:rPr>
              <w:t>Delimited – using the delimiter configured for reports in the client profile</w:t>
            </w:r>
          </w:p>
        </w:tc>
      </w:tr>
      <w:tr w:rsidR="00EB0D30" w:rsidRPr="00EC0B45" w:rsidTr="00EB0D30">
        <w:trPr>
          <w:cantSplit/>
        </w:trPr>
        <w:tc>
          <w:tcPr>
            <w:tcW w:w="1801" w:type="pct"/>
          </w:tcPr>
          <w:p w:rsidR="00EB0D30" w:rsidRPr="00823D18" w:rsidRDefault="00EB0D30" w:rsidP="00EB0D30">
            <w:pPr>
              <w:pStyle w:val="CellHeading"/>
              <w:rPr>
                <w:rFonts w:asciiTheme="minorHAnsi" w:hAnsiTheme="minorHAnsi" w:cstheme="minorHAnsi"/>
                <w:color w:val="auto"/>
                <w:lang w:val="en-IE"/>
              </w:rPr>
            </w:pPr>
            <w:r w:rsidRPr="00823D18">
              <w:rPr>
                <w:rFonts w:asciiTheme="minorHAnsi" w:hAnsiTheme="minorHAnsi" w:cstheme="minorHAnsi"/>
                <w:color w:val="auto"/>
                <w:lang w:val="en-IE"/>
              </w:rPr>
              <w:t>Communication protocol</w:t>
            </w:r>
          </w:p>
        </w:tc>
        <w:tc>
          <w:tcPr>
            <w:tcW w:w="3199" w:type="pct"/>
          </w:tcPr>
          <w:p w:rsidR="00EB0D30" w:rsidRPr="00E36D28" w:rsidRDefault="00B81A10" w:rsidP="00EB0D30">
            <w:pPr>
              <w:pStyle w:val="CellHeading"/>
              <w:rPr>
                <w:rFonts w:asciiTheme="minorHAnsi" w:hAnsiTheme="minorHAnsi" w:cstheme="minorHAnsi"/>
                <w:b w:val="0"/>
                <w:color w:val="auto"/>
                <w:lang w:val="en-IE"/>
              </w:rPr>
            </w:pPr>
            <w:r>
              <w:rPr>
                <w:rFonts w:asciiTheme="minorHAnsi" w:hAnsiTheme="minorHAnsi" w:cstheme="minorHAnsi"/>
                <w:b w:val="0"/>
                <w:color w:val="auto"/>
                <w:lang w:val="en-IE"/>
              </w:rPr>
              <w:t xml:space="preserve">SFTP + UI Download </w:t>
            </w:r>
          </w:p>
        </w:tc>
      </w:tr>
      <w:tr w:rsidR="00EB0D30" w:rsidRPr="00EC0B45" w:rsidTr="00EB0D30">
        <w:trPr>
          <w:cantSplit/>
        </w:trPr>
        <w:tc>
          <w:tcPr>
            <w:tcW w:w="1801" w:type="pct"/>
          </w:tcPr>
          <w:p w:rsidR="00EB0D30" w:rsidRPr="00823D18" w:rsidRDefault="00EB0D30" w:rsidP="00EB0D30">
            <w:pPr>
              <w:pStyle w:val="CellHeading"/>
              <w:rPr>
                <w:rFonts w:asciiTheme="minorHAnsi" w:hAnsiTheme="minorHAnsi" w:cstheme="minorHAnsi"/>
                <w:color w:val="auto"/>
                <w:lang w:val="en-IE"/>
              </w:rPr>
            </w:pPr>
            <w:r w:rsidRPr="00823D18">
              <w:rPr>
                <w:rFonts w:asciiTheme="minorHAnsi" w:hAnsiTheme="minorHAnsi" w:cstheme="minorHAnsi"/>
                <w:color w:val="auto"/>
                <w:lang w:val="en-IE"/>
              </w:rPr>
              <w:t>Service Triggering Mode</w:t>
            </w:r>
          </w:p>
        </w:tc>
        <w:tc>
          <w:tcPr>
            <w:tcW w:w="3199" w:type="pct"/>
          </w:tcPr>
          <w:p w:rsidR="00EB0D30" w:rsidRPr="00E36D28" w:rsidRDefault="00EB0D30" w:rsidP="00EB0D30">
            <w:pPr>
              <w:pStyle w:val="CellHeading"/>
              <w:rPr>
                <w:rFonts w:asciiTheme="minorHAnsi" w:hAnsiTheme="minorHAnsi" w:cstheme="minorHAnsi"/>
                <w:b w:val="0"/>
                <w:color w:val="auto"/>
                <w:lang w:val="en-IE"/>
              </w:rPr>
            </w:pPr>
            <w:r w:rsidRPr="00E36D28">
              <w:rPr>
                <w:rFonts w:asciiTheme="minorHAnsi" w:hAnsiTheme="minorHAnsi" w:cstheme="minorHAnsi"/>
                <w:b w:val="0"/>
                <w:color w:val="auto"/>
                <w:lang w:val="en-IE"/>
              </w:rPr>
              <w:t>On Request from UI</w:t>
            </w:r>
          </w:p>
        </w:tc>
      </w:tr>
      <w:tr w:rsidR="00EB0D30" w:rsidRPr="00EC0B45" w:rsidTr="00EB0D30">
        <w:trPr>
          <w:cantSplit/>
        </w:trPr>
        <w:tc>
          <w:tcPr>
            <w:tcW w:w="1801" w:type="pct"/>
          </w:tcPr>
          <w:p w:rsidR="00EB0D30" w:rsidRPr="00823D18" w:rsidRDefault="00EB0D30" w:rsidP="00EB0D30">
            <w:pPr>
              <w:pStyle w:val="CellHeading"/>
              <w:rPr>
                <w:rFonts w:asciiTheme="minorHAnsi" w:hAnsiTheme="minorHAnsi" w:cstheme="minorHAnsi"/>
                <w:color w:val="auto"/>
                <w:lang w:val="en-IE"/>
              </w:rPr>
            </w:pPr>
            <w:r w:rsidRPr="00823D18">
              <w:rPr>
                <w:rFonts w:asciiTheme="minorHAnsi" w:hAnsiTheme="minorHAnsi" w:cstheme="minorHAnsi"/>
                <w:color w:val="auto"/>
                <w:lang w:val="en-IE"/>
              </w:rPr>
              <w:lastRenderedPageBreak/>
              <w:t>Service Operation</w:t>
            </w:r>
          </w:p>
        </w:tc>
        <w:tc>
          <w:tcPr>
            <w:tcW w:w="3199" w:type="pct"/>
          </w:tcPr>
          <w:p w:rsidR="00EB0D30" w:rsidRPr="00E36D28" w:rsidRDefault="00EB0D30" w:rsidP="00EB0D30">
            <w:pPr>
              <w:pStyle w:val="CellHeading"/>
              <w:rPr>
                <w:rFonts w:asciiTheme="minorHAnsi" w:hAnsiTheme="minorHAnsi" w:cstheme="minorHAnsi"/>
                <w:b w:val="0"/>
                <w:color w:val="auto"/>
                <w:lang w:val="en-IE"/>
              </w:rPr>
            </w:pPr>
          </w:p>
        </w:tc>
      </w:tr>
      <w:tr w:rsidR="00EB0D30" w:rsidRPr="00EC0B45" w:rsidTr="00EB0D30">
        <w:trPr>
          <w:cantSplit/>
        </w:trPr>
        <w:tc>
          <w:tcPr>
            <w:tcW w:w="1801" w:type="pct"/>
          </w:tcPr>
          <w:p w:rsidR="00EB0D30" w:rsidRPr="00E36D28" w:rsidRDefault="00EB0D30" w:rsidP="00EB0D30">
            <w:pPr>
              <w:pStyle w:val="CellHeading"/>
              <w:rPr>
                <w:rFonts w:asciiTheme="minorHAnsi" w:hAnsiTheme="minorHAnsi" w:cstheme="minorHAnsi"/>
                <w:color w:val="auto"/>
                <w:lang w:val="en-IE"/>
              </w:rPr>
            </w:pPr>
            <w:r w:rsidRPr="00E36D28">
              <w:rPr>
                <w:rFonts w:asciiTheme="minorHAnsi" w:hAnsiTheme="minorHAnsi" w:cstheme="minorHAnsi"/>
                <w:color w:val="auto"/>
                <w:lang w:val="en-IE"/>
              </w:rPr>
              <w:t>Estimated Run Frequency</w:t>
            </w:r>
          </w:p>
        </w:tc>
        <w:tc>
          <w:tcPr>
            <w:tcW w:w="3199" w:type="pct"/>
          </w:tcPr>
          <w:p w:rsidR="00EB0D30" w:rsidRPr="00E36D28" w:rsidRDefault="00EB0D30" w:rsidP="00EB0D30">
            <w:pPr>
              <w:pStyle w:val="CellHeading"/>
              <w:rPr>
                <w:rFonts w:asciiTheme="minorHAnsi" w:hAnsiTheme="minorHAnsi" w:cstheme="minorHAnsi"/>
                <w:b w:val="0"/>
                <w:color w:val="auto"/>
                <w:lang w:val="en-IE"/>
              </w:rPr>
            </w:pPr>
            <w:r w:rsidRPr="00E36D28">
              <w:rPr>
                <w:rFonts w:asciiTheme="minorHAnsi" w:hAnsiTheme="minorHAnsi" w:cstheme="minorHAnsi"/>
                <w:b w:val="0"/>
                <w:color w:val="auto"/>
                <w:lang w:val="en-IE"/>
              </w:rPr>
              <w:t>Daily, End of Day</w:t>
            </w:r>
          </w:p>
        </w:tc>
      </w:tr>
      <w:tr w:rsidR="00EB0D30" w:rsidRPr="00EC0B45" w:rsidTr="00EB0D30">
        <w:trPr>
          <w:cantSplit/>
        </w:trPr>
        <w:tc>
          <w:tcPr>
            <w:tcW w:w="1801" w:type="pct"/>
          </w:tcPr>
          <w:p w:rsidR="00EB0D30" w:rsidRPr="00E36D28" w:rsidRDefault="00EB0D30" w:rsidP="00EB0D30">
            <w:pPr>
              <w:pStyle w:val="CellHeading"/>
              <w:rPr>
                <w:rFonts w:asciiTheme="minorHAnsi" w:hAnsiTheme="minorHAnsi" w:cstheme="minorHAnsi"/>
                <w:color w:val="auto"/>
                <w:lang w:val="en-IE"/>
              </w:rPr>
            </w:pPr>
            <w:r w:rsidRPr="00E36D28">
              <w:rPr>
                <w:rFonts w:asciiTheme="minorHAnsi" w:hAnsiTheme="minorHAnsi" w:cstheme="minorHAnsi"/>
                <w:color w:val="auto"/>
                <w:lang w:val="en-IE"/>
              </w:rPr>
              <w:t>Aggregation</w:t>
            </w:r>
          </w:p>
        </w:tc>
        <w:tc>
          <w:tcPr>
            <w:tcW w:w="3199" w:type="pct"/>
          </w:tcPr>
          <w:p w:rsidR="00EB0D30" w:rsidRPr="00E36D28" w:rsidRDefault="00EB0D30" w:rsidP="00EB0D30">
            <w:pPr>
              <w:pStyle w:val="CellHeading"/>
              <w:rPr>
                <w:rFonts w:asciiTheme="minorHAnsi" w:hAnsiTheme="minorHAnsi" w:cstheme="minorHAnsi"/>
                <w:b w:val="0"/>
                <w:color w:val="auto"/>
                <w:lang w:val="en-IE"/>
              </w:rPr>
            </w:pPr>
            <w:r w:rsidRPr="00E36D28">
              <w:rPr>
                <w:rFonts w:asciiTheme="minorHAnsi" w:hAnsiTheme="minorHAnsi" w:cstheme="minorHAnsi"/>
                <w:b w:val="0"/>
                <w:color w:val="auto"/>
                <w:lang w:val="en-IE"/>
              </w:rPr>
              <w:t>All enrolments for a given day</w:t>
            </w:r>
          </w:p>
        </w:tc>
      </w:tr>
    </w:tbl>
    <w:p w:rsidR="00EB0D30" w:rsidRPr="00EC0B45" w:rsidRDefault="00EB0D30" w:rsidP="00EB0D30">
      <w:pPr>
        <w:pStyle w:val="Heading4"/>
      </w:pPr>
      <w:bookmarkStart w:id="115" w:name="_Toc528055879"/>
      <w:r w:rsidRPr="00EC0B45">
        <w:t>File Layout Specification</w:t>
      </w:r>
      <w:bookmarkEnd w:id="115"/>
    </w:p>
    <w:tbl>
      <w:tblPr>
        <w:tblStyle w:val="TableProfessional"/>
        <w:tblW w:w="10314" w:type="dxa"/>
        <w:tblLook w:val="04A0" w:firstRow="1" w:lastRow="0" w:firstColumn="1" w:lastColumn="0" w:noHBand="0" w:noVBand="1"/>
      </w:tblPr>
      <w:tblGrid>
        <w:gridCol w:w="534"/>
        <w:gridCol w:w="2126"/>
        <w:gridCol w:w="7654"/>
      </w:tblGrid>
      <w:tr w:rsidR="00EB0D30" w:rsidRPr="00EC0B45" w:rsidTr="00EB0D30">
        <w:trPr>
          <w:cnfStyle w:val="100000000000" w:firstRow="1" w:lastRow="0" w:firstColumn="0" w:lastColumn="0" w:oddVBand="0" w:evenVBand="0" w:oddHBand="0" w:evenHBand="0" w:firstRowFirstColumn="0" w:firstRowLastColumn="0" w:lastRowFirstColumn="0" w:lastRowLastColumn="0"/>
          <w:cantSplit/>
        </w:trPr>
        <w:tc>
          <w:tcPr>
            <w:tcW w:w="534" w:type="dxa"/>
            <w:shd w:val="clear" w:color="auto" w:fill="000000" w:themeFill="text1"/>
            <w:noWrap/>
            <w:hideMark/>
          </w:tcPr>
          <w:p w:rsidR="00EB0D30" w:rsidRPr="00823D18" w:rsidRDefault="00EB0D30" w:rsidP="00EB0D30">
            <w:pPr>
              <w:pStyle w:val="TableHeader"/>
              <w:rPr>
                <w:b/>
                <w:color w:val="FFFFFF" w:themeColor="background1"/>
              </w:rPr>
            </w:pPr>
            <w:r w:rsidRPr="00823D18">
              <w:rPr>
                <w:b/>
                <w:color w:val="FFFFFF" w:themeColor="background1"/>
              </w:rPr>
              <w:t>#</w:t>
            </w:r>
          </w:p>
        </w:tc>
        <w:tc>
          <w:tcPr>
            <w:tcW w:w="2126" w:type="dxa"/>
            <w:shd w:val="clear" w:color="auto" w:fill="000000" w:themeFill="text1"/>
            <w:noWrap/>
            <w:hideMark/>
          </w:tcPr>
          <w:p w:rsidR="00EB0D30" w:rsidRPr="00823D18" w:rsidRDefault="00EB0D30" w:rsidP="00EB0D30">
            <w:pPr>
              <w:pStyle w:val="TableHeader"/>
              <w:rPr>
                <w:b/>
                <w:color w:val="FFFFFF" w:themeColor="background1"/>
              </w:rPr>
            </w:pPr>
            <w:r w:rsidRPr="00823D18">
              <w:rPr>
                <w:b/>
                <w:color w:val="FFFFFF" w:themeColor="background1"/>
              </w:rPr>
              <w:t>Name</w:t>
            </w:r>
          </w:p>
        </w:tc>
        <w:tc>
          <w:tcPr>
            <w:tcW w:w="7654" w:type="dxa"/>
            <w:shd w:val="clear" w:color="auto" w:fill="000000" w:themeFill="text1"/>
            <w:noWrap/>
            <w:hideMark/>
          </w:tcPr>
          <w:p w:rsidR="00EB0D30" w:rsidRPr="00823D18" w:rsidRDefault="00EB0D30" w:rsidP="00EB0D30">
            <w:pPr>
              <w:pStyle w:val="TableHeader"/>
              <w:rPr>
                <w:b/>
                <w:color w:val="FFFFFF" w:themeColor="background1"/>
              </w:rPr>
            </w:pPr>
            <w:r w:rsidRPr="00823D18">
              <w:rPr>
                <w:b/>
                <w:color w:val="FFFFFF" w:themeColor="background1"/>
              </w:rPr>
              <w:t>Definition</w:t>
            </w:r>
          </w:p>
        </w:tc>
      </w:tr>
      <w:tr w:rsidR="00EB0D30" w:rsidRPr="00EC0B45" w:rsidTr="00EB0D30">
        <w:trPr>
          <w:cantSplit/>
        </w:trPr>
        <w:tc>
          <w:tcPr>
            <w:tcW w:w="534" w:type="dxa"/>
            <w:noWrap/>
            <w:hideMark/>
          </w:tcPr>
          <w:p w:rsidR="00EB0D30" w:rsidRPr="00823D18" w:rsidRDefault="00EB0D30" w:rsidP="00EB0D30">
            <w:pPr>
              <w:pStyle w:val="TableBody"/>
            </w:pPr>
            <w:r w:rsidRPr="00823D18">
              <w:t>1</w:t>
            </w:r>
          </w:p>
        </w:tc>
        <w:tc>
          <w:tcPr>
            <w:tcW w:w="2126" w:type="dxa"/>
            <w:noWrap/>
            <w:hideMark/>
          </w:tcPr>
          <w:p w:rsidR="00EB0D30" w:rsidRPr="00823D18" w:rsidRDefault="00EB0D30" w:rsidP="00EB0D30">
            <w:pPr>
              <w:pStyle w:val="TableBody"/>
            </w:pPr>
            <w:r w:rsidRPr="006569D5">
              <w:t>Payee ID</w:t>
            </w:r>
          </w:p>
        </w:tc>
        <w:tc>
          <w:tcPr>
            <w:tcW w:w="7654" w:type="dxa"/>
            <w:noWrap/>
            <w:hideMark/>
          </w:tcPr>
          <w:p w:rsidR="00EB0D30" w:rsidRPr="00823D18" w:rsidRDefault="00EB0D30" w:rsidP="00EB0D30">
            <w:pPr>
              <w:pStyle w:val="TableBody"/>
            </w:pPr>
            <w:r w:rsidRPr="006569D5">
              <w:t>Payee Identification</w:t>
            </w:r>
          </w:p>
        </w:tc>
      </w:tr>
      <w:tr w:rsidR="00EB0D30" w:rsidRPr="00EC0B45" w:rsidTr="00EB0D30">
        <w:trPr>
          <w:cantSplit/>
        </w:trPr>
        <w:tc>
          <w:tcPr>
            <w:tcW w:w="534" w:type="dxa"/>
            <w:noWrap/>
            <w:hideMark/>
          </w:tcPr>
          <w:p w:rsidR="00EB0D30" w:rsidRPr="00823D18" w:rsidRDefault="00EB0D30" w:rsidP="00EB0D30">
            <w:pPr>
              <w:pStyle w:val="TableBody"/>
            </w:pPr>
            <w:r w:rsidRPr="00823D18">
              <w:t>2</w:t>
            </w:r>
          </w:p>
        </w:tc>
        <w:tc>
          <w:tcPr>
            <w:tcW w:w="2126" w:type="dxa"/>
            <w:noWrap/>
            <w:hideMark/>
          </w:tcPr>
          <w:p w:rsidR="00EB0D30" w:rsidRPr="00823D18" w:rsidRDefault="00EB0D30" w:rsidP="00EB0D30">
            <w:pPr>
              <w:pStyle w:val="TableBody"/>
            </w:pPr>
            <w:r w:rsidRPr="006569D5">
              <w:t>Payee First Name</w:t>
            </w:r>
          </w:p>
        </w:tc>
        <w:tc>
          <w:tcPr>
            <w:tcW w:w="7654" w:type="dxa"/>
            <w:noWrap/>
            <w:hideMark/>
          </w:tcPr>
          <w:p w:rsidR="00EB0D30" w:rsidRPr="00823D18" w:rsidRDefault="00EB0D30" w:rsidP="00EB0D30">
            <w:pPr>
              <w:pStyle w:val="TableBody"/>
            </w:pPr>
            <w:r w:rsidRPr="006569D5">
              <w:t>Payee First Name</w:t>
            </w:r>
          </w:p>
        </w:tc>
      </w:tr>
      <w:tr w:rsidR="00EB0D30" w:rsidRPr="00EC0B45" w:rsidTr="00EB0D30">
        <w:trPr>
          <w:cantSplit/>
        </w:trPr>
        <w:tc>
          <w:tcPr>
            <w:tcW w:w="534" w:type="dxa"/>
            <w:noWrap/>
            <w:hideMark/>
          </w:tcPr>
          <w:p w:rsidR="00EB0D30" w:rsidRPr="00823D18" w:rsidRDefault="00EB0D30" w:rsidP="00EB0D30">
            <w:pPr>
              <w:pStyle w:val="TableBody"/>
            </w:pPr>
            <w:r w:rsidRPr="00823D18">
              <w:t>3</w:t>
            </w:r>
          </w:p>
        </w:tc>
        <w:tc>
          <w:tcPr>
            <w:tcW w:w="2126" w:type="dxa"/>
            <w:noWrap/>
            <w:hideMark/>
          </w:tcPr>
          <w:p w:rsidR="00EB0D30" w:rsidRPr="00823D18" w:rsidRDefault="00EB0D30" w:rsidP="00EB0D30">
            <w:pPr>
              <w:pStyle w:val="TableBody"/>
            </w:pPr>
            <w:r w:rsidRPr="006569D5">
              <w:t>Payee Last Name</w:t>
            </w:r>
          </w:p>
        </w:tc>
        <w:tc>
          <w:tcPr>
            <w:tcW w:w="7654" w:type="dxa"/>
            <w:noWrap/>
            <w:hideMark/>
          </w:tcPr>
          <w:p w:rsidR="00EB0D30" w:rsidRPr="00823D18" w:rsidRDefault="00EB0D30" w:rsidP="00EB0D30">
            <w:pPr>
              <w:pStyle w:val="TableBody"/>
            </w:pPr>
            <w:r w:rsidRPr="006569D5">
              <w:t>Payee Last Name</w:t>
            </w:r>
          </w:p>
        </w:tc>
      </w:tr>
      <w:tr w:rsidR="00EB0D30" w:rsidRPr="00EC0B45" w:rsidTr="00EB0D30">
        <w:trPr>
          <w:cantSplit/>
        </w:trPr>
        <w:tc>
          <w:tcPr>
            <w:tcW w:w="534" w:type="dxa"/>
            <w:noWrap/>
          </w:tcPr>
          <w:p w:rsidR="00EB0D30" w:rsidRPr="00823D18" w:rsidRDefault="00EB0D30" w:rsidP="00EB0D30">
            <w:pPr>
              <w:pStyle w:val="TableBody"/>
            </w:pPr>
            <w:r w:rsidRPr="00823D18">
              <w:t>4</w:t>
            </w:r>
          </w:p>
        </w:tc>
        <w:tc>
          <w:tcPr>
            <w:tcW w:w="2126" w:type="dxa"/>
            <w:noWrap/>
            <w:hideMark/>
          </w:tcPr>
          <w:p w:rsidR="00EB0D30" w:rsidRPr="00823D18" w:rsidRDefault="00EB0D30" w:rsidP="00EB0D30">
            <w:pPr>
              <w:pStyle w:val="TableBody"/>
            </w:pPr>
            <w:r w:rsidRPr="006569D5">
              <w:t>Email Address</w:t>
            </w:r>
          </w:p>
        </w:tc>
        <w:tc>
          <w:tcPr>
            <w:tcW w:w="7654" w:type="dxa"/>
            <w:noWrap/>
            <w:hideMark/>
          </w:tcPr>
          <w:p w:rsidR="00EB0D30" w:rsidRPr="00823D18" w:rsidRDefault="00EB0D30" w:rsidP="00EB0D30">
            <w:pPr>
              <w:pStyle w:val="TableBody"/>
            </w:pPr>
            <w:r w:rsidRPr="006569D5">
              <w:t>Email of the enrolled Payee</w:t>
            </w:r>
          </w:p>
        </w:tc>
      </w:tr>
      <w:tr w:rsidR="00EB0D30" w:rsidRPr="00EC0B45" w:rsidTr="00EB0D30">
        <w:trPr>
          <w:cantSplit/>
        </w:trPr>
        <w:tc>
          <w:tcPr>
            <w:tcW w:w="534" w:type="dxa"/>
            <w:noWrap/>
          </w:tcPr>
          <w:p w:rsidR="00EB0D30" w:rsidRPr="00823D18" w:rsidRDefault="00EB0D30" w:rsidP="00EB0D30">
            <w:pPr>
              <w:pStyle w:val="TableBody"/>
            </w:pPr>
            <w:r w:rsidRPr="00823D18">
              <w:t>5</w:t>
            </w:r>
          </w:p>
        </w:tc>
        <w:tc>
          <w:tcPr>
            <w:tcW w:w="2126" w:type="dxa"/>
            <w:noWrap/>
          </w:tcPr>
          <w:p w:rsidR="00EB0D30" w:rsidRPr="00823D18" w:rsidRDefault="00EB0D30" w:rsidP="00EB0D30">
            <w:pPr>
              <w:pStyle w:val="TableBody"/>
            </w:pPr>
            <w:r w:rsidRPr="006569D5">
              <w:t>Phone Number</w:t>
            </w:r>
          </w:p>
        </w:tc>
        <w:tc>
          <w:tcPr>
            <w:tcW w:w="7654" w:type="dxa"/>
            <w:noWrap/>
          </w:tcPr>
          <w:p w:rsidR="00EB0D30" w:rsidRPr="00823D18" w:rsidRDefault="00EB0D30" w:rsidP="00EB0D30">
            <w:pPr>
              <w:pStyle w:val="TableBody"/>
            </w:pPr>
            <w:r w:rsidRPr="006569D5">
              <w:t>Phone Number of the Payee</w:t>
            </w:r>
          </w:p>
        </w:tc>
      </w:tr>
      <w:tr w:rsidR="00EB0D30" w:rsidRPr="00EC0B45" w:rsidTr="00EB0D30">
        <w:trPr>
          <w:cantSplit/>
        </w:trPr>
        <w:tc>
          <w:tcPr>
            <w:tcW w:w="534" w:type="dxa"/>
            <w:noWrap/>
          </w:tcPr>
          <w:p w:rsidR="00EB0D30" w:rsidRPr="00823D18" w:rsidRDefault="00EB0D30" w:rsidP="00EB0D30">
            <w:pPr>
              <w:pStyle w:val="TableBody"/>
            </w:pPr>
            <w:r w:rsidRPr="00823D18">
              <w:t>6</w:t>
            </w:r>
          </w:p>
        </w:tc>
        <w:tc>
          <w:tcPr>
            <w:tcW w:w="2126" w:type="dxa"/>
            <w:noWrap/>
          </w:tcPr>
          <w:p w:rsidR="00EB0D30" w:rsidRPr="00823D18" w:rsidRDefault="00EB0D30" w:rsidP="00EB0D30">
            <w:pPr>
              <w:pStyle w:val="TableBody"/>
            </w:pPr>
            <w:r w:rsidRPr="006569D5">
              <w:t>Payment Preference</w:t>
            </w:r>
          </w:p>
        </w:tc>
        <w:tc>
          <w:tcPr>
            <w:tcW w:w="7654" w:type="dxa"/>
            <w:noWrap/>
          </w:tcPr>
          <w:p w:rsidR="00EB0D30" w:rsidRPr="00823D18" w:rsidRDefault="00EB0D30" w:rsidP="00EB0D30">
            <w:pPr>
              <w:pStyle w:val="TableBody"/>
            </w:pPr>
            <w:r w:rsidRPr="006569D5">
              <w:t xml:space="preserve">Payment </w:t>
            </w:r>
            <w:r w:rsidR="0081455C" w:rsidRPr="006569D5">
              <w:t>preference</w:t>
            </w:r>
            <w:r w:rsidRPr="006569D5">
              <w:t xml:space="preserve"> input by Payee (ACH,Zelle,Check)</w:t>
            </w:r>
          </w:p>
        </w:tc>
      </w:tr>
      <w:tr w:rsidR="00EB0D30" w:rsidRPr="00EC0B45" w:rsidTr="00EB0D30">
        <w:trPr>
          <w:cantSplit/>
        </w:trPr>
        <w:tc>
          <w:tcPr>
            <w:tcW w:w="534" w:type="dxa"/>
            <w:noWrap/>
          </w:tcPr>
          <w:p w:rsidR="00EB0D30" w:rsidRPr="00823D18" w:rsidRDefault="00EB0D30" w:rsidP="00EB0D30">
            <w:pPr>
              <w:pStyle w:val="TableBody"/>
            </w:pPr>
            <w:r w:rsidRPr="00823D18">
              <w:t>7</w:t>
            </w:r>
          </w:p>
        </w:tc>
        <w:tc>
          <w:tcPr>
            <w:tcW w:w="2126" w:type="dxa"/>
            <w:noWrap/>
          </w:tcPr>
          <w:p w:rsidR="00EB0D30" w:rsidRPr="00823D18" w:rsidRDefault="00EB0D30" w:rsidP="00EB0D30">
            <w:pPr>
              <w:pStyle w:val="TableBody"/>
            </w:pPr>
            <w:r w:rsidRPr="006569D5">
              <w:t>Date of Change</w:t>
            </w:r>
          </w:p>
        </w:tc>
        <w:tc>
          <w:tcPr>
            <w:tcW w:w="7654" w:type="dxa"/>
            <w:noWrap/>
          </w:tcPr>
          <w:p w:rsidR="00EB0D30" w:rsidRPr="00823D18" w:rsidRDefault="00EB0D30" w:rsidP="00EB0D30">
            <w:pPr>
              <w:pStyle w:val="TableBody"/>
            </w:pPr>
          </w:p>
        </w:tc>
      </w:tr>
      <w:tr w:rsidR="00EB0D30" w:rsidRPr="00EC0B45" w:rsidTr="00EB0D30">
        <w:trPr>
          <w:cantSplit/>
        </w:trPr>
        <w:tc>
          <w:tcPr>
            <w:tcW w:w="534" w:type="dxa"/>
            <w:noWrap/>
          </w:tcPr>
          <w:p w:rsidR="00EB0D30" w:rsidRPr="00823D18" w:rsidRDefault="00EB0D30" w:rsidP="00EB0D30">
            <w:pPr>
              <w:pStyle w:val="TableBody"/>
            </w:pPr>
            <w:r w:rsidRPr="00823D18">
              <w:t>8</w:t>
            </w:r>
          </w:p>
        </w:tc>
        <w:tc>
          <w:tcPr>
            <w:tcW w:w="2126" w:type="dxa"/>
            <w:noWrap/>
          </w:tcPr>
          <w:p w:rsidR="00EB0D30" w:rsidRPr="00823D18" w:rsidRDefault="00EB0D30" w:rsidP="00EB0D30">
            <w:pPr>
              <w:pStyle w:val="TableBody"/>
            </w:pPr>
            <w:r w:rsidRPr="006569D5">
              <w:t>Action Type</w:t>
            </w:r>
          </w:p>
        </w:tc>
        <w:tc>
          <w:tcPr>
            <w:tcW w:w="7654" w:type="dxa"/>
            <w:noWrap/>
          </w:tcPr>
          <w:p w:rsidR="00EB0D30" w:rsidRPr="00823D18" w:rsidRDefault="00EB0D30" w:rsidP="00EB0D30">
            <w:pPr>
              <w:pStyle w:val="TableBody"/>
            </w:pPr>
            <w:r w:rsidRPr="006569D5">
              <w:t>New/Update</w:t>
            </w:r>
          </w:p>
        </w:tc>
      </w:tr>
      <w:tr w:rsidR="00EB0D30" w:rsidRPr="00EC0B45" w:rsidTr="00EB0D30">
        <w:trPr>
          <w:cantSplit/>
        </w:trPr>
        <w:tc>
          <w:tcPr>
            <w:tcW w:w="534" w:type="dxa"/>
            <w:noWrap/>
          </w:tcPr>
          <w:p w:rsidR="00EB0D30" w:rsidRPr="00823D18" w:rsidRDefault="00EB0D30" w:rsidP="00EB0D30">
            <w:pPr>
              <w:pStyle w:val="TableBody"/>
            </w:pPr>
            <w:r w:rsidRPr="00823D18">
              <w:t>9</w:t>
            </w:r>
          </w:p>
        </w:tc>
        <w:tc>
          <w:tcPr>
            <w:tcW w:w="2126" w:type="dxa"/>
            <w:noWrap/>
          </w:tcPr>
          <w:p w:rsidR="00EB0D30" w:rsidRPr="00823D18" w:rsidRDefault="00EB0D30" w:rsidP="00EB0D30">
            <w:pPr>
              <w:pStyle w:val="TableBody"/>
            </w:pPr>
            <w:r w:rsidRPr="006569D5">
              <w:t>Client Id</w:t>
            </w:r>
          </w:p>
        </w:tc>
        <w:tc>
          <w:tcPr>
            <w:tcW w:w="7654" w:type="dxa"/>
            <w:noWrap/>
          </w:tcPr>
          <w:p w:rsidR="00EB0D30" w:rsidRPr="00823D18" w:rsidRDefault="00EB0D30" w:rsidP="00EB0D30">
            <w:pPr>
              <w:pStyle w:val="TableBody"/>
            </w:pPr>
          </w:p>
        </w:tc>
      </w:tr>
      <w:tr w:rsidR="00EB0D30" w:rsidRPr="00EC0B45" w:rsidTr="00EB0D30">
        <w:trPr>
          <w:cantSplit/>
        </w:trPr>
        <w:tc>
          <w:tcPr>
            <w:tcW w:w="534" w:type="dxa"/>
            <w:noWrap/>
          </w:tcPr>
          <w:p w:rsidR="00EB0D30" w:rsidRPr="00823D18" w:rsidRDefault="00EB0D30" w:rsidP="00EB0D30">
            <w:pPr>
              <w:pStyle w:val="TableBody"/>
            </w:pPr>
            <w:r w:rsidRPr="00823D18">
              <w:t>10</w:t>
            </w:r>
          </w:p>
        </w:tc>
        <w:tc>
          <w:tcPr>
            <w:tcW w:w="2126" w:type="dxa"/>
            <w:noWrap/>
          </w:tcPr>
          <w:p w:rsidR="00EB0D30" w:rsidRPr="00823D18" w:rsidRDefault="00EB0D30" w:rsidP="00EB0D30">
            <w:pPr>
              <w:pStyle w:val="TableBody"/>
            </w:pPr>
            <w:r w:rsidRPr="006569D5">
              <w:t>Client Name</w:t>
            </w:r>
          </w:p>
        </w:tc>
        <w:tc>
          <w:tcPr>
            <w:tcW w:w="7654" w:type="dxa"/>
            <w:noWrap/>
          </w:tcPr>
          <w:p w:rsidR="00EB0D30" w:rsidRPr="00823D18" w:rsidRDefault="00EB0D30" w:rsidP="00EB0D30">
            <w:pPr>
              <w:pStyle w:val="TableBody"/>
            </w:pPr>
          </w:p>
        </w:tc>
      </w:tr>
      <w:tr w:rsidR="00EB0D30" w:rsidRPr="00EC0B45" w:rsidTr="00EB0D30">
        <w:trPr>
          <w:cantSplit/>
        </w:trPr>
        <w:tc>
          <w:tcPr>
            <w:tcW w:w="534" w:type="dxa"/>
            <w:noWrap/>
          </w:tcPr>
          <w:p w:rsidR="00EB0D30" w:rsidRPr="00823D18" w:rsidRDefault="00EB0D30" w:rsidP="00EB0D30">
            <w:pPr>
              <w:pStyle w:val="TableBody"/>
            </w:pPr>
            <w:r w:rsidRPr="00823D18">
              <w:t>11</w:t>
            </w:r>
          </w:p>
        </w:tc>
        <w:tc>
          <w:tcPr>
            <w:tcW w:w="2126" w:type="dxa"/>
            <w:noWrap/>
          </w:tcPr>
          <w:p w:rsidR="00EB0D30" w:rsidRPr="00823D18" w:rsidRDefault="00EB0D30" w:rsidP="00EB0D30">
            <w:pPr>
              <w:pStyle w:val="TableBody"/>
            </w:pPr>
            <w:r w:rsidRPr="006569D5">
              <w:t>Address Line 1</w:t>
            </w:r>
          </w:p>
        </w:tc>
        <w:tc>
          <w:tcPr>
            <w:tcW w:w="7654" w:type="dxa"/>
            <w:noWrap/>
          </w:tcPr>
          <w:p w:rsidR="00EB0D30" w:rsidRPr="00823D18" w:rsidRDefault="00EB0D30" w:rsidP="00EB0D30">
            <w:pPr>
              <w:pStyle w:val="TableBody"/>
            </w:pPr>
          </w:p>
        </w:tc>
      </w:tr>
      <w:tr w:rsidR="00EB0D30" w:rsidRPr="00EC0B45" w:rsidTr="00EB0D30">
        <w:trPr>
          <w:cantSplit/>
        </w:trPr>
        <w:tc>
          <w:tcPr>
            <w:tcW w:w="534" w:type="dxa"/>
            <w:noWrap/>
          </w:tcPr>
          <w:p w:rsidR="00EB0D30" w:rsidRPr="00823D18" w:rsidRDefault="00EB0D30" w:rsidP="00EB0D30">
            <w:pPr>
              <w:pStyle w:val="TableBody"/>
            </w:pPr>
            <w:r w:rsidRPr="00823D18">
              <w:t>12</w:t>
            </w:r>
          </w:p>
        </w:tc>
        <w:tc>
          <w:tcPr>
            <w:tcW w:w="2126" w:type="dxa"/>
            <w:noWrap/>
            <w:hideMark/>
          </w:tcPr>
          <w:p w:rsidR="00EB0D30" w:rsidRPr="00823D18" w:rsidRDefault="00EB0D30" w:rsidP="00EB0D30">
            <w:pPr>
              <w:pStyle w:val="TableBody"/>
            </w:pPr>
            <w:r w:rsidRPr="006569D5">
              <w:t>Address Line 2</w:t>
            </w:r>
          </w:p>
        </w:tc>
        <w:tc>
          <w:tcPr>
            <w:tcW w:w="7654" w:type="dxa"/>
            <w:noWrap/>
          </w:tcPr>
          <w:p w:rsidR="00EB0D30" w:rsidRPr="00823D18" w:rsidRDefault="00EB0D30" w:rsidP="00EB0D30">
            <w:pPr>
              <w:pStyle w:val="TableBody"/>
            </w:pPr>
          </w:p>
        </w:tc>
      </w:tr>
      <w:tr w:rsidR="00EB0D30" w:rsidRPr="00EC0B45" w:rsidTr="00EB0D30">
        <w:trPr>
          <w:cantSplit/>
        </w:trPr>
        <w:tc>
          <w:tcPr>
            <w:tcW w:w="534" w:type="dxa"/>
            <w:noWrap/>
          </w:tcPr>
          <w:p w:rsidR="00EB0D30" w:rsidRPr="00823D18" w:rsidRDefault="00EB0D30" w:rsidP="00EB0D30">
            <w:pPr>
              <w:pStyle w:val="TableBody"/>
            </w:pPr>
            <w:r w:rsidRPr="00823D18">
              <w:t>13</w:t>
            </w:r>
          </w:p>
        </w:tc>
        <w:tc>
          <w:tcPr>
            <w:tcW w:w="2126" w:type="dxa"/>
            <w:noWrap/>
          </w:tcPr>
          <w:p w:rsidR="00EB0D30" w:rsidRPr="00823D18" w:rsidRDefault="00EB0D30" w:rsidP="00EB0D30">
            <w:pPr>
              <w:pStyle w:val="TableBody"/>
            </w:pPr>
            <w:r w:rsidRPr="006569D5">
              <w:t>City</w:t>
            </w:r>
          </w:p>
        </w:tc>
        <w:tc>
          <w:tcPr>
            <w:tcW w:w="7654" w:type="dxa"/>
            <w:noWrap/>
          </w:tcPr>
          <w:p w:rsidR="00EB0D30" w:rsidRPr="00823D18" w:rsidRDefault="00EB0D30" w:rsidP="00EB0D30">
            <w:pPr>
              <w:pStyle w:val="TableBody"/>
            </w:pPr>
          </w:p>
        </w:tc>
      </w:tr>
      <w:tr w:rsidR="00EB0D30" w:rsidRPr="00EC0B45" w:rsidTr="00EB0D30">
        <w:trPr>
          <w:cantSplit/>
        </w:trPr>
        <w:tc>
          <w:tcPr>
            <w:tcW w:w="534" w:type="dxa"/>
            <w:noWrap/>
          </w:tcPr>
          <w:p w:rsidR="00EB0D30" w:rsidRPr="00823D18" w:rsidRDefault="00EB0D30" w:rsidP="00EB0D30">
            <w:pPr>
              <w:pStyle w:val="TableBody"/>
            </w:pPr>
            <w:r w:rsidRPr="00823D18">
              <w:t>14</w:t>
            </w:r>
          </w:p>
        </w:tc>
        <w:tc>
          <w:tcPr>
            <w:tcW w:w="2126" w:type="dxa"/>
            <w:noWrap/>
          </w:tcPr>
          <w:p w:rsidR="00EB0D30" w:rsidRPr="00823D18" w:rsidRDefault="00EB0D30" w:rsidP="00EB0D30">
            <w:pPr>
              <w:pStyle w:val="TableBody"/>
            </w:pPr>
            <w:r w:rsidRPr="006569D5">
              <w:t>State</w:t>
            </w:r>
          </w:p>
        </w:tc>
        <w:tc>
          <w:tcPr>
            <w:tcW w:w="7654" w:type="dxa"/>
            <w:noWrap/>
          </w:tcPr>
          <w:p w:rsidR="00EB0D30" w:rsidRPr="00823D18" w:rsidRDefault="00EB0D30" w:rsidP="00EB0D30">
            <w:pPr>
              <w:pStyle w:val="TableBody"/>
            </w:pPr>
          </w:p>
        </w:tc>
      </w:tr>
      <w:tr w:rsidR="00EB0D30" w:rsidRPr="00EC0B45" w:rsidTr="00EB0D30">
        <w:trPr>
          <w:cantSplit/>
        </w:trPr>
        <w:tc>
          <w:tcPr>
            <w:tcW w:w="534" w:type="dxa"/>
            <w:noWrap/>
          </w:tcPr>
          <w:p w:rsidR="00EB0D30" w:rsidRPr="00823D18" w:rsidRDefault="00EB0D30" w:rsidP="00EB0D30">
            <w:pPr>
              <w:pStyle w:val="TableBody"/>
            </w:pPr>
            <w:r w:rsidRPr="00823D18">
              <w:t>15</w:t>
            </w:r>
          </w:p>
        </w:tc>
        <w:tc>
          <w:tcPr>
            <w:tcW w:w="2126" w:type="dxa"/>
            <w:noWrap/>
            <w:hideMark/>
          </w:tcPr>
          <w:p w:rsidR="00EB0D30" w:rsidRPr="00823D18" w:rsidRDefault="00EB0D30" w:rsidP="00EB0D30">
            <w:pPr>
              <w:pStyle w:val="TableBody"/>
            </w:pPr>
            <w:r w:rsidRPr="006569D5">
              <w:t>Postal Code</w:t>
            </w:r>
          </w:p>
        </w:tc>
        <w:tc>
          <w:tcPr>
            <w:tcW w:w="7654" w:type="dxa"/>
            <w:noWrap/>
          </w:tcPr>
          <w:p w:rsidR="00EB0D30" w:rsidRPr="00823D18" w:rsidRDefault="00EB0D30" w:rsidP="00EB0D30">
            <w:pPr>
              <w:pStyle w:val="TableBody"/>
            </w:pPr>
          </w:p>
        </w:tc>
      </w:tr>
    </w:tbl>
    <w:p w:rsidR="00EB0D30" w:rsidRDefault="00EB0D30" w:rsidP="00EB0D30">
      <w:pPr>
        <w:pStyle w:val="Heading4"/>
        <w:numPr>
          <w:ilvl w:val="0"/>
          <w:numId w:val="0"/>
        </w:numPr>
        <w:ind w:left="864"/>
      </w:pPr>
    </w:p>
    <w:p w:rsidR="00EB0D30" w:rsidRPr="00EC0B45" w:rsidRDefault="00EB0D30" w:rsidP="00EB0D30">
      <w:pPr>
        <w:pStyle w:val="Heading4"/>
      </w:pPr>
      <w:bookmarkStart w:id="116" w:name="_Toc528055880"/>
      <w:r w:rsidRPr="00EC0B45">
        <w:t>File Naming Convention</w:t>
      </w:r>
      <w:bookmarkEnd w:id="116"/>
    </w:p>
    <w:p w:rsidR="004B2D58" w:rsidRDefault="00511683" w:rsidP="004B2D58">
      <w:pPr>
        <w:rPr>
          <w:rFonts w:ascii="Tahoma" w:hAnsi="Tahoma" w:cs="Tahoma"/>
          <w:color w:val="FF0000"/>
        </w:rPr>
      </w:pPr>
      <w:r w:rsidRPr="00511683">
        <w:rPr>
          <w:rFonts w:ascii="Tahoma" w:hAnsi="Tahoma" w:cs="Tahoma"/>
          <w:color w:val="FF0000"/>
        </w:rPr>
        <w:t>TBD</w:t>
      </w:r>
      <w:r w:rsidR="004B2D58">
        <w:rPr>
          <w:rFonts w:ascii="Tahoma" w:hAnsi="Tahoma" w:cs="Tahoma"/>
          <w:color w:val="FF0000"/>
        </w:rPr>
        <w:t xml:space="preserve"> : – File naming conventions provided to Priyanka and Ronny on 10/19 (per Mike Connolly)</w:t>
      </w:r>
    </w:p>
    <w:p w:rsidR="00EB0D30" w:rsidRDefault="004B4E67" w:rsidP="00D549B5">
      <w:pPr>
        <w:pStyle w:val="Heading3"/>
        <w:tabs>
          <w:tab w:val="clear" w:pos="5850"/>
          <w:tab w:val="num" w:pos="720"/>
        </w:tabs>
        <w:ind w:left="720"/>
      </w:pPr>
      <w:bookmarkStart w:id="117" w:name="_Ref508191939"/>
      <w:bookmarkStart w:id="118" w:name="_Toc528055881"/>
      <w:bookmarkStart w:id="119" w:name="_Ref519691927"/>
      <w:r>
        <w:rPr>
          <w:highlight w:val="darkGray"/>
        </w:rPr>
        <w:t>INPAY</w:t>
      </w:r>
      <w:r w:rsidR="00EB0D30" w:rsidRPr="00AB6C51">
        <w:rPr>
          <w:highlight w:val="darkGray"/>
        </w:rPr>
        <w:t>-REJECTEMAIL-RPT:</w:t>
      </w:r>
      <w:r w:rsidR="00EB0D30" w:rsidRPr="00EC0B45">
        <w:t xml:space="preserve"> Reject Email</w:t>
      </w:r>
      <w:r w:rsidR="0099490E">
        <w:t>/Text</w:t>
      </w:r>
      <w:r w:rsidR="00EB0D30" w:rsidRPr="00EC0B45">
        <w:t xml:space="preserve"> Report</w:t>
      </w:r>
      <w:bookmarkEnd w:id="117"/>
      <w:bookmarkEnd w:id="118"/>
      <w:r w:rsidR="00EB0D30">
        <w:t xml:space="preserve"> </w:t>
      </w:r>
      <w:bookmarkEnd w:id="119"/>
    </w:p>
    <w:p w:rsidR="00EB0D30" w:rsidRPr="00EC0B45" w:rsidRDefault="00EB0D30" w:rsidP="00EB0D30">
      <w:pPr>
        <w:pStyle w:val="Heading4"/>
      </w:pPr>
      <w:bookmarkStart w:id="120" w:name="_Toc528055882"/>
      <w:r w:rsidRPr="00EC0B45">
        <w:t>Service Overview</w:t>
      </w:r>
      <w:bookmarkEnd w:id="120"/>
    </w:p>
    <w:tbl>
      <w:tblPr>
        <w:tblStyle w:val="TableProfessional"/>
        <w:tblW w:w="5000" w:type="pct"/>
        <w:tblLook w:val="00A0" w:firstRow="1" w:lastRow="0" w:firstColumn="1" w:lastColumn="0" w:noHBand="0" w:noVBand="0"/>
      </w:tblPr>
      <w:tblGrid>
        <w:gridCol w:w="480"/>
        <w:gridCol w:w="1828"/>
        <w:gridCol w:w="2826"/>
        <w:gridCol w:w="686"/>
        <w:gridCol w:w="1127"/>
        <w:gridCol w:w="984"/>
        <w:gridCol w:w="1153"/>
        <w:gridCol w:w="980"/>
      </w:tblGrid>
      <w:tr w:rsidR="00EB0D30" w:rsidRPr="00EC0B45" w:rsidTr="00EB0D30">
        <w:trPr>
          <w:cnfStyle w:val="100000000000" w:firstRow="1" w:lastRow="0" w:firstColumn="0" w:lastColumn="0" w:oddVBand="0" w:evenVBand="0" w:oddHBand="0" w:evenHBand="0" w:firstRowFirstColumn="0" w:firstRowLastColumn="0" w:lastRowFirstColumn="0" w:lastRowLastColumn="0"/>
          <w:cantSplit/>
        </w:trPr>
        <w:tc>
          <w:tcPr>
            <w:tcW w:w="238" w:type="pct"/>
            <w:shd w:val="clear" w:color="auto" w:fill="000000" w:themeFill="text1"/>
          </w:tcPr>
          <w:p w:rsidR="00EB0D30" w:rsidRPr="00823D18" w:rsidRDefault="00EB0D30" w:rsidP="00EB0D30">
            <w:pPr>
              <w:pStyle w:val="ListParagraph"/>
              <w:keepNext/>
              <w:keepLines/>
              <w:spacing w:after="0" w:line="240" w:lineRule="auto"/>
              <w:ind w:left="0"/>
              <w:jc w:val="left"/>
              <w:rPr>
                <w:rFonts w:asciiTheme="minorHAnsi" w:hAnsiTheme="minorHAnsi" w:cstheme="minorHAnsi"/>
                <w:b w:val="0"/>
                <w:bCs w:val="0"/>
                <w:color w:val="FFFFFF"/>
                <w:sz w:val="18"/>
                <w:lang w:val="en-IE"/>
              </w:rPr>
            </w:pPr>
            <w:r w:rsidRPr="00823D18">
              <w:rPr>
                <w:rFonts w:asciiTheme="minorHAnsi" w:hAnsiTheme="minorHAnsi" w:cstheme="minorHAnsi"/>
                <w:color w:val="FFFFFF"/>
                <w:sz w:val="18"/>
                <w:lang w:val="en-IE"/>
              </w:rPr>
              <w:t>#</w:t>
            </w:r>
          </w:p>
        </w:tc>
        <w:tc>
          <w:tcPr>
            <w:tcW w:w="908" w:type="pct"/>
            <w:shd w:val="clear" w:color="auto" w:fill="000000" w:themeFill="text1"/>
          </w:tcPr>
          <w:p w:rsidR="00EB0D30" w:rsidRPr="00823D18" w:rsidRDefault="00EB0D30" w:rsidP="00EB0D30">
            <w:pPr>
              <w:pStyle w:val="ListParagraph"/>
              <w:keepNext/>
              <w:keepLines/>
              <w:spacing w:after="0" w:line="240" w:lineRule="auto"/>
              <w:ind w:left="0"/>
              <w:jc w:val="left"/>
              <w:rPr>
                <w:rFonts w:asciiTheme="minorHAnsi" w:hAnsiTheme="minorHAnsi" w:cstheme="minorHAnsi"/>
                <w:b w:val="0"/>
                <w:bCs w:val="0"/>
                <w:color w:val="FFFFFF"/>
                <w:sz w:val="16"/>
                <w:lang w:val="en-IE"/>
              </w:rPr>
            </w:pPr>
            <w:r w:rsidRPr="00823D18">
              <w:rPr>
                <w:rFonts w:asciiTheme="minorHAnsi" w:hAnsiTheme="minorHAnsi" w:cstheme="minorHAnsi"/>
                <w:color w:val="FFFFFF"/>
                <w:sz w:val="18"/>
                <w:lang w:val="en-IE"/>
              </w:rPr>
              <w:t>Service ID</w:t>
            </w:r>
          </w:p>
        </w:tc>
        <w:tc>
          <w:tcPr>
            <w:tcW w:w="1404" w:type="pct"/>
            <w:shd w:val="clear" w:color="auto" w:fill="000000" w:themeFill="text1"/>
          </w:tcPr>
          <w:p w:rsidR="00EB0D30" w:rsidRPr="00823D18" w:rsidRDefault="00EB0D30" w:rsidP="00EB0D30">
            <w:pPr>
              <w:pStyle w:val="ListParagraph"/>
              <w:keepNext/>
              <w:keepLines/>
              <w:spacing w:after="0" w:line="240" w:lineRule="auto"/>
              <w:ind w:left="0"/>
              <w:jc w:val="left"/>
              <w:rPr>
                <w:rFonts w:asciiTheme="minorHAnsi" w:hAnsiTheme="minorHAnsi" w:cstheme="minorHAnsi"/>
                <w:b w:val="0"/>
                <w:bCs w:val="0"/>
                <w:color w:val="FFFFFF"/>
                <w:sz w:val="18"/>
                <w:lang w:val="en-IE"/>
              </w:rPr>
            </w:pPr>
            <w:r w:rsidRPr="00823D18">
              <w:rPr>
                <w:rFonts w:asciiTheme="minorHAnsi" w:hAnsiTheme="minorHAnsi" w:cstheme="minorHAnsi"/>
                <w:color w:val="FFFFFF"/>
                <w:sz w:val="18"/>
                <w:lang w:val="en-IE"/>
              </w:rPr>
              <w:t>Description</w:t>
            </w:r>
          </w:p>
        </w:tc>
        <w:tc>
          <w:tcPr>
            <w:tcW w:w="341" w:type="pct"/>
            <w:shd w:val="clear" w:color="auto" w:fill="000000" w:themeFill="text1"/>
          </w:tcPr>
          <w:p w:rsidR="00EB0D30" w:rsidRPr="00823D18" w:rsidRDefault="00EB0D30" w:rsidP="00EB0D30">
            <w:pPr>
              <w:pStyle w:val="ListParagraph"/>
              <w:keepNext/>
              <w:keepLines/>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Use Cases</w:t>
            </w:r>
          </w:p>
        </w:tc>
        <w:tc>
          <w:tcPr>
            <w:tcW w:w="560" w:type="pct"/>
            <w:shd w:val="clear" w:color="auto" w:fill="000000" w:themeFill="text1"/>
          </w:tcPr>
          <w:p w:rsidR="00EB0D30" w:rsidRPr="00823D18" w:rsidRDefault="00EB0D30" w:rsidP="00EB0D30">
            <w:pPr>
              <w:pStyle w:val="ListParagraph"/>
              <w:keepNext/>
              <w:keepLines/>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Origin</w:t>
            </w:r>
          </w:p>
        </w:tc>
        <w:tc>
          <w:tcPr>
            <w:tcW w:w="489" w:type="pct"/>
            <w:shd w:val="clear" w:color="auto" w:fill="000000" w:themeFill="text1"/>
          </w:tcPr>
          <w:p w:rsidR="00EB0D30" w:rsidRPr="00823D18" w:rsidRDefault="00EB0D30" w:rsidP="00EB0D30">
            <w:pPr>
              <w:pStyle w:val="ListParagraph"/>
              <w:keepNext/>
              <w:keepLines/>
              <w:spacing w:after="0" w:line="240" w:lineRule="auto"/>
              <w:ind w:left="0"/>
              <w:jc w:val="left"/>
              <w:rPr>
                <w:rFonts w:asciiTheme="minorHAnsi" w:hAnsiTheme="minorHAnsi" w:cstheme="minorHAnsi"/>
                <w:b w:val="0"/>
                <w:bCs w:val="0"/>
                <w:color w:val="FFFFFF"/>
                <w:sz w:val="18"/>
                <w:lang w:val="en-IE"/>
              </w:rPr>
            </w:pPr>
            <w:r w:rsidRPr="00823D18">
              <w:rPr>
                <w:rFonts w:asciiTheme="minorHAnsi" w:hAnsiTheme="minorHAnsi" w:cstheme="minorHAnsi"/>
                <w:color w:val="FFFFFF"/>
                <w:sz w:val="18"/>
                <w:lang w:val="en-IE"/>
              </w:rPr>
              <w:t>Input Format</w:t>
            </w:r>
          </w:p>
        </w:tc>
        <w:tc>
          <w:tcPr>
            <w:tcW w:w="573" w:type="pct"/>
            <w:shd w:val="clear" w:color="auto" w:fill="000000" w:themeFill="text1"/>
          </w:tcPr>
          <w:p w:rsidR="00EB0D30" w:rsidRPr="00823D18" w:rsidRDefault="00EB0D30" w:rsidP="00EB0D30">
            <w:pPr>
              <w:pStyle w:val="ListParagraph"/>
              <w:keepNext/>
              <w:keepLines/>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Destination</w:t>
            </w:r>
          </w:p>
        </w:tc>
        <w:tc>
          <w:tcPr>
            <w:tcW w:w="487" w:type="pct"/>
            <w:shd w:val="clear" w:color="auto" w:fill="000000" w:themeFill="text1"/>
          </w:tcPr>
          <w:p w:rsidR="00EB0D30" w:rsidRPr="00823D18" w:rsidRDefault="00EB0D30" w:rsidP="00EB0D30">
            <w:pPr>
              <w:pStyle w:val="ListParagraph"/>
              <w:keepNext/>
              <w:keepLines/>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Output Format</w:t>
            </w:r>
          </w:p>
        </w:tc>
      </w:tr>
      <w:tr w:rsidR="00EB0D30" w:rsidRPr="00EC0B45" w:rsidTr="00EB0D30">
        <w:trPr>
          <w:cantSplit/>
        </w:trPr>
        <w:tc>
          <w:tcPr>
            <w:tcW w:w="238" w:type="pct"/>
          </w:tcPr>
          <w:p w:rsidR="00EB0D30" w:rsidRPr="00823D18" w:rsidRDefault="00EB0D30" w:rsidP="00EB0D30">
            <w:pPr>
              <w:pStyle w:val="ListParagraph"/>
              <w:keepNext/>
              <w:keepLines/>
              <w:spacing w:after="0" w:line="240" w:lineRule="auto"/>
              <w:ind w:left="0"/>
              <w:jc w:val="left"/>
              <w:rPr>
                <w:rFonts w:asciiTheme="minorHAnsi" w:hAnsiTheme="minorHAnsi" w:cstheme="minorHAnsi"/>
                <w:color w:val="000000"/>
                <w:sz w:val="18"/>
                <w:lang w:val="en-IE"/>
              </w:rPr>
            </w:pPr>
            <w:r w:rsidRPr="00823D18">
              <w:rPr>
                <w:rFonts w:asciiTheme="minorHAnsi" w:hAnsiTheme="minorHAnsi" w:cstheme="minorHAnsi"/>
                <w:color w:val="000000"/>
                <w:sz w:val="18"/>
                <w:lang w:val="en-IE"/>
              </w:rPr>
              <w:t>1</w:t>
            </w:r>
            <w:r w:rsidR="00113BCE">
              <w:rPr>
                <w:rFonts w:asciiTheme="minorHAnsi" w:hAnsiTheme="minorHAnsi" w:cstheme="minorHAnsi"/>
                <w:color w:val="000000"/>
                <w:sz w:val="18"/>
                <w:lang w:val="en-IE"/>
              </w:rPr>
              <w:t>3</w:t>
            </w:r>
          </w:p>
        </w:tc>
        <w:tc>
          <w:tcPr>
            <w:tcW w:w="908" w:type="pct"/>
          </w:tcPr>
          <w:p w:rsidR="00EB0D30" w:rsidRPr="00823D18" w:rsidRDefault="00EB0D30" w:rsidP="00EB0D30">
            <w:pPr>
              <w:pStyle w:val="ListParagraph"/>
              <w:keepNext/>
              <w:keepLines/>
              <w:spacing w:after="0" w:line="240" w:lineRule="auto"/>
              <w:ind w:left="0"/>
              <w:jc w:val="left"/>
              <w:rPr>
                <w:rFonts w:asciiTheme="minorHAnsi" w:hAnsiTheme="minorHAnsi" w:cstheme="minorHAnsi"/>
                <w:bCs/>
                <w:sz w:val="18"/>
                <w:lang w:val="en-IE"/>
              </w:rPr>
            </w:pPr>
          </w:p>
        </w:tc>
        <w:tc>
          <w:tcPr>
            <w:tcW w:w="1404" w:type="pct"/>
          </w:tcPr>
          <w:p w:rsidR="00EB0D30" w:rsidRDefault="00EB0D30" w:rsidP="00EB0D30">
            <w:pPr>
              <w:pStyle w:val="ListParagraph"/>
              <w:keepNext/>
              <w:keepLines/>
              <w:spacing w:after="0" w:line="240" w:lineRule="auto"/>
              <w:ind w:left="0"/>
              <w:jc w:val="left"/>
              <w:rPr>
                <w:rFonts w:asciiTheme="minorHAnsi" w:hAnsiTheme="minorHAnsi" w:cstheme="minorHAnsi"/>
                <w:bCs/>
                <w:sz w:val="18"/>
                <w:lang w:val="en-IE"/>
              </w:rPr>
            </w:pPr>
            <w:r w:rsidRPr="00823D18">
              <w:rPr>
                <w:rFonts w:asciiTheme="minorHAnsi" w:hAnsiTheme="minorHAnsi" w:cstheme="minorHAnsi"/>
                <w:bCs/>
                <w:sz w:val="18"/>
                <w:lang w:val="en-IE"/>
              </w:rPr>
              <w:t>This report will be generated at the end of the day and will provide the details of the consumer whose emails</w:t>
            </w:r>
            <w:r w:rsidR="0099490E">
              <w:rPr>
                <w:rFonts w:asciiTheme="minorHAnsi" w:hAnsiTheme="minorHAnsi" w:cstheme="minorHAnsi"/>
                <w:bCs/>
                <w:sz w:val="18"/>
                <w:lang w:val="en-IE"/>
              </w:rPr>
              <w:t>/</w:t>
            </w:r>
            <w:r w:rsidR="0081455C">
              <w:rPr>
                <w:rFonts w:asciiTheme="minorHAnsi" w:hAnsiTheme="minorHAnsi" w:cstheme="minorHAnsi"/>
                <w:bCs/>
                <w:sz w:val="18"/>
                <w:lang w:val="en-IE"/>
              </w:rPr>
              <w:t xml:space="preserve">Text </w:t>
            </w:r>
            <w:r w:rsidR="0081455C" w:rsidRPr="00823D18">
              <w:rPr>
                <w:rFonts w:asciiTheme="minorHAnsi" w:hAnsiTheme="minorHAnsi" w:cstheme="minorHAnsi"/>
                <w:bCs/>
                <w:sz w:val="18"/>
                <w:lang w:val="en-IE"/>
              </w:rPr>
              <w:t>failed</w:t>
            </w:r>
            <w:r w:rsidRPr="00823D18">
              <w:rPr>
                <w:rFonts w:asciiTheme="minorHAnsi" w:hAnsiTheme="minorHAnsi" w:cstheme="minorHAnsi"/>
                <w:bCs/>
                <w:sz w:val="18"/>
                <w:lang w:val="en-IE"/>
              </w:rPr>
              <w:t xml:space="preserve"> and available for download.</w:t>
            </w:r>
          </w:p>
          <w:p w:rsidR="00EB0D30" w:rsidRDefault="00EB0D30" w:rsidP="00EB0D30">
            <w:pPr>
              <w:pStyle w:val="ListParagraph"/>
              <w:keepNext/>
              <w:keepLines/>
              <w:spacing w:after="0" w:line="240" w:lineRule="auto"/>
              <w:ind w:left="0"/>
              <w:jc w:val="left"/>
              <w:rPr>
                <w:rFonts w:asciiTheme="minorHAnsi" w:hAnsiTheme="minorHAnsi" w:cstheme="minorHAnsi"/>
                <w:bCs/>
                <w:sz w:val="18"/>
                <w:lang w:val="en-IE"/>
              </w:rPr>
            </w:pPr>
          </w:p>
          <w:p w:rsidR="00EB0D30" w:rsidRPr="00823D18" w:rsidRDefault="00EB0D30" w:rsidP="00EB0D30">
            <w:pPr>
              <w:pStyle w:val="ListParagraph"/>
              <w:keepNext/>
              <w:keepLines/>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 xml:space="preserve">This report will also be sent on email </w:t>
            </w:r>
            <w:r w:rsidR="0099490E">
              <w:rPr>
                <w:rFonts w:asciiTheme="minorHAnsi" w:hAnsiTheme="minorHAnsi" w:cstheme="minorHAnsi"/>
                <w:bCs/>
                <w:sz w:val="18"/>
                <w:lang w:val="en-IE"/>
              </w:rPr>
              <w:t xml:space="preserve">&amp; Text </w:t>
            </w:r>
            <w:r>
              <w:rPr>
                <w:rFonts w:asciiTheme="minorHAnsi" w:hAnsiTheme="minorHAnsi" w:cstheme="minorHAnsi"/>
                <w:bCs/>
                <w:sz w:val="18"/>
                <w:lang w:val="en-IE"/>
              </w:rPr>
              <w:t>to client</w:t>
            </w:r>
          </w:p>
        </w:tc>
        <w:tc>
          <w:tcPr>
            <w:tcW w:w="341" w:type="pct"/>
          </w:tcPr>
          <w:p w:rsidR="00EB0D30" w:rsidRPr="00823D18" w:rsidRDefault="00EB0D30" w:rsidP="00EB0D30">
            <w:pPr>
              <w:pStyle w:val="ListParagraph"/>
              <w:keepNext/>
              <w:keepLines/>
              <w:spacing w:after="0" w:line="240" w:lineRule="auto"/>
              <w:ind w:left="0"/>
              <w:jc w:val="left"/>
              <w:rPr>
                <w:rFonts w:asciiTheme="minorHAnsi" w:hAnsiTheme="minorHAnsi" w:cstheme="minorHAnsi"/>
                <w:bCs/>
                <w:sz w:val="18"/>
                <w:lang w:val="en-IE"/>
              </w:rPr>
            </w:pPr>
          </w:p>
        </w:tc>
        <w:tc>
          <w:tcPr>
            <w:tcW w:w="560" w:type="pct"/>
          </w:tcPr>
          <w:p w:rsidR="00EB0D30" w:rsidRPr="00823D18" w:rsidRDefault="00EB0D30" w:rsidP="00EB0D30">
            <w:pPr>
              <w:pStyle w:val="ListParagraph"/>
              <w:keepNext/>
              <w:keepLines/>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IncedoPay</w:t>
            </w:r>
          </w:p>
        </w:tc>
        <w:tc>
          <w:tcPr>
            <w:tcW w:w="489" w:type="pct"/>
          </w:tcPr>
          <w:p w:rsidR="00EB0D30" w:rsidRPr="00823D18" w:rsidRDefault="00EB0D30" w:rsidP="00EB0D30">
            <w:pPr>
              <w:pStyle w:val="ListParagraph"/>
              <w:keepNext/>
              <w:keepLines/>
              <w:spacing w:after="0" w:line="240" w:lineRule="auto"/>
              <w:ind w:left="0"/>
              <w:jc w:val="left"/>
              <w:rPr>
                <w:rFonts w:asciiTheme="minorHAnsi" w:hAnsiTheme="minorHAnsi" w:cstheme="minorHAnsi"/>
                <w:bCs/>
                <w:sz w:val="18"/>
                <w:lang w:val="en-IE"/>
              </w:rPr>
            </w:pPr>
            <w:r w:rsidRPr="00823D18">
              <w:rPr>
                <w:rFonts w:asciiTheme="minorHAnsi" w:hAnsiTheme="minorHAnsi" w:cstheme="minorHAnsi"/>
                <w:bCs/>
                <w:sz w:val="18"/>
                <w:lang w:val="en-IE"/>
              </w:rPr>
              <w:t>N/A</w:t>
            </w:r>
          </w:p>
        </w:tc>
        <w:tc>
          <w:tcPr>
            <w:tcW w:w="573" w:type="pct"/>
          </w:tcPr>
          <w:p w:rsidR="00EB0D30" w:rsidRPr="00823D18" w:rsidRDefault="00EB0D30" w:rsidP="00EB0D30">
            <w:pPr>
              <w:pStyle w:val="ListParagraph"/>
              <w:keepNext/>
              <w:keepLines/>
              <w:spacing w:after="0" w:line="240" w:lineRule="auto"/>
              <w:ind w:left="0"/>
              <w:jc w:val="left"/>
              <w:rPr>
                <w:rFonts w:asciiTheme="minorHAnsi" w:hAnsiTheme="minorHAnsi" w:cstheme="minorHAnsi"/>
                <w:bCs/>
                <w:sz w:val="18"/>
                <w:lang w:val="en-IE"/>
              </w:rPr>
            </w:pPr>
            <w:r>
              <w:rPr>
                <w:rFonts w:asciiTheme="minorHAnsi" w:hAnsiTheme="minorHAnsi" w:cstheme="minorHAnsi"/>
                <w:bCs/>
                <w:sz w:val="18"/>
                <w:lang w:val="en-IE"/>
              </w:rPr>
              <w:t xml:space="preserve">Client </w:t>
            </w:r>
          </w:p>
        </w:tc>
        <w:tc>
          <w:tcPr>
            <w:tcW w:w="487" w:type="pct"/>
          </w:tcPr>
          <w:p w:rsidR="00EB0D30" w:rsidRPr="00823D18" w:rsidRDefault="00EB0D30" w:rsidP="00EB0D30">
            <w:pPr>
              <w:pStyle w:val="ListParagraph"/>
              <w:keepNext/>
              <w:keepLines/>
              <w:spacing w:after="0" w:line="240" w:lineRule="auto"/>
              <w:ind w:left="0"/>
              <w:jc w:val="left"/>
              <w:rPr>
                <w:rFonts w:asciiTheme="minorHAnsi" w:hAnsiTheme="minorHAnsi" w:cstheme="minorHAnsi"/>
                <w:bCs/>
                <w:sz w:val="18"/>
                <w:lang w:val="en-IE"/>
              </w:rPr>
            </w:pPr>
            <w:r w:rsidRPr="00823D18">
              <w:rPr>
                <w:rFonts w:asciiTheme="minorHAnsi" w:hAnsiTheme="minorHAnsi" w:cstheme="minorHAnsi"/>
                <w:bCs/>
                <w:sz w:val="18"/>
                <w:lang w:val="en-IE"/>
              </w:rPr>
              <w:t>Delimited</w:t>
            </w:r>
          </w:p>
        </w:tc>
      </w:tr>
    </w:tbl>
    <w:p w:rsidR="00EB0D30" w:rsidRDefault="00EB0D30" w:rsidP="00EB0D30"/>
    <w:p w:rsidR="00EB0D30" w:rsidRDefault="00EB0D30" w:rsidP="00EB0D30">
      <w:pPr>
        <w:jc w:val="center"/>
      </w:pPr>
      <w:r>
        <w:rPr>
          <w:noProof/>
          <w:lang w:val="en-US"/>
        </w:rPr>
        <w:lastRenderedPageBreak/>
        <w:drawing>
          <wp:inline distT="0" distB="0" distL="0" distR="0" wp14:anchorId="16F4F6E0" wp14:editId="4EAFAC37">
            <wp:extent cx="4439270" cy="205768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reject email.png"/>
                    <pic:cNvPicPr/>
                  </pic:nvPicPr>
                  <pic:blipFill>
                    <a:blip r:embed="rId39">
                      <a:extLst>
                        <a:ext uri="{28A0092B-C50C-407E-A947-70E740481C1C}">
                          <a14:useLocalDpi xmlns:a14="http://schemas.microsoft.com/office/drawing/2010/main" val="0"/>
                        </a:ext>
                      </a:extLst>
                    </a:blip>
                    <a:stretch>
                      <a:fillRect/>
                    </a:stretch>
                  </pic:blipFill>
                  <pic:spPr>
                    <a:xfrm>
                      <a:off x="0" y="0"/>
                      <a:ext cx="4439270" cy="2057687"/>
                    </a:xfrm>
                    <a:prstGeom prst="rect">
                      <a:avLst/>
                    </a:prstGeom>
                  </pic:spPr>
                </pic:pic>
              </a:graphicData>
            </a:graphic>
          </wp:inline>
        </w:drawing>
      </w:r>
    </w:p>
    <w:tbl>
      <w:tblPr>
        <w:tblStyle w:val="TableElegan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27"/>
        <w:gridCol w:w="6443"/>
      </w:tblGrid>
      <w:tr w:rsidR="00EB0D30" w:rsidRPr="00EC0B45" w:rsidTr="00EB0D30">
        <w:trPr>
          <w:cnfStyle w:val="100000000000" w:firstRow="1" w:lastRow="0" w:firstColumn="0" w:lastColumn="0" w:oddVBand="0" w:evenVBand="0" w:oddHBand="0" w:evenHBand="0" w:firstRowFirstColumn="0" w:firstRowLastColumn="0" w:lastRowFirstColumn="0" w:lastRowLastColumn="0"/>
          <w:cantSplit/>
        </w:trPr>
        <w:tc>
          <w:tcPr>
            <w:tcW w:w="1801" w:type="pct"/>
          </w:tcPr>
          <w:p w:rsidR="00EB0D30" w:rsidRPr="00823D18" w:rsidRDefault="00EB0D30" w:rsidP="00EB0D30">
            <w:pPr>
              <w:pStyle w:val="CellHeading"/>
              <w:rPr>
                <w:rFonts w:asciiTheme="minorHAnsi" w:hAnsiTheme="minorHAnsi" w:cstheme="minorHAnsi"/>
                <w:color w:val="auto"/>
                <w:lang w:val="en-IE"/>
              </w:rPr>
            </w:pPr>
            <w:r w:rsidRPr="00823D18">
              <w:rPr>
                <w:rFonts w:asciiTheme="minorHAnsi" w:hAnsiTheme="minorHAnsi" w:cstheme="minorHAnsi"/>
                <w:color w:val="auto"/>
                <w:lang w:val="en-IE"/>
              </w:rPr>
              <w:t>Service Type</w:t>
            </w:r>
          </w:p>
        </w:tc>
        <w:tc>
          <w:tcPr>
            <w:tcW w:w="3199" w:type="pct"/>
          </w:tcPr>
          <w:p w:rsidR="00EB0D30" w:rsidRPr="00733B54" w:rsidRDefault="00EB0D30" w:rsidP="00EB0D30">
            <w:pPr>
              <w:pStyle w:val="CellHeading"/>
              <w:rPr>
                <w:rFonts w:asciiTheme="minorHAnsi" w:hAnsiTheme="minorHAnsi" w:cstheme="minorHAnsi"/>
                <w:b w:val="0"/>
                <w:color w:val="auto"/>
                <w:lang w:val="en-IE"/>
              </w:rPr>
            </w:pPr>
            <w:r w:rsidRPr="00733B54">
              <w:rPr>
                <w:rFonts w:asciiTheme="minorHAnsi" w:hAnsiTheme="minorHAnsi" w:cstheme="minorHAnsi"/>
                <w:b w:val="0"/>
                <w:color w:val="auto"/>
                <w:lang w:val="en-IE"/>
              </w:rPr>
              <w:t>REPORT Download</w:t>
            </w:r>
          </w:p>
        </w:tc>
      </w:tr>
      <w:tr w:rsidR="00EB0D30" w:rsidRPr="00EC0B45" w:rsidTr="00EB0D30">
        <w:trPr>
          <w:cantSplit/>
        </w:trPr>
        <w:tc>
          <w:tcPr>
            <w:tcW w:w="1801" w:type="pct"/>
          </w:tcPr>
          <w:p w:rsidR="00EB0D30" w:rsidRPr="00823D18" w:rsidRDefault="00EB0D30" w:rsidP="00EB0D30">
            <w:pPr>
              <w:pStyle w:val="CellHeading"/>
              <w:rPr>
                <w:rFonts w:asciiTheme="minorHAnsi" w:hAnsiTheme="minorHAnsi" w:cstheme="minorHAnsi"/>
                <w:color w:val="auto"/>
                <w:lang w:val="en-IE"/>
              </w:rPr>
            </w:pPr>
            <w:r w:rsidRPr="00823D18">
              <w:rPr>
                <w:rFonts w:asciiTheme="minorHAnsi" w:hAnsiTheme="minorHAnsi" w:cstheme="minorHAnsi"/>
                <w:color w:val="auto"/>
                <w:lang w:val="en-IE"/>
              </w:rPr>
              <w:t>External Service</w:t>
            </w:r>
          </w:p>
        </w:tc>
        <w:tc>
          <w:tcPr>
            <w:tcW w:w="3199" w:type="pct"/>
          </w:tcPr>
          <w:p w:rsidR="00EB0D30" w:rsidRPr="00733B54" w:rsidRDefault="00EB0D30" w:rsidP="00EB0D30">
            <w:pPr>
              <w:pStyle w:val="CellHeading"/>
              <w:rPr>
                <w:rFonts w:asciiTheme="minorHAnsi" w:hAnsiTheme="minorHAnsi" w:cstheme="minorHAnsi"/>
                <w:b w:val="0"/>
                <w:color w:val="auto"/>
                <w:lang w:val="en-IE"/>
              </w:rPr>
            </w:pPr>
            <w:r w:rsidRPr="00733B54">
              <w:rPr>
                <w:rFonts w:asciiTheme="minorHAnsi" w:hAnsiTheme="minorHAnsi" w:cstheme="minorHAnsi"/>
                <w:b w:val="0"/>
                <w:color w:val="auto"/>
                <w:lang w:val="en-IE"/>
              </w:rPr>
              <w:t>NO</w:t>
            </w:r>
          </w:p>
        </w:tc>
      </w:tr>
      <w:tr w:rsidR="00EB0D30" w:rsidRPr="00EC0B45" w:rsidTr="00EB0D30">
        <w:trPr>
          <w:cantSplit/>
        </w:trPr>
        <w:tc>
          <w:tcPr>
            <w:tcW w:w="1801" w:type="pct"/>
          </w:tcPr>
          <w:p w:rsidR="00EB0D30" w:rsidRPr="00823D18" w:rsidRDefault="00EB0D30" w:rsidP="00EB0D30">
            <w:pPr>
              <w:pStyle w:val="CellHeading"/>
              <w:rPr>
                <w:rFonts w:asciiTheme="minorHAnsi" w:hAnsiTheme="minorHAnsi" w:cstheme="minorHAnsi"/>
                <w:color w:val="auto"/>
                <w:lang w:val="en-IE"/>
              </w:rPr>
            </w:pPr>
            <w:r w:rsidRPr="00823D18">
              <w:rPr>
                <w:rFonts w:asciiTheme="minorHAnsi" w:hAnsiTheme="minorHAnsi" w:cstheme="minorHAnsi"/>
                <w:color w:val="auto"/>
                <w:lang w:val="en-IE"/>
              </w:rPr>
              <w:t>Data Exchange Format</w:t>
            </w:r>
          </w:p>
        </w:tc>
        <w:tc>
          <w:tcPr>
            <w:tcW w:w="3199" w:type="pct"/>
          </w:tcPr>
          <w:p w:rsidR="00EB0D30" w:rsidRPr="00733B54" w:rsidRDefault="00EB0D30" w:rsidP="00EB0D30">
            <w:pPr>
              <w:pStyle w:val="CellHeading"/>
              <w:rPr>
                <w:rFonts w:asciiTheme="minorHAnsi" w:hAnsiTheme="minorHAnsi" w:cstheme="minorHAnsi"/>
                <w:b w:val="0"/>
                <w:color w:val="auto"/>
                <w:lang w:val="en-IE"/>
              </w:rPr>
            </w:pPr>
            <w:r w:rsidRPr="00733B54">
              <w:rPr>
                <w:rFonts w:asciiTheme="minorHAnsi" w:hAnsiTheme="minorHAnsi" w:cstheme="minorHAnsi"/>
                <w:b w:val="0"/>
                <w:color w:val="auto"/>
                <w:lang w:val="en-IE"/>
              </w:rPr>
              <w:t>Delimited – using the delimiter configured for reports in the client profile</w:t>
            </w:r>
          </w:p>
        </w:tc>
      </w:tr>
      <w:tr w:rsidR="00EB0D30" w:rsidRPr="00EC0B45" w:rsidTr="00EB0D30">
        <w:trPr>
          <w:cantSplit/>
        </w:trPr>
        <w:tc>
          <w:tcPr>
            <w:tcW w:w="1801" w:type="pct"/>
          </w:tcPr>
          <w:p w:rsidR="00EB0D30" w:rsidRPr="00823D18" w:rsidRDefault="00EB0D30" w:rsidP="00EB0D30">
            <w:pPr>
              <w:pStyle w:val="CellHeading"/>
              <w:rPr>
                <w:rFonts w:asciiTheme="minorHAnsi" w:hAnsiTheme="minorHAnsi" w:cstheme="minorHAnsi"/>
                <w:color w:val="auto"/>
                <w:lang w:val="en-IE"/>
              </w:rPr>
            </w:pPr>
            <w:r w:rsidRPr="00823D18">
              <w:rPr>
                <w:rFonts w:asciiTheme="minorHAnsi" w:hAnsiTheme="minorHAnsi" w:cstheme="minorHAnsi"/>
                <w:color w:val="auto"/>
                <w:lang w:val="en-IE"/>
              </w:rPr>
              <w:t>Communication protocol</w:t>
            </w:r>
          </w:p>
        </w:tc>
        <w:tc>
          <w:tcPr>
            <w:tcW w:w="3199" w:type="pct"/>
          </w:tcPr>
          <w:p w:rsidR="00EB0D30" w:rsidRPr="00733B54" w:rsidRDefault="00B81A10" w:rsidP="00EB0D30">
            <w:pPr>
              <w:pStyle w:val="CellHeading"/>
              <w:rPr>
                <w:rFonts w:asciiTheme="minorHAnsi" w:hAnsiTheme="minorHAnsi" w:cstheme="minorHAnsi"/>
                <w:b w:val="0"/>
                <w:color w:val="auto"/>
                <w:lang w:val="en-IE"/>
              </w:rPr>
            </w:pPr>
            <w:r>
              <w:rPr>
                <w:rFonts w:asciiTheme="minorHAnsi" w:hAnsiTheme="minorHAnsi" w:cstheme="minorHAnsi"/>
                <w:b w:val="0"/>
                <w:color w:val="auto"/>
                <w:lang w:val="en-IE"/>
              </w:rPr>
              <w:t>SFTP + UI Download</w:t>
            </w:r>
          </w:p>
        </w:tc>
      </w:tr>
      <w:tr w:rsidR="00EB0D30" w:rsidRPr="00EC0B45" w:rsidTr="00EB0D30">
        <w:trPr>
          <w:cantSplit/>
        </w:trPr>
        <w:tc>
          <w:tcPr>
            <w:tcW w:w="1801" w:type="pct"/>
          </w:tcPr>
          <w:p w:rsidR="00EB0D30" w:rsidRPr="00823D18" w:rsidRDefault="00EB0D30" w:rsidP="00EB0D30">
            <w:pPr>
              <w:pStyle w:val="CellHeading"/>
              <w:rPr>
                <w:rFonts w:asciiTheme="minorHAnsi" w:hAnsiTheme="minorHAnsi" w:cstheme="minorHAnsi"/>
                <w:color w:val="auto"/>
                <w:lang w:val="en-IE"/>
              </w:rPr>
            </w:pPr>
            <w:r w:rsidRPr="00823D18">
              <w:rPr>
                <w:rFonts w:asciiTheme="minorHAnsi" w:hAnsiTheme="minorHAnsi" w:cstheme="minorHAnsi"/>
                <w:color w:val="auto"/>
                <w:lang w:val="en-IE"/>
              </w:rPr>
              <w:t>Service Triggering Mode</w:t>
            </w:r>
          </w:p>
        </w:tc>
        <w:tc>
          <w:tcPr>
            <w:tcW w:w="3199" w:type="pct"/>
          </w:tcPr>
          <w:p w:rsidR="00EB0D30" w:rsidRPr="00733B54" w:rsidRDefault="00733B54" w:rsidP="00EB0D30">
            <w:pPr>
              <w:pStyle w:val="CellHeading"/>
              <w:rPr>
                <w:rFonts w:asciiTheme="minorHAnsi" w:hAnsiTheme="minorHAnsi" w:cstheme="minorHAnsi"/>
                <w:b w:val="0"/>
                <w:color w:val="auto"/>
                <w:lang w:val="en-IE"/>
              </w:rPr>
            </w:pPr>
            <w:r>
              <w:rPr>
                <w:rFonts w:asciiTheme="minorHAnsi" w:hAnsiTheme="minorHAnsi" w:cstheme="minorHAnsi"/>
                <w:b w:val="0"/>
                <w:color w:val="auto"/>
                <w:lang w:val="en-IE"/>
              </w:rPr>
              <w:t>On Request from UI</w:t>
            </w:r>
          </w:p>
        </w:tc>
      </w:tr>
      <w:tr w:rsidR="00EB0D30" w:rsidRPr="00EC0B45" w:rsidTr="00EB0D30">
        <w:trPr>
          <w:cantSplit/>
        </w:trPr>
        <w:tc>
          <w:tcPr>
            <w:tcW w:w="1801" w:type="pct"/>
          </w:tcPr>
          <w:p w:rsidR="00EB0D30" w:rsidRPr="00823D18" w:rsidRDefault="00EB0D30" w:rsidP="00EB0D30">
            <w:pPr>
              <w:pStyle w:val="CellHeading"/>
              <w:rPr>
                <w:rFonts w:asciiTheme="minorHAnsi" w:hAnsiTheme="minorHAnsi" w:cstheme="minorHAnsi"/>
                <w:color w:val="auto"/>
                <w:lang w:val="en-IE"/>
              </w:rPr>
            </w:pPr>
            <w:r w:rsidRPr="00823D18">
              <w:rPr>
                <w:rFonts w:asciiTheme="minorHAnsi" w:hAnsiTheme="minorHAnsi" w:cstheme="minorHAnsi"/>
                <w:color w:val="auto"/>
                <w:lang w:val="en-IE"/>
              </w:rPr>
              <w:t>Service Operation</w:t>
            </w:r>
          </w:p>
        </w:tc>
        <w:tc>
          <w:tcPr>
            <w:tcW w:w="3199" w:type="pct"/>
          </w:tcPr>
          <w:p w:rsidR="00EB0D30" w:rsidRPr="00733B54" w:rsidRDefault="00EB0D30" w:rsidP="00EB0D30">
            <w:pPr>
              <w:pStyle w:val="CellHeading"/>
              <w:rPr>
                <w:rFonts w:asciiTheme="minorHAnsi" w:hAnsiTheme="minorHAnsi" w:cstheme="minorHAnsi"/>
                <w:b w:val="0"/>
                <w:color w:val="auto"/>
                <w:lang w:val="en-IE"/>
              </w:rPr>
            </w:pPr>
          </w:p>
        </w:tc>
      </w:tr>
      <w:tr w:rsidR="00EB0D30" w:rsidRPr="00EC0B45" w:rsidTr="00EB0D30">
        <w:trPr>
          <w:cantSplit/>
        </w:trPr>
        <w:tc>
          <w:tcPr>
            <w:tcW w:w="1801" w:type="pct"/>
          </w:tcPr>
          <w:p w:rsidR="00EB0D30" w:rsidRPr="00823D18" w:rsidRDefault="00EB0D30" w:rsidP="00EB0D30">
            <w:pPr>
              <w:pStyle w:val="CellHeading"/>
              <w:rPr>
                <w:rFonts w:asciiTheme="minorHAnsi" w:hAnsiTheme="minorHAnsi" w:cstheme="minorHAnsi"/>
                <w:color w:val="auto"/>
                <w:lang w:val="en-IE"/>
              </w:rPr>
            </w:pPr>
            <w:r w:rsidRPr="00823D18">
              <w:rPr>
                <w:rFonts w:asciiTheme="minorHAnsi" w:hAnsiTheme="minorHAnsi" w:cstheme="minorHAnsi"/>
                <w:color w:val="auto"/>
                <w:lang w:val="en-IE"/>
              </w:rPr>
              <w:t>Estimated Run Frequency</w:t>
            </w:r>
          </w:p>
        </w:tc>
        <w:tc>
          <w:tcPr>
            <w:tcW w:w="3199" w:type="pct"/>
          </w:tcPr>
          <w:p w:rsidR="00EB0D30" w:rsidRPr="00733B54" w:rsidRDefault="00EB0D30" w:rsidP="00EB0D30">
            <w:pPr>
              <w:pStyle w:val="CellHeading"/>
              <w:rPr>
                <w:rFonts w:asciiTheme="minorHAnsi" w:hAnsiTheme="minorHAnsi" w:cstheme="minorHAnsi"/>
                <w:b w:val="0"/>
                <w:color w:val="auto"/>
                <w:lang w:val="en-IE"/>
              </w:rPr>
            </w:pPr>
            <w:r w:rsidRPr="00733B54">
              <w:rPr>
                <w:rFonts w:asciiTheme="minorHAnsi" w:hAnsiTheme="minorHAnsi" w:cstheme="minorHAnsi"/>
                <w:b w:val="0"/>
                <w:color w:val="auto"/>
                <w:lang w:val="en-IE"/>
              </w:rPr>
              <w:t>Daily, End of Day</w:t>
            </w:r>
          </w:p>
        </w:tc>
      </w:tr>
      <w:tr w:rsidR="00EB0D30" w:rsidRPr="00EC0B45" w:rsidTr="00EB0D30">
        <w:trPr>
          <w:cantSplit/>
        </w:trPr>
        <w:tc>
          <w:tcPr>
            <w:tcW w:w="1801" w:type="pct"/>
          </w:tcPr>
          <w:p w:rsidR="00EB0D30" w:rsidRPr="00823D18" w:rsidRDefault="00EB0D30" w:rsidP="00EB0D30">
            <w:pPr>
              <w:pStyle w:val="CellHeading"/>
              <w:rPr>
                <w:rFonts w:asciiTheme="minorHAnsi" w:hAnsiTheme="minorHAnsi" w:cstheme="minorHAnsi"/>
                <w:color w:val="auto"/>
                <w:lang w:val="en-IE"/>
              </w:rPr>
            </w:pPr>
            <w:r w:rsidRPr="00823D18">
              <w:rPr>
                <w:rFonts w:asciiTheme="minorHAnsi" w:hAnsiTheme="minorHAnsi" w:cstheme="minorHAnsi"/>
                <w:color w:val="auto"/>
                <w:lang w:val="en-IE"/>
              </w:rPr>
              <w:t>Aggregation</w:t>
            </w:r>
          </w:p>
        </w:tc>
        <w:tc>
          <w:tcPr>
            <w:tcW w:w="3199" w:type="pct"/>
          </w:tcPr>
          <w:p w:rsidR="00EB0D30" w:rsidRPr="00733B54" w:rsidRDefault="00EB0D30" w:rsidP="00EB0D30">
            <w:pPr>
              <w:pStyle w:val="CellHeading"/>
              <w:rPr>
                <w:rFonts w:asciiTheme="minorHAnsi" w:hAnsiTheme="minorHAnsi" w:cstheme="minorHAnsi"/>
                <w:b w:val="0"/>
                <w:color w:val="auto"/>
                <w:lang w:val="en-IE"/>
              </w:rPr>
            </w:pPr>
            <w:r w:rsidRPr="00733B54">
              <w:rPr>
                <w:rFonts w:asciiTheme="minorHAnsi" w:hAnsiTheme="minorHAnsi" w:cstheme="minorHAnsi"/>
                <w:b w:val="0"/>
                <w:color w:val="auto"/>
                <w:lang w:val="en-IE"/>
              </w:rPr>
              <w:t>All rejections for a given day.</w:t>
            </w:r>
          </w:p>
        </w:tc>
      </w:tr>
    </w:tbl>
    <w:p w:rsidR="00EB0D30" w:rsidRPr="00EC0B45" w:rsidRDefault="00EB0D30" w:rsidP="00EB0D30">
      <w:pPr>
        <w:pStyle w:val="Heading4"/>
      </w:pPr>
      <w:bookmarkStart w:id="121" w:name="_Toc528055883"/>
      <w:r w:rsidRPr="00EC0B45">
        <w:t>File Layout Specification</w:t>
      </w:r>
      <w:bookmarkEnd w:id="121"/>
    </w:p>
    <w:tbl>
      <w:tblPr>
        <w:tblStyle w:val="TableProfessional"/>
        <w:tblW w:w="10314" w:type="dxa"/>
        <w:tblLook w:val="04A0" w:firstRow="1" w:lastRow="0" w:firstColumn="1" w:lastColumn="0" w:noHBand="0" w:noVBand="1"/>
      </w:tblPr>
      <w:tblGrid>
        <w:gridCol w:w="392"/>
        <w:gridCol w:w="3827"/>
        <w:gridCol w:w="6095"/>
      </w:tblGrid>
      <w:tr w:rsidR="00EB0D30" w:rsidRPr="00EC0B45" w:rsidTr="00EB0D30">
        <w:trPr>
          <w:cnfStyle w:val="100000000000" w:firstRow="1" w:lastRow="0" w:firstColumn="0" w:lastColumn="0" w:oddVBand="0" w:evenVBand="0" w:oddHBand="0" w:evenHBand="0" w:firstRowFirstColumn="0" w:firstRowLastColumn="0" w:lastRowFirstColumn="0" w:lastRowLastColumn="0"/>
          <w:cantSplit/>
        </w:trPr>
        <w:tc>
          <w:tcPr>
            <w:tcW w:w="392" w:type="dxa"/>
            <w:shd w:val="clear" w:color="auto" w:fill="000000" w:themeFill="text1"/>
            <w:noWrap/>
            <w:hideMark/>
          </w:tcPr>
          <w:p w:rsidR="00EB0D30" w:rsidRPr="00823D18" w:rsidRDefault="00EB0D30" w:rsidP="00EB0D30">
            <w:pPr>
              <w:pStyle w:val="TableHeader"/>
              <w:rPr>
                <w:b/>
                <w:color w:val="FFFFFF" w:themeColor="background1"/>
              </w:rPr>
            </w:pPr>
            <w:r w:rsidRPr="00823D18">
              <w:rPr>
                <w:b/>
                <w:color w:val="FFFFFF" w:themeColor="background1"/>
              </w:rPr>
              <w:t>#</w:t>
            </w:r>
          </w:p>
        </w:tc>
        <w:tc>
          <w:tcPr>
            <w:tcW w:w="3827" w:type="dxa"/>
            <w:shd w:val="clear" w:color="auto" w:fill="000000" w:themeFill="text1"/>
            <w:noWrap/>
            <w:hideMark/>
          </w:tcPr>
          <w:p w:rsidR="00EB0D30" w:rsidRPr="00823D18" w:rsidRDefault="00EB0D30" w:rsidP="00EB0D30">
            <w:pPr>
              <w:pStyle w:val="TableHeader"/>
              <w:rPr>
                <w:b/>
                <w:color w:val="FFFFFF" w:themeColor="background1"/>
              </w:rPr>
            </w:pPr>
            <w:r w:rsidRPr="00823D18">
              <w:rPr>
                <w:b/>
                <w:color w:val="FFFFFF" w:themeColor="background1"/>
              </w:rPr>
              <w:t>Name</w:t>
            </w:r>
          </w:p>
        </w:tc>
        <w:tc>
          <w:tcPr>
            <w:tcW w:w="6095" w:type="dxa"/>
            <w:shd w:val="clear" w:color="auto" w:fill="000000" w:themeFill="text1"/>
            <w:noWrap/>
            <w:hideMark/>
          </w:tcPr>
          <w:p w:rsidR="00EB0D30" w:rsidRPr="00823D18" w:rsidRDefault="00EB0D30" w:rsidP="00EB0D30">
            <w:pPr>
              <w:pStyle w:val="TableHeader"/>
              <w:rPr>
                <w:b/>
                <w:color w:val="FFFFFF" w:themeColor="background1"/>
              </w:rPr>
            </w:pPr>
            <w:r w:rsidRPr="00823D18">
              <w:rPr>
                <w:b/>
                <w:color w:val="FFFFFF" w:themeColor="background1"/>
              </w:rPr>
              <w:t>Definition</w:t>
            </w:r>
          </w:p>
        </w:tc>
      </w:tr>
      <w:tr w:rsidR="00EB0D30" w:rsidRPr="00EC0B45" w:rsidTr="00EB0D30">
        <w:trPr>
          <w:cantSplit/>
        </w:trPr>
        <w:tc>
          <w:tcPr>
            <w:tcW w:w="392" w:type="dxa"/>
            <w:noWrap/>
            <w:hideMark/>
          </w:tcPr>
          <w:p w:rsidR="00EB0D30" w:rsidRPr="00823D18" w:rsidRDefault="00EB0D30" w:rsidP="00EB0D30">
            <w:pPr>
              <w:pStyle w:val="TableBody"/>
            </w:pPr>
            <w:r w:rsidRPr="00823D18">
              <w:t>1</w:t>
            </w:r>
          </w:p>
        </w:tc>
        <w:tc>
          <w:tcPr>
            <w:tcW w:w="3827" w:type="dxa"/>
            <w:noWrap/>
            <w:vAlign w:val="center"/>
            <w:hideMark/>
          </w:tcPr>
          <w:p w:rsidR="00EB0D30" w:rsidRPr="00823D18" w:rsidRDefault="00EB0D30" w:rsidP="00EB0D30">
            <w:pPr>
              <w:pStyle w:val="TableBody"/>
            </w:pPr>
            <w:r>
              <w:rPr>
                <w:color w:val="000000"/>
              </w:rPr>
              <w:t>Payee ID</w:t>
            </w:r>
          </w:p>
        </w:tc>
        <w:tc>
          <w:tcPr>
            <w:tcW w:w="6095" w:type="dxa"/>
            <w:noWrap/>
            <w:vAlign w:val="bottom"/>
            <w:hideMark/>
          </w:tcPr>
          <w:p w:rsidR="00EB0D30" w:rsidRPr="00823D18" w:rsidRDefault="00EB0D30" w:rsidP="00EB0D30">
            <w:pPr>
              <w:pStyle w:val="TableBody"/>
            </w:pPr>
            <w:r>
              <w:rPr>
                <w:rFonts w:ascii="Calibri" w:hAnsi="Calibri" w:cs="Calibri"/>
                <w:color w:val="000000"/>
                <w:sz w:val="22"/>
                <w:szCs w:val="22"/>
              </w:rPr>
              <w:t>Consumer Identifier</w:t>
            </w:r>
          </w:p>
        </w:tc>
      </w:tr>
      <w:tr w:rsidR="00EB0D30" w:rsidRPr="00EC0B45" w:rsidTr="00EB0D30">
        <w:trPr>
          <w:cantSplit/>
        </w:trPr>
        <w:tc>
          <w:tcPr>
            <w:tcW w:w="392" w:type="dxa"/>
            <w:noWrap/>
            <w:hideMark/>
          </w:tcPr>
          <w:p w:rsidR="00EB0D30" w:rsidRPr="00823D18" w:rsidRDefault="00EB0D30" w:rsidP="00EB0D30">
            <w:pPr>
              <w:pStyle w:val="TableBody"/>
            </w:pPr>
            <w:r w:rsidRPr="00823D18">
              <w:t>2</w:t>
            </w:r>
          </w:p>
        </w:tc>
        <w:tc>
          <w:tcPr>
            <w:tcW w:w="3827" w:type="dxa"/>
            <w:noWrap/>
            <w:vAlign w:val="center"/>
            <w:hideMark/>
          </w:tcPr>
          <w:p w:rsidR="00EB0D30" w:rsidRPr="00823D18" w:rsidRDefault="00EB0D30" w:rsidP="00EB0D30">
            <w:pPr>
              <w:pStyle w:val="TableBody"/>
            </w:pPr>
            <w:r>
              <w:rPr>
                <w:color w:val="000000"/>
              </w:rPr>
              <w:t>Payee First Name</w:t>
            </w:r>
          </w:p>
        </w:tc>
        <w:tc>
          <w:tcPr>
            <w:tcW w:w="6095" w:type="dxa"/>
            <w:noWrap/>
            <w:vAlign w:val="center"/>
            <w:hideMark/>
          </w:tcPr>
          <w:p w:rsidR="00EB0D30" w:rsidRPr="00823D18" w:rsidRDefault="00EB0D30" w:rsidP="00EB0D30">
            <w:pPr>
              <w:pStyle w:val="TableBody"/>
            </w:pPr>
            <w:r>
              <w:rPr>
                <w:color w:val="000000"/>
              </w:rPr>
              <w:t>Consumer First Name</w:t>
            </w:r>
          </w:p>
        </w:tc>
      </w:tr>
      <w:tr w:rsidR="00EB0D30" w:rsidRPr="00EC0B45" w:rsidTr="00EB0D30">
        <w:trPr>
          <w:cantSplit/>
        </w:trPr>
        <w:tc>
          <w:tcPr>
            <w:tcW w:w="392" w:type="dxa"/>
            <w:noWrap/>
            <w:hideMark/>
          </w:tcPr>
          <w:p w:rsidR="00EB0D30" w:rsidRPr="00823D18" w:rsidRDefault="00EB0D30" w:rsidP="00EB0D30">
            <w:pPr>
              <w:pStyle w:val="TableBody"/>
            </w:pPr>
            <w:r w:rsidRPr="00823D18">
              <w:t>3</w:t>
            </w:r>
          </w:p>
        </w:tc>
        <w:tc>
          <w:tcPr>
            <w:tcW w:w="3827" w:type="dxa"/>
            <w:noWrap/>
            <w:vAlign w:val="center"/>
            <w:hideMark/>
          </w:tcPr>
          <w:p w:rsidR="00EB0D30" w:rsidRPr="00823D18" w:rsidRDefault="00EB0D30" w:rsidP="00EB0D30">
            <w:pPr>
              <w:pStyle w:val="TableBody"/>
            </w:pPr>
            <w:r>
              <w:rPr>
                <w:color w:val="000000"/>
              </w:rPr>
              <w:t>Payee Last Name</w:t>
            </w:r>
          </w:p>
        </w:tc>
        <w:tc>
          <w:tcPr>
            <w:tcW w:w="6095" w:type="dxa"/>
            <w:noWrap/>
            <w:vAlign w:val="center"/>
            <w:hideMark/>
          </w:tcPr>
          <w:p w:rsidR="00EB0D30" w:rsidRPr="00823D18" w:rsidRDefault="00EB0D30" w:rsidP="00EB0D30">
            <w:pPr>
              <w:pStyle w:val="TableBody"/>
            </w:pPr>
            <w:r>
              <w:rPr>
                <w:color w:val="000000"/>
              </w:rPr>
              <w:t>Consumer Last Name</w:t>
            </w:r>
          </w:p>
        </w:tc>
      </w:tr>
      <w:tr w:rsidR="00EB0D30" w:rsidRPr="00EC0B45" w:rsidTr="00EB0D30">
        <w:trPr>
          <w:cantSplit/>
        </w:trPr>
        <w:tc>
          <w:tcPr>
            <w:tcW w:w="392" w:type="dxa"/>
            <w:noWrap/>
          </w:tcPr>
          <w:p w:rsidR="00EB0D30" w:rsidRPr="00823D18" w:rsidRDefault="00EB0D30" w:rsidP="00EB0D30">
            <w:pPr>
              <w:pStyle w:val="TableBody"/>
            </w:pPr>
            <w:r w:rsidRPr="00823D18">
              <w:t>4</w:t>
            </w:r>
          </w:p>
        </w:tc>
        <w:tc>
          <w:tcPr>
            <w:tcW w:w="3827" w:type="dxa"/>
            <w:noWrap/>
            <w:vAlign w:val="center"/>
            <w:hideMark/>
          </w:tcPr>
          <w:p w:rsidR="00EB0D30" w:rsidRPr="00823D18" w:rsidRDefault="00EB0D30" w:rsidP="00EB0D30">
            <w:pPr>
              <w:pStyle w:val="TableBody"/>
            </w:pPr>
            <w:r>
              <w:rPr>
                <w:color w:val="000000"/>
              </w:rPr>
              <w:t>Payee Email</w:t>
            </w:r>
            <w:r w:rsidR="0099490E">
              <w:rPr>
                <w:color w:val="000000"/>
              </w:rPr>
              <w:t>/Text</w:t>
            </w:r>
            <w:r>
              <w:rPr>
                <w:color w:val="000000"/>
              </w:rPr>
              <w:t xml:space="preserve"> Address</w:t>
            </w:r>
          </w:p>
        </w:tc>
        <w:tc>
          <w:tcPr>
            <w:tcW w:w="6095" w:type="dxa"/>
            <w:noWrap/>
            <w:vAlign w:val="center"/>
            <w:hideMark/>
          </w:tcPr>
          <w:p w:rsidR="00EB0D30" w:rsidRPr="00823D18" w:rsidRDefault="00EB0D30" w:rsidP="00EB0D30">
            <w:pPr>
              <w:pStyle w:val="TableBody"/>
            </w:pPr>
            <w:r>
              <w:rPr>
                <w:color w:val="000000"/>
              </w:rPr>
              <w:t>Email or Phone number of the enrolled consumer</w:t>
            </w:r>
          </w:p>
        </w:tc>
      </w:tr>
      <w:tr w:rsidR="00EB0D30" w:rsidRPr="00EC0B45" w:rsidTr="00EB0D30">
        <w:trPr>
          <w:cantSplit/>
        </w:trPr>
        <w:tc>
          <w:tcPr>
            <w:tcW w:w="392" w:type="dxa"/>
            <w:noWrap/>
          </w:tcPr>
          <w:p w:rsidR="00EB0D30" w:rsidRPr="00823D18" w:rsidRDefault="00EB0D30" w:rsidP="00EB0D30">
            <w:pPr>
              <w:pStyle w:val="TableBody"/>
            </w:pPr>
            <w:r w:rsidRPr="00823D18">
              <w:t>5</w:t>
            </w:r>
          </w:p>
        </w:tc>
        <w:tc>
          <w:tcPr>
            <w:tcW w:w="3827" w:type="dxa"/>
            <w:noWrap/>
            <w:vAlign w:val="center"/>
          </w:tcPr>
          <w:p w:rsidR="00EB0D30" w:rsidRPr="00823D18" w:rsidRDefault="00EB0D30" w:rsidP="00EB0D30">
            <w:pPr>
              <w:pStyle w:val="TableBody"/>
            </w:pPr>
            <w:r>
              <w:rPr>
                <w:color w:val="000000"/>
              </w:rPr>
              <w:t>Date of Email</w:t>
            </w:r>
            <w:r w:rsidR="0099490E">
              <w:rPr>
                <w:color w:val="000000"/>
              </w:rPr>
              <w:t>/Text</w:t>
            </w:r>
            <w:r>
              <w:rPr>
                <w:color w:val="000000"/>
              </w:rPr>
              <w:t xml:space="preserve"> Rejection</w:t>
            </w:r>
          </w:p>
        </w:tc>
        <w:tc>
          <w:tcPr>
            <w:tcW w:w="6095" w:type="dxa"/>
            <w:noWrap/>
            <w:vAlign w:val="center"/>
          </w:tcPr>
          <w:p w:rsidR="00EB0D30" w:rsidRPr="00823D18" w:rsidRDefault="00EB0D30" w:rsidP="00EB0D30">
            <w:pPr>
              <w:pStyle w:val="TableBody"/>
            </w:pPr>
            <w:r>
              <w:rPr>
                <w:color w:val="000000"/>
              </w:rPr>
              <w:t> </w:t>
            </w:r>
          </w:p>
        </w:tc>
      </w:tr>
      <w:tr w:rsidR="00EB0D30" w:rsidRPr="00EC0B45" w:rsidTr="00EB0D30">
        <w:trPr>
          <w:cantSplit/>
        </w:trPr>
        <w:tc>
          <w:tcPr>
            <w:tcW w:w="392" w:type="dxa"/>
            <w:noWrap/>
          </w:tcPr>
          <w:p w:rsidR="00EB0D30" w:rsidRPr="00823D18" w:rsidRDefault="00EB0D30" w:rsidP="00EB0D30">
            <w:pPr>
              <w:pStyle w:val="TableBody"/>
            </w:pPr>
            <w:r>
              <w:t>6</w:t>
            </w:r>
          </w:p>
        </w:tc>
        <w:tc>
          <w:tcPr>
            <w:tcW w:w="3827" w:type="dxa"/>
            <w:noWrap/>
            <w:vAlign w:val="center"/>
          </w:tcPr>
          <w:p w:rsidR="00EB0D30" w:rsidRPr="00823D18" w:rsidRDefault="00EB0D30" w:rsidP="00EB0D30">
            <w:pPr>
              <w:pStyle w:val="TableBody"/>
            </w:pPr>
            <w:r>
              <w:rPr>
                <w:color w:val="000000"/>
              </w:rPr>
              <w:t>Reasons of Rejection</w:t>
            </w:r>
          </w:p>
        </w:tc>
        <w:tc>
          <w:tcPr>
            <w:tcW w:w="6095" w:type="dxa"/>
            <w:noWrap/>
            <w:vAlign w:val="bottom"/>
          </w:tcPr>
          <w:p w:rsidR="00EB0D30" w:rsidRPr="00823D18" w:rsidRDefault="00EB0D30" w:rsidP="00EB0D30">
            <w:pPr>
              <w:pStyle w:val="TableBody"/>
            </w:pPr>
            <w:r>
              <w:rPr>
                <w:rFonts w:ascii="Calibri" w:hAnsi="Calibri" w:cs="Calibri"/>
                <w:color w:val="000000"/>
                <w:sz w:val="22"/>
                <w:szCs w:val="22"/>
              </w:rPr>
              <w:t> </w:t>
            </w:r>
          </w:p>
        </w:tc>
      </w:tr>
    </w:tbl>
    <w:p w:rsidR="00EB0D30" w:rsidRDefault="00EB0D30" w:rsidP="00EB0D30">
      <w:pPr>
        <w:pStyle w:val="Heading4"/>
        <w:numPr>
          <w:ilvl w:val="0"/>
          <w:numId w:val="0"/>
        </w:numPr>
        <w:ind w:left="864"/>
      </w:pPr>
    </w:p>
    <w:p w:rsidR="00EB0D30" w:rsidRPr="00EC0B45" w:rsidRDefault="00EB0D30" w:rsidP="00EB0D30">
      <w:pPr>
        <w:pStyle w:val="Heading4"/>
      </w:pPr>
      <w:bookmarkStart w:id="122" w:name="_Toc528055884"/>
      <w:r w:rsidRPr="00EC0B45">
        <w:t>File Naming Convention</w:t>
      </w:r>
      <w:bookmarkEnd w:id="122"/>
    </w:p>
    <w:p w:rsidR="00EB0D30" w:rsidRPr="00EC0B45" w:rsidRDefault="00EB0D30" w:rsidP="00EB0D30">
      <w:pPr>
        <w:rPr>
          <w:rFonts w:ascii="Tahoma" w:hAnsi="Tahoma" w:cs="Tahoma"/>
          <w:color w:val="000000"/>
        </w:rPr>
      </w:pPr>
      <w:r w:rsidRPr="00EC0B45">
        <w:rPr>
          <w:rFonts w:ascii="Tahoma" w:hAnsi="Tahoma" w:cs="Tahoma"/>
          <w:color w:val="000000"/>
        </w:rPr>
        <w:t xml:space="preserve">File Follows the </w:t>
      </w:r>
      <w:r w:rsidRPr="00EC0B45">
        <w:rPr>
          <w:rFonts w:ascii="Tahoma" w:hAnsi="Tahoma" w:cs="Tahoma"/>
          <w:color w:val="000000"/>
        </w:rPr>
        <w:fldChar w:fldCharType="begin"/>
      </w:r>
      <w:r w:rsidRPr="00EC0B45">
        <w:rPr>
          <w:rFonts w:ascii="Tahoma" w:hAnsi="Tahoma" w:cs="Tahoma"/>
          <w:color w:val="000000"/>
        </w:rPr>
        <w:instrText xml:space="preserve"> REF _Ref469377024 \h </w:instrText>
      </w:r>
      <w:r w:rsidRPr="00EC0B45">
        <w:rPr>
          <w:rFonts w:ascii="Tahoma" w:hAnsi="Tahoma" w:cs="Tahoma"/>
          <w:color w:val="000000"/>
        </w:rPr>
      </w:r>
      <w:r w:rsidRPr="00EC0B45">
        <w:rPr>
          <w:rFonts w:ascii="Tahoma" w:hAnsi="Tahoma" w:cs="Tahoma"/>
          <w:color w:val="000000"/>
        </w:rPr>
        <w:fldChar w:fldCharType="separate"/>
      </w:r>
      <w:r w:rsidR="004A41EA" w:rsidRPr="00253311">
        <w:t>General File Naming Convention</w:t>
      </w:r>
      <w:r w:rsidRPr="00EC0B45">
        <w:rPr>
          <w:rFonts w:ascii="Tahoma" w:hAnsi="Tahoma" w:cs="Tahoma"/>
          <w:color w:val="000000"/>
        </w:rPr>
        <w:fldChar w:fldCharType="end"/>
      </w:r>
      <w:r w:rsidRPr="00EC0B45">
        <w:rPr>
          <w:rFonts w:ascii="Tahoma" w:hAnsi="Tahoma" w:cs="Tahoma"/>
          <w:color w:val="000000"/>
        </w:rPr>
        <w:t xml:space="preserve"> </w:t>
      </w:r>
    </w:p>
    <w:p w:rsidR="00EB0D30" w:rsidRPr="00EC0B45" w:rsidRDefault="00733B54" w:rsidP="00EB0D30">
      <w:pPr>
        <w:rPr>
          <w:rFonts w:ascii="Tahoma" w:hAnsi="Tahoma" w:cs="Tahoma"/>
          <w:b/>
          <w:color w:val="000000"/>
        </w:rPr>
      </w:pPr>
      <w:r w:rsidRPr="00733B54">
        <w:rPr>
          <w:rFonts w:ascii="Tahoma" w:hAnsi="Tahoma" w:cs="Tahoma"/>
          <w:color w:val="FF0000"/>
        </w:rPr>
        <w:t>TBD</w:t>
      </w:r>
      <w:r w:rsidR="00EB0D30" w:rsidRPr="00EC0B45">
        <w:rPr>
          <w:rFonts w:ascii="Tahoma" w:hAnsi="Tahoma" w:cs="Tahoma"/>
          <w:color w:val="000000"/>
        </w:rPr>
        <w:t xml:space="preserve"> </w:t>
      </w:r>
    </w:p>
    <w:p w:rsidR="00EB0D30" w:rsidRPr="00EC0B45" w:rsidRDefault="00EB0D30" w:rsidP="00EB0D30">
      <w:pPr>
        <w:rPr>
          <w:rFonts w:ascii="Tahoma" w:hAnsi="Tahoma" w:cs="Tahoma"/>
        </w:rPr>
      </w:pPr>
      <w:r w:rsidRPr="00EC0B45">
        <w:rPr>
          <w:rFonts w:ascii="Tahoma" w:hAnsi="Tahoma" w:cs="Tahoma"/>
        </w:rPr>
        <w:t xml:space="preserve">Example Name: </w:t>
      </w:r>
      <w:r w:rsidRPr="00EC0B45">
        <w:t xml:space="preserve"> </w:t>
      </w:r>
    </w:p>
    <w:p w:rsidR="00EB0D30" w:rsidRPr="00EC0B45" w:rsidRDefault="00733B54" w:rsidP="00D549B5">
      <w:pPr>
        <w:pStyle w:val="Heading3"/>
        <w:tabs>
          <w:tab w:val="clear" w:pos="5850"/>
          <w:tab w:val="num" w:pos="720"/>
        </w:tabs>
        <w:ind w:left="720"/>
      </w:pPr>
      <w:bookmarkStart w:id="123" w:name="_Toc528055885"/>
      <w:bookmarkStart w:id="124" w:name="_Ref493164906"/>
      <w:bookmarkEnd w:id="113"/>
      <w:r>
        <w:rPr>
          <w:highlight w:val="darkGray"/>
        </w:rPr>
        <w:t>INPAY</w:t>
      </w:r>
      <w:r w:rsidR="006B3C6A">
        <w:rPr>
          <w:highlight w:val="darkGray"/>
        </w:rPr>
        <w:t>-PAYREP</w:t>
      </w:r>
      <w:r w:rsidR="00EB0D30">
        <w:t xml:space="preserve"> </w:t>
      </w:r>
      <w:r w:rsidR="00EB0D30" w:rsidRPr="00EC0B45">
        <w:t>Reco</w:t>
      </w:r>
      <w:r w:rsidR="00EB0D30">
        <w:t>nciliation Files Report</w:t>
      </w:r>
      <w:bookmarkEnd w:id="123"/>
      <w:r w:rsidR="00EB0D30">
        <w:t xml:space="preserve">  </w:t>
      </w:r>
    </w:p>
    <w:p w:rsidR="00EB0D30" w:rsidRPr="00EC0B45" w:rsidRDefault="00EB0D30" w:rsidP="00EB0D30">
      <w:pPr>
        <w:pStyle w:val="Heading4"/>
      </w:pPr>
      <w:bookmarkStart w:id="125" w:name="_Toc528055886"/>
      <w:r w:rsidRPr="00EC0B45">
        <w:t>Service Overview</w:t>
      </w:r>
      <w:bookmarkEnd w:id="125"/>
    </w:p>
    <w:tbl>
      <w:tblPr>
        <w:tblStyle w:val="TableProfessional"/>
        <w:tblW w:w="5000" w:type="pct"/>
        <w:tblLook w:val="00A0" w:firstRow="1" w:lastRow="0" w:firstColumn="1" w:lastColumn="0" w:noHBand="0" w:noVBand="0"/>
      </w:tblPr>
      <w:tblGrid>
        <w:gridCol w:w="473"/>
        <w:gridCol w:w="1741"/>
        <w:gridCol w:w="2770"/>
        <w:gridCol w:w="684"/>
        <w:gridCol w:w="1089"/>
        <w:gridCol w:w="948"/>
        <w:gridCol w:w="1419"/>
        <w:gridCol w:w="940"/>
      </w:tblGrid>
      <w:tr w:rsidR="00EB0D30" w:rsidRPr="00EC0B45" w:rsidTr="00EB0D30">
        <w:trPr>
          <w:cnfStyle w:val="100000000000" w:firstRow="1" w:lastRow="0" w:firstColumn="0" w:lastColumn="0" w:oddVBand="0" w:evenVBand="0" w:oddHBand="0" w:evenHBand="0" w:firstRowFirstColumn="0" w:firstRowLastColumn="0" w:lastRowFirstColumn="0" w:lastRowLastColumn="0"/>
          <w:cantSplit/>
        </w:trPr>
        <w:tc>
          <w:tcPr>
            <w:tcW w:w="235" w:type="pct"/>
            <w:shd w:val="clear" w:color="auto" w:fill="000000" w:themeFill="text1"/>
          </w:tcPr>
          <w:p w:rsidR="00EB0D30" w:rsidRPr="00823D18" w:rsidRDefault="00EB0D30" w:rsidP="00EB0D30">
            <w:pPr>
              <w:pStyle w:val="ListParagraph"/>
              <w:spacing w:after="0" w:line="240" w:lineRule="auto"/>
              <w:ind w:left="0"/>
              <w:jc w:val="left"/>
              <w:rPr>
                <w:rFonts w:asciiTheme="minorHAnsi" w:hAnsiTheme="minorHAnsi" w:cstheme="minorHAnsi"/>
                <w:b w:val="0"/>
                <w:bCs w:val="0"/>
                <w:color w:val="FFFFFF"/>
                <w:sz w:val="18"/>
                <w:lang w:val="en-IE"/>
              </w:rPr>
            </w:pPr>
            <w:r w:rsidRPr="00823D18">
              <w:rPr>
                <w:rFonts w:asciiTheme="minorHAnsi" w:hAnsiTheme="minorHAnsi" w:cstheme="minorHAnsi"/>
                <w:color w:val="FFFFFF"/>
                <w:sz w:val="18"/>
                <w:lang w:val="en-IE"/>
              </w:rPr>
              <w:t>#</w:t>
            </w:r>
          </w:p>
        </w:tc>
        <w:tc>
          <w:tcPr>
            <w:tcW w:w="865" w:type="pct"/>
            <w:shd w:val="clear" w:color="auto" w:fill="000000" w:themeFill="text1"/>
          </w:tcPr>
          <w:p w:rsidR="00EB0D30" w:rsidRPr="00823D18" w:rsidRDefault="00EB0D30" w:rsidP="00EB0D30">
            <w:pPr>
              <w:pStyle w:val="ListParagraph"/>
              <w:spacing w:after="0" w:line="240" w:lineRule="auto"/>
              <w:ind w:left="0"/>
              <w:jc w:val="left"/>
              <w:rPr>
                <w:rFonts w:asciiTheme="minorHAnsi" w:hAnsiTheme="minorHAnsi" w:cstheme="minorHAnsi"/>
                <w:b w:val="0"/>
                <w:bCs w:val="0"/>
                <w:color w:val="FFFFFF"/>
                <w:sz w:val="16"/>
                <w:lang w:val="en-IE"/>
              </w:rPr>
            </w:pPr>
            <w:r w:rsidRPr="00823D18">
              <w:rPr>
                <w:rFonts w:asciiTheme="minorHAnsi" w:hAnsiTheme="minorHAnsi" w:cstheme="minorHAnsi"/>
                <w:color w:val="FFFFFF"/>
                <w:sz w:val="18"/>
                <w:lang w:val="en-IE"/>
              </w:rPr>
              <w:t>Service ID</w:t>
            </w:r>
          </w:p>
        </w:tc>
        <w:tc>
          <w:tcPr>
            <w:tcW w:w="1376" w:type="pct"/>
            <w:shd w:val="clear" w:color="auto" w:fill="000000" w:themeFill="text1"/>
          </w:tcPr>
          <w:p w:rsidR="00EB0D30" w:rsidRPr="00823D18" w:rsidRDefault="00EB0D30" w:rsidP="00EB0D30">
            <w:pPr>
              <w:pStyle w:val="ListParagraph"/>
              <w:spacing w:after="0" w:line="240" w:lineRule="auto"/>
              <w:ind w:left="0"/>
              <w:jc w:val="left"/>
              <w:rPr>
                <w:rFonts w:asciiTheme="minorHAnsi" w:hAnsiTheme="minorHAnsi" w:cstheme="minorHAnsi"/>
                <w:b w:val="0"/>
                <w:bCs w:val="0"/>
                <w:color w:val="FFFFFF"/>
                <w:sz w:val="18"/>
                <w:lang w:val="en-IE"/>
              </w:rPr>
            </w:pPr>
            <w:r w:rsidRPr="00823D18">
              <w:rPr>
                <w:rFonts w:asciiTheme="minorHAnsi" w:hAnsiTheme="minorHAnsi" w:cstheme="minorHAnsi"/>
                <w:color w:val="FFFFFF"/>
                <w:sz w:val="18"/>
                <w:lang w:val="en-IE"/>
              </w:rPr>
              <w:t>Description</w:t>
            </w:r>
          </w:p>
        </w:tc>
        <w:tc>
          <w:tcPr>
            <w:tcW w:w="340" w:type="pct"/>
            <w:shd w:val="clear" w:color="auto" w:fill="000000" w:themeFill="text1"/>
          </w:tcPr>
          <w:p w:rsidR="00EB0D30" w:rsidRPr="00823D18" w:rsidRDefault="00EB0D30" w:rsidP="00EB0D30">
            <w:pPr>
              <w:pStyle w:val="ListParagraph"/>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Use Cases</w:t>
            </w:r>
          </w:p>
        </w:tc>
        <w:tc>
          <w:tcPr>
            <w:tcW w:w="541" w:type="pct"/>
            <w:shd w:val="clear" w:color="auto" w:fill="000000" w:themeFill="text1"/>
          </w:tcPr>
          <w:p w:rsidR="00EB0D30" w:rsidRPr="00823D18" w:rsidRDefault="00EB0D30" w:rsidP="00EB0D30">
            <w:pPr>
              <w:pStyle w:val="ListParagraph"/>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Origin</w:t>
            </w:r>
          </w:p>
        </w:tc>
        <w:tc>
          <w:tcPr>
            <w:tcW w:w="471" w:type="pct"/>
            <w:shd w:val="clear" w:color="auto" w:fill="000000" w:themeFill="text1"/>
          </w:tcPr>
          <w:p w:rsidR="00EB0D30" w:rsidRPr="00823D18" w:rsidRDefault="00EB0D30" w:rsidP="00EB0D30">
            <w:pPr>
              <w:pStyle w:val="ListParagraph"/>
              <w:spacing w:after="0" w:line="240" w:lineRule="auto"/>
              <w:ind w:left="0"/>
              <w:jc w:val="left"/>
              <w:rPr>
                <w:rFonts w:asciiTheme="minorHAnsi" w:hAnsiTheme="minorHAnsi" w:cstheme="minorHAnsi"/>
                <w:b w:val="0"/>
                <w:bCs w:val="0"/>
                <w:color w:val="FFFFFF"/>
                <w:sz w:val="18"/>
                <w:lang w:val="en-IE"/>
              </w:rPr>
            </w:pPr>
            <w:r w:rsidRPr="00823D18">
              <w:rPr>
                <w:rFonts w:asciiTheme="minorHAnsi" w:hAnsiTheme="minorHAnsi" w:cstheme="minorHAnsi"/>
                <w:color w:val="FFFFFF"/>
                <w:sz w:val="18"/>
                <w:lang w:val="en-IE"/>
              </w:rPr>
              <w:t>Input Format</w:t>
            </w:r>
          </w:p>
        </w:tc>
        <w:tc>
          <w:tcPr>
            <w:tcW w:w="705" w:type="pct"/>
            <w:shd w:val="clear" w:color="auto" w:fill="000000" w:themeFill="text1"/>
          </w:tcPr>
          <w:p w:rsidR="00EB0D30" w:rsidRPr="00823D18" w:rsidRDefault="00EB0D30" w:rsidP="00EB0D30">
            <w:pPr>
              <w:pStyle w:val="ListParagraph"/>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Destination</w:t>
            </w:r>
          </w:p>
        </w:tc>
        <w:tc>
          <w:tcPr>
            <w:tcW w:w="467" w:type="pct"/>
            <w:shd w:val="clear" w:color="auto" w:fill="000000" w:themeFill="text1"/>
          </w:tcPr>
          <w:p w:rsidR="00EB0D30" w:rsidRPr="00823D18" w:rsidRDefault="00EB0D30" w:rsidP="00EB0D30">
            <w:pPr>
              <w:pStyle w:val="ListParagraph"/>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Output Format</w:t>
            </w:r>
          </w:p>
        </w:tc>
      </w:tr>
      <w:tr w:rsidR="00EB0D30" w:rsidRPr="00EC0B45" w:rsidTr="00EB0D30">
        <w:trPr>
          <w:cantSplit/>
        </w:trPr>
        <w:tc>
          <w:tcPr>
            <w:tcW w:w="235" w:type="pct"/>
          </w:tcPr>
          <w:p w:rsidR="00EB0D30" w:rsidRPr="00823D18" w:rsidRDefault="00113BCE" w:rsidP="00EB0D30">
            <w:pPr>
              <w:pStyle w:val="ListParagraph"/>
              <w:spacing w:after="0" w:line="240" w:lineRule="auto"/>
              <w:ind w:left="0"/>
              <w:jc w:val="left"/>
              <w:rPr>
                <w:rFonts w:asciiTheme="minorHAnsi" w:hAnsiTheme="minorHAnsi" w:cstheme="minorHAnsi"/>
                <w:color w:val="000000"/>
                <w:sz w:val="18"/>
                <w:lang w:val="en-IE"/>
              </w:rPr>
            </w:pPr>
            <w:r>
              <w:rPr>
                <w:rFonts w:asciiTheme="minorHAnsi" w:hAnsiTheme="minorHAnsi" w:cstheme="minorHAnsi"/>
                <w:color w:val="000000"/>
                <w:sz w:val="18"/>
                <w:lang w:val="en-IE"/>
              </w:rPr>
              <w:t>11</w:t>
            </w:r>
          </w:p>
        </w:tc>
        <w:tc>
          <w:tcPr>
            <w:tcW w:w="865" w:type="pct"/>
          </w:tcPr>
          <w:p w:rsidR="00EB0D30" w:rsidRPr="00823D18" w:rsidRDefault="00EB0D30" w:rsidP="00EB0D30">
            <w:pPr>
              <w:pStyle w:val="ListParagraph"/>
              <w:spacing w:after="0" w:line="240" w:lineRule="auto"/>
              <w:ind w:left="0"/>
              <w:jc w:val="left"/>
              <w:rPr>
                <w:rFonts w:asciiTheme="minorHAnsi" w:hAnsiTheme="minorHAnsi" w:cstheme="minorHAnsi"/>
                <w:color w:val="000000"/>
                <w:sz w:val="18"/>
                <w:lang w:val="en-IE"/>
              </w:rPr>
            </w:pPr>
          </w:p>
        </w:tc>
        <w:tc>
          <w:tcPr>
            <w:tcW w:w="1376" w:type="pct"/>
          </w:tcPr>
          <w:p w:rsidR="00EB0D30" w:rsidRPr="00823D18" w:rsidRDefault="00EB0D30" w:rsidP="00EB0D30">
            <w:pPr>
              <w:pStyle w:val="ListParagraph"/>
              <w:spacing w:after="0" w:line="240" w:lineRule="auto"/>
              <w:ind w:left="0"/>
              <w:jc w:val="left"/>
              <w:rPr>
                <w:rFonts w:asciiTheme="minorHAnsi" w:hAnsiTheme="minorHAnsi" w:cstheme="minorHAnsi"/>
                <w:color w:val="000000"/>
                <w:sz w:val="18"/>
                <w:lang w:val="en-IE"/>
              </w:rPr>
            </w:pPr>
            <w:r>
              <w:rPr>
                <w:rFonts w:asciiTheme="minorHAnsi" w:hAnsiTheme="minorHAnsi" w:cstheme="minorHAnsi"/>
                <w:bCs/>
                <w:sz w:val="18"/>
                <w:lang w:val="en-IE"/>
              </w:rPr>
              <w:t xml:space="preserve">Using a delimited file send </w:t>
            </w:r>
            <w:r w:rsidRPr="00823D18">
              <w:rPr>
                <w:rFonts w:asciiTheme="minorHAnsi" w:hAnsiTheme="minorHAnsi" w:cstheme="minorHAnsi"/>
                <w:bCs/>
                <w:sz w:val="18"/>
                <w:lang w:val="en-IE"/>
              </w:rPr>
              <w:t>payment status update</w:t>
            </w:r>
            <w:r>
              <w:rPr>
                <w:rFonts w:asciiTheme="minorHAnsi" w:hAnsiTheme="minorHAnsi" w:cstheme="minorHAnsi"/>
                <w:bCs/>
                <w:sz w:val="18"/>
                <w:lang w:val="en-IE"/>
              </w:rPr>
              <w:t xml:space="preserve">s to </w:t>
            </w:r>
            <w:r w:rsidR="00AB3C8C">
              <w:rPr>
                <w:rFonts w:asciiTheme="minorHAnsi" w:hAnsiTheme="minorHAnsi" w:cstheme="minorHAnsi"/>
                <w:bCs/>
                <w:sz w:val="18"/>
                <w:lang w:val="en-IE"/>
              </w:rPr>
              <w:t xml:space="preserve">Client &amp; </w:t>
            </w:r>
            <w:r>
              <w:rPr>
                <w:rFonts w:asciiTheme="minorHAnsi" w:hAnsiTheme="minorHAnsi" w:cstheme="minorHAnsi"/>
                <w:bCs/>
                <w:sz w:val="18"/>
                <w:lang w:val="en-IE"/>
              </w:rPr>
              <w:t>US Bank at the end of the day</w:t>
            </w:r>
            <w:r w:rsidRPr="00823D18">
              <w:rPr>
                <w:rFonts w:asciiTheme="minorHAnsi" w:hAnsiTheme="minorHAnsi" w:cstheme="minorHAnsi"/>
                <w:bCs/>
                <w:sz w:val="18"/>
                <w:lang w:val="en-IE"/>
              </w:rPr>
              <w:t>.</w:t>
            </w:r>
          </w:p>
        </w:tc>
        <w:tc>
          <w:tcPr>
            <w:tcW w:w="340" w:type="pct"/>
          </w:tcPr>
          <w:p w:rsidR="00EB0D30" w:rsidRPr="00823D18" w:rsidRDefault="00EB0D30" w:rsidP="00EB0D30">
            <w:pPr>
              <w:pStyle w:val="ListParagraph"/>
              <w:spacing w:after="0" w:line="240" w:lineRule="auto"/>
              <w:ind w:left="0"/>
              <w:jc w:val="left"/>
              <w:rPr>
                <w:rFonts w:asciiTheme="minorHAnsi" w:hAnsiTheme="minorHAnsi" w:cstheme="minorHAnsi"/>
                <w:color w:val="000000"/>
                <w:sz w:val="18"/>
                <w:lang w:val="en-IE"/>
              </w:rPr>
            </w:pPr>
          </w:p>
        </w:tc>
        <w:tc>
          <w:tcPr>
            <w:tcW w:w="541" w:type="pct"/>
          </w:tcPr>
          <w:p w:rsidR="00EB0D30" w:rsidRPr="00823D18" w:rsidRDefault="00EB0D30" w:rsidP="00EB0D30">
            <w:pPr>
              <w:pStyle w:val="ListParagraph"/>
              <w:spacing w:after="0" w:line="240" w:lineRule="auto"/>
              <w:ind w:left="0"/>
              <w:jc w:val="left"/>
              <w:rPr>
                <w:rFonts w:asciiTheme="minorHAnsi" w:hAnsiTheme="minorHAnsi" w:cstheme="minorHAnsi"/>
                <w:color w:val="000000"/>
                <w:sz w:val="18"/>
                <w:lang w:val="en-IE"/>
              </w:rPr>
            </w:pPr>
            <w:r>
              <w:rPr>
                <w:rFonts w:asciiTheme="minorHAnsi" w:hAnsiTheme="minorHAnsi" w:cstheme="minorHAnsi"/>
                <w:color w:val="000000"/>
                <w:sz w:val="18"/>
                <w:lang w:val="en-IE"/>
              </w:rPr>
              <w:t>IncedoPay</w:t>
            </w:r>
          </w:p>
        </w:tc>
        <w:tc>
          <w:tcPr>
            <w:tcW w:w="471" w:type="pct"/>
          </w:tcPr>
          <w:p w:rsidR="00EB0D30" w:rsidRPr="00823D18" w:rsidRDefault="00EB0D30" w:rsidP="00EB0D30">
            <w:pPr>
              <w:pStyle w:val="ListParagraph"/>
              <w:spacing w:after="0" w:line="240" w:lineRule="auto"/>
              <w:ind w:left="0"/>
              <w:jc w:val="left"/>
              <w:rPr>
                <w:rFonts w:asciiTheme="minorHAnsi" w:hAnsiTheme="minorHAnsi" w:cstheme="minorHAnsi"/>
                <w:color w:val="000000"/>
                <w:sz w:val="18"/>
                <w:lang w:val="en-IE"/>
              </w:rPr>
            </w:pPr>
            <w:r w:rsidRPr="00823D18">
              <w:rPr>
                <w:rFonts w:asciiTheme="minorHAnsi" w:hAnsiTheme="minorHAnsi" w:cstheme="minorHAnsi"/>
                <w:color w:val="000000"/>
                <w:sz w:val="18"/>
                <w:lang w:val="en-IE"/>
              </w:rPr>
              <w:t>N/A</w:t>
            </w:r>
          </w:p>
        </w:tc>
        <w:tc>
          <w:tcPr>
            <w:tcW w:w="705" w:type="pct"/>
          </w:tcPr>
          <w:p w:rsidR="00EB0D30" w:rsidRPr="00823D18" w:rsidRDefault="00AB3C8C" w:rsidP="00EB0D30">
            <w:pPr>
              <w:pStyle w:val="ListParagraph"/>
              <w:spacing w:after="0" w:line="240" w:lineRule="auto"/>
              <w:ind w:left="0"/>
              <w:jc w:val="left"/>
              <w:rPr>
                <w:rFonts w:asciiTheme="minorHAnsi" w:hAnsiTheme="minorHAnsi" w:cstheme="minorHAnsi"/>
                <w:color w:val="000000"/>
                <w:sz w:val="18"/>
                <w:lang w:val="en-IE"/>
              </w:rPr>
            </w:pPr>
            <w:r>
              <w:rPr>
                <w:rFonts w:asciiTheme="minorHAnsi" w:hAnsiTheme="minorHAnsi" w:cstheme="minorHAnsi"/>
                <w:color w:val="000000"/>
                <w:sz w:val="18"/>
                <w:lang w:val="en-IE"/>
              </w:rPr>
              <w:t xml:space="preserve">Client &amp; </w:t>
            </w:r>
            <w:r w:rsidR="00EB0D30">
              <w:rPr>
                <w:rFonts w:asciiTheme="minorHAnsi" w:hAnsiTheme="minorHAnsi" w:cstheme="minorHAnsi"/>
                <w:color w:val="000000"/>
                <w:sz w:val="18"/>
                <w:lang w:val="en-IE"/>
              </w:rPr>
              <w:t>US Bank</w:t>
            </w:r>
          </w:p>
        </w:tc>
        <w:tc>
          <w:tcPr>
            <w:tcW w:w="467" w:type="pct"/>
          </w:tcPr>
          <w:p w:rsidR="00EB0D30" w:rsidRPr="00823D18" w:rsidRDefault="00EB0D30" w:rsidP="00EB0D30">
            <w:pPr>
              <w:pStyle w:val="ListParagraph"/>
              <w:spacing w:after="0" w:line="240" w:lineRule="auto"/>
              <w:ind w:left="0"/>
              <w:jc w:val="left"/>
              <w:rPr>
                <w:rFonts w:asciiTheme="minorHAnsi" w:hAnsiTheme="minorHAnsi" w:cstheme="minorHAnsi"/>
                <w:color w:val="000000"/>
                <w:sz w:val="18"/>
                <w:lang w:val="en-IE"/>
              </w:rPr>
            </w:pPr>
            <w:r>
              <w:rPr>
                <w:rFonts w:asciiTheme="minorHAnsi" w:hAnsiTheme="minorHAnsi" w:cstheme="minorHAnsi"/>
                <w:color w:val="000000"/>
                <w:sz w:val="18"/>
                <w:lang w:val="en-IE"/>
              </w:rPr>
              <w:t>Delimited</w:t>
            </w:r>
          </w:p>
        </w:tc>
      </w:tr>
    </w:tbl>
    <w:p w:rsidR="00EB0D30" w:rsidRPr="00EC0B45" w:rsidRDefault="00EB0D30" w:rsidP="00EB0D30"/>
    <w:p w:rsidR="00EB0D30" w:rsidRPr="00EC0B45" w:rsidRDefault="00EB0D30" w:rsidP="00EB0D30">
      <w:pPr>
        <w:jc w:val="center"/>
      </w:pPr>
      <w:r w:rsidRPr="00823D18">
        <w:rPr>
          <w:noProof/>
          <w:lang w:val="en-US"/>
        </w:rPr>
        <w:lastRenderedPageBreak/>
        <w:drawing>
          <wp:inline distT="0" distB="0" distL="0" distR="0" wp14:anchorId="446EA6B4" wp14:editId="63FE105E">
            <wp:extent cx="4150591" cy="1757528"/>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4150591" cy="1757528"/>
                    </a:xfrm>
                    <a:prstGeom prst="rect">
                      <a:avLst/>
                    </a:prstGeom>
                    <a:noFill/>
                  </pic:spPr>
                </pic:pic>
              </a:graphicData>
            </a:graphic>
          </wp:inline>
        </w:drawing>
      </w:r>
    </w:p>
    <w:tbl>
      <w:tblPr>
        <w:tblStyle w:val="TableElegan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27"/>
        <w:gridCol w:w="6443"/>
      </w:tblGrid>
      <w:tr w:rsidR="00EB0D30" w:rsidRPr="00EC0B45" w:rsidTr="00EB0D30">
        <w:trPr>
          <w:cnfStyle w:val="100000000000" w:firstRow="1" w:lastRow="0" w:firstColumn="0" w:lastColumn="0" w:oddVBand="0" w:evenVBand="0" w:oddHBand="0" w:evenHBand="0" w:firstRowFirstColumn="0" w:firstRowLastColumn="0" w:lastRowFirstColumn="0" w:lastRowLastColumn="0"/>
          <w:cantSplit/>
        </w:trPr>
        <w:tc>
          <w:tcPr>
            <w:tcW w:w="1801" w:type="pct"/>
          </w:tcPr>
          <w:p w:rsidR="00EB0D30" w:rsidRPr="00823D18" w:rsidRDefault="00EB0D30" w:rsidP="00EB0D30">
            <w:pPr>
              <w:pStyle w:val="CellHeading"/>
              <w:keepNext/>
              <w:rPr>
                <w:rFonts w:asciiTheme="minorHAnsi" w:hAnsiTheme="minorHAnsi" w:cstheme="minorHAnsi"/>
                <w:color w:val="auto"/>
                <w:lang w:val="en-IE"/>
              </w:rPr>
            </w:pPr>
            <w:r w:rsidRPr="00823D18">
              <w:rPr>
                <w:rFonts w:asciiTheme="minorHAnsi" w:hAnsiTheme="minorHAnsi" w:cstheme="minorHAnsi"/>
                <w:color w:val="auto"/>
                <w:lang w:val="en-IE"/>
              </w:rPr>
              <w:t>Service Type</w:t>
            </w:r>
          </w:p>
        </w:tc>
        <w:tc>
          <w:tcPr>
            <w:tcW w:w="3199" w:type="pct"/>
          </w:tcPr>
          <w:p w:rsidR="00EB0D30" w:rsidRPr="00733B54" w:rsidRDefault="00EB0D30" w:rsidP="00EB0D30">
            <w:pPr>
              <w:pStyle w:val="CellHeading"/>
              <w:keepNext/>
              <w:rPr>
                <w:rFonts w:asciiTheme="minorHAnsi" w:hAnsiTheme="minorHAnsi" w:cstheme="minorHAnsi"/>
                <w:b w:val="0"/>
                <w:color w:val="auto"/>
                <w:lang w:val="en-IE"/>
              </w:rPr>
            </w:pPr>
            <w:r w:rsidRPr="00733B54">
              <w:rPr>
                <w:rFonts w:asciiTheme="minorHAnsi" w:hAnsiTheme="minorHAnsi" w:cstheme="minorHAnsi"/>
                <w:b w:val="0"/>
                <w:color w:val="auto"/>
                <w:lang w:val="en-IE"/>
              </w:rPr>
              <w:t>Outbound</w:t>
            </w:r>
          </w:p>
        </w:tc>
      </w:tr>
      <w:tr w:rsidR="00EB0D30" w:rsidRPr="00EC0B45" w:rsidTr="00EB0D30">
        <w:trPr>
          <w:cantSplit/>
        </w:trPr>
        <w:tc>
          <w:tcPr>
            <w:tcW w:w="1801" w:type="pct"/>
          </w:tcPr>
          <w:p w:rsidR="00EB0D30" w:rsidRPr="00823D18" w:rsidRDefault="00EB0D30" w:rsidP="00EB0D30">
            <w:pPr>
              <w:pStyle w:val="CellHeading"/>
              <w:keepNext/>
              <w:rPr>
                <w:rFonts w:asciiTheme="minorHAnsi" w:hAnsiTheme="minorHAnsi" w:cstheme="minorHAnsi"/>
                <w:color w:val="auto"/>
                <w:lang w:val="en-IE"/>
              </w:rPr>
            </w:pPr>
            <w:r w:rsidRPr="00823D18">
              <w:rPr>
                <w:rFonts w:asciiTheme="minorHAnsi" w:hAnsiTheme="minorHAnsi" w:cstheme="minorHAnsi"/>
                <w:color w:val="auto"/>
                <w:lang w:val="en-IE"/>
              </w:rPr>
              <w:t>External Service</w:t>
            </w:r>
          </w:p>
        </w:tc>
        <w:tc>
          <w:tcPr>
            <w:tcW w:w="3199" w:type="pct"/>
          </w:tcPr>
          <w:p w:rsidR="00EB0D30" w:rsidRPr="00733B54" w:rsidRDefault="00EB0D30" w:rsidP="00EB0D30">
            <w:pPr>
              <w:pStyle w:val="CellHeading"/>
              <w:keepNext/>
              <w:rPr>
                <w:rFonts w:asciiTheme="minorHAnsi" w:hAnsiTheme="minorHAnsi" w:cstheme="minorHAnsi"/>
                <w:b w:val="0"/>
                <w:color w:val="auto"/>
                <w:lang w:val="en-IE"/>
              </w:rPr>
            </w:pPr>
            <w:r w:rsidRPr="00733B54">
              <w:rPr>
                <w:rFonts w:asciiTheme="minorHAnsi" w:hAnsiTheme="minorHAnsi" w:cstheme="minorHAnsi"/>
                <w:b w:val="0"/>
                <w:color w:val="auto"/>
                <w:lang w:val="en-IE"/>
              </w:rPr>
              <w:t>NO</w:t>
            </w:r>
          </w:p>
        </w:tc>
      </w:tr>
      <w:tr w:rsidR="00733B54" w:rsidRPr="00EC0B45" w:rsidTr="00EB0D30">
        <w:trPr>
          <w:cantSplit/>
        </w:trPr>
        <w:tc>
          <w:tcPr>
            <w:tcW w:w="1801" w:type="pct"/>
          </w:tcPr>
          <w:p w:rsidR="00733B54" w:rsidRPr="00823D18" w:rsidRDefault="00733B54" w:rsidP="00733B54">
            <w:pPr>
              <w:pStyle w:val="CellHeading"/>
              <w:keepNext/>
              <w:rPr>
                <w:rFonts w:asciiTheme="minorHAnsi" w:hAnsiTheme="minorHAnsi" w:cstheme="minorHAnsi"/>
                <w:color w:val="auto"/>
                <w:lang w:val="en-IE"/>
              </w:rPr>
            </w:pPr>
            <w:r w:rsidRPr="00823D18">
              <w:rPr>
                <w:rFonts w:asciiTheme="minorHAnsi" w:hAnsiTheme="minorHAnsi" w:cstheme="minorHAnsi"/>
                <w:color w:val="auto"/>
                <w:lang w:val="en-IE"/>
              </w:rPr>
              <w:t>Data Exchange Format</w:t>
            </w:r>
          </w:p>
        </w:tc>
        <w:tc>
          <w:tcPr>
            <w:tcW w:w="3199" w:type="pct"/>
          </w:tcPr>
          <w:p w:rsidR="00733B54" w:rsidRPr="00733B54" w:rsidRDefault="00733B54" w:rsidP="00733B54">
            <w:pPr>
              <w:pStyle w:val="CellHeading"/>
              <w:rPr>
                <w:rFonts w:asciiTheme="minorHAnsi" w:hAnsiTheme="minorHAnsi" w:cstheme="minorHAnsi"/>
                <w:b w:val="0"/>
                <w:color w:val="auto"/>
                <w:lang w:val="en-IE"/>
              </w:rPr>
            </w:pPr>
            <w:r w:rsidRPr="00733B54">
              <w:rPr>
                <w:rFonts w:asciiTheme="minorHAnsi" w:hAnsiTheme="minorHAnsi" w:cstheme="minorHAnsi"/>
                <w:b w:val="0"/>
                <w:color w:val="auto"/>
                <w:lang w:val="en-IE"/>
              </w:rPr>
              <w:t>Delimited – using the delimiter configured for reports in the client profile</w:t>
            </w:r>
          </w:p>
        </w:tc>
      </w:tr>
      <w:tr w:rsidR="00733B54" w:rsidRPr="00EC0B45" w:rsidTr="00EB0D30">
        <w:trPr>
          <w:cantSplit/>
        </w:trPr>
        <w:tc>
          <w:tcPr>
            <w:tcW w:w="1801" w:type="pct"/>
          </w:tcPr>
          <w:p w:rsidR="00733B54" w:rsidRPr="00823D18" w:rsidRDefault="00733B54" w:rsidP="00733B54">
            <w:pPr>
              <w:pStyle w:val="CellHeading"/>
              <w:keepNext/>
              <w:rPr>
                <w:rFonts w:asciiTheme="minorHAnsi" w:hAnsiTheme="minorHAnsi" w:cstheme="minorHAnsi"/>
                <w:color w:val="auto"/>
                <w:lang w:val="en-IE"/>
              </w:rPr>
            </w:pPr>
            <w:r w:rsidRPr="00823D18">
              <w:rPr>
                <w:rFonts w:asciiTheme="minorHAnsi" w:hAnsiTheme="minorHAnsi" w:cstheme="minorHAnsi"/>
                <w:color w:val="auto"/>
                <w:lang w:val="en-IE"/>
              </w:rPr>
              <w:t>Communication protocol</w:t>
            </w:r>
          </w:p>
        </w:tc>
        <w:tc>
          <w:tcPr>
            <w:tcW w:w="3199" w:type="pct"/>
          </w:tcPr>
          <w:p w:rsidR="00733B54" w:rsidRPr="00733B54" w:rsidRDefault="00B81A10" w:rsidP="00733B54">
            <w:pPr>
              <w:pStyle w:val="CellHeading"/>
              <w:keepNext/>
              <w:rPr>
                <w:rFonts w:asciiTheme="minorHAnsi" w:hAnsiTheme="minorHAnsi" w:cstheme="minorHAnsi"/>
                <w:b w:val="0"/>
                <w:color w:val="auto"/>
                <w:lang w:val="en-IE"/>
              </w:rPr>
            </w:pPr>
            <w:r>
              <w:rPr>
                <w:rFonts w:asciiTheme="minorHAnsi" w:hAnsiTheme="minorHAnsi" w:cstheme="minorHAnsi"/>
                <w:b w:val="0"/>
                <w:color w:val="auto"/>
                <w:lang w:val="en-IE"/>
              </w:rPr>
              <w:t xml:space="preserve">SFTP + </w:t>
            </w:r>
            <w:r w:rsidR="00733B54" w:rsidRPr="00733B54">
              <w:rPr>
                <w:rFonts w:asciiTheme="minorHAnsi" w:hAnsiTheme="minorHAnsi" w:cstheme="minorHAnsi"/>
                <w:b w:val="0"/>
                <w:color w:val="auto"/>
                <w:lang w:val="en-IE"/>
              </w:rPr>
              <w:t xml:space="preserve">UI </w:t>
            </w:r>
            <w:r w:rsidR="0081455C" w:rsidRPr="00733B54">
              <w:rPr>
                <w:rFonts w:asciiTheme="minorHAnsi" w:hAnsiTheme="minorHAnsi" w:cstheme="minorHAnsi"/>
                <w:b w:val="0"/>
                <w:color w:val="auto"/>
                <w:lang w:val="en-IE"/>
              </w:rPr>
              <w:t>Download</w:t>
            </w:r>
          </w:p>
        </w:tc>
      </w:tr>
      <w:tr w:rsidR="00733B54" w:rsidRPr="00EC0B45" w:rsidTr="00EB0D30">
        <w:trPr>
          <w:cantSplit/>
        </w:trPr>
        <w:tc>
          <w:tcPr>
            <w:tcW w:w="1801" w:type="pct"/>
          </w:tcPr>
          <w:p w:rsidR="00733B54" w:rsidRPr="00823D18" w:rsidRDefault="00733B54" w:rsidP="00733B54">
            <w:pPr>
              <w:pStyle w:val="CellHeading"/>
              <w:keepNext/>
              <w:rPr>
                <w:rFonts w:asciiTheme="minorHAnsi" w:hAnsiTheme="minorHAnsi" w:cstheme="minorHAnsi"/>
                <w:color w:val="auto"/>
                <w:lang w:val="en-IE"/>
              </w:rPr>
            </w:pPr>
            <w:r w:rsidRPr="00823D18">
              <w:rPr>
                <w:rFonts w:asciiTheme="minorHAnsi" w:hAnsiTheme="minorHAnsi" w:cstheme="minorHAnsi"/>
                <w:color w:val="auto"/>
                <w:lang w:val="en-IE"/>
              </w:rPr>
              <w:t>Service Triggering Mode</w:t>
            </w:r>
          </w:p>
        </w:tc>
        <w:tc>
          <w:tcPr>
            <w:tcW w:w="3199" w:type="pct"/>
          </w:tcPr>
          <w:p w:rsidR="00733B54" w:rsidRPr="00733B54" w:rsidRDefault="00733B54" w:rsidP="00733B54">
            <w:pPr>
              <w:pStyle w:val="CellHeading"/>
              <w:keepNext/>
              <w:rPr>
                <w:rFonts w:asciiTheme="minorHAnsi" w:hAnsiTheme="minorHAnsi" w:cstheme="minorHAnsi"/>
                <w:b w:val="0"/>
                <w:color w:val="auto"/>
                <w:lang w:val="en-IE"/>
              </w:rPr>
            </w:pPr>
            <w:r w:rsidRPr="00733B54">
              <w:rPr>
                <w:rFonts w:asciiTheme="minorHAnsi" w:hAnsiTheme="minorHAnsi" w:cstheme="minorHAnsi"/>
                <w:b w:val="0"/>
                <w:color w:val="auto"/>
                <w:lang w:val="en-IE"/>
              </w:rPr>
              <w:t>On Request</w:t>
            </w:r>
          </w:p>
        </w:tc>
      </w:tr>
      <w:tr w:rsidR="00733B54" w:rsidRPr="00EC0B45" w:rsidTr="00EB0D30">
        <w:trPr>
          <w:cantSplit/>
        </w:trPr>
        <w:tc>
          <w:tcPr>
            <w:tcW w:w="1801" w:type="pct"/>
          </w:tcPr>
          <w:p w:rsidR="00733B54" w:rsidRPr="00823D18" w:rsidRDefault="00733B54" w:rsidP="00733B54">
            <w:pPr>
              <w:pStyle w:val="CellHeading"/>
              <w:keepNext/>
              <w:rPr>
                <w:rFonts w:asciiTheme="minorHAnsi" w:hAnsiTheme="minorHAnsi" w:cstheme="minorHAnsi"/>
                <w:color w:val="auto"/>
                <w:lang w:val="en-IE"/>
              </w:rPr>
            </w:pPr>
            <w:r w:rsidRPr="00823D18">
              <w:rPr>
                <w:rFonts w:asciiTheme="minorHAnsi" w:hAnsiTheme="minorHAnsi" w:cstheme="minorHAnsi"/>
                <w:color w:val="auto"/>
                <w:lang w:val="en-IE"/>
              </w:rPr>
              <w:t>Estimated Run Frequency</w:t>
            </w:r>
          </w:p>
        </w:tc>
        <w:tc>
          <w:tcPr>
            <w:tcW w:w="3199" w:type="pct"/>
          </w:tcPr>
          <w:p w:rsidR="00733B54" w:rsidRPr="00733B54" w:rsidRDefault="00733B54" w:rsidP="00733B54">
            <w:pPr>
              <w:pStyle w:val="CellHeading"/>
              <w:keepNext/>
              <w:rPr>
                <w:rFonts w:asciiTheme="minorHAnsi" w:hAnsiTheme="minorHAnsi" w:cstheme="minorHAnsi"/>
                <w:b w:val="0"/>
                <w:color w:val="auto"/>
                <w:lang w:val="en-IE"/>
              </w:rPr>
            </w:pPr>
            <w:r w:rsidRPr="00733B54">
              <w:rPr>
                <w:rFonts w:asciiTheme="minorHAnsi" w:hAnsiTheme="minorHAnsi" w:cstheme="minorHAnsi"/>
                <w:b w:val="0"/>
                <w:color w:val="auto"/>
                <w:lang w:val="en-IE"/>
              </w:rPr>
              <w:t>Daily, End of Day</w:t>
            </w:r>
          </w:p>
        </w:tc>
      </w:tr>
      <w:tr w:rsidR="00733B54" w:rsidRPr="00EC0B45" w:rsidTr="00EB0D30">
        <w:trPr>
          <w:cantSplit/>
        </w:trPr>
        <w:tc>
          <w:tcPr>
            <w:tcW w:w="1801" w:type="pct"/>
          </w:tcPr>
          <w:p w:rsidR="00733B54" w:rsidRPr="00823D18" w:rsidRDefault="00733B54" w:rsidP="00733B54">
            <w:pPr>
              <w:pStyle w:val="CellHeading"/>
              <w:keepNext/>
              <w:rPr>
                <w:rFonts w:asciiTheme="minorHAnsi" w:hAnsiTheme="minorHAnsi" w:cstheme="minorHAnsi"/>
                <w:color w:val="auto"/>
                <w:lang w:val="en-IE"/>
              </w:rPr>
            </w:pPr>
            <w:r w:rsidRPr="00823D18">
              <w:rPr>
                <w:rFonts w:asciiTheme="minorHAnsi" w:hAnsiTheme="minorHAnsi" w:cstheme="minorHAnsi"/>
                <w:color w:val="auto"/>
                <w:lang w:val="en-IE"/>
              </w:rPr>
              <w:t>Aggregation</w:t>
            </w:r>
          </w:p>
        </w:tc>
        <w:tc>
          <w:tcPr>
            <w:tcW w:w="3199" w:type="pct"/>
          </w:tcPr>
          <w:p w:rsidR="00733B54" w:rsidRPr="00733B54" w:rsidRDefault="00733B54" w:rsidP="00733B54">
            <w:pPr>
              <w:pStyle w:val="CellHeading"/>
              <w:keepNext/>
              <w:rPr>
                <w:rFonts w:asciiTheme="minorHAnsi" w:hAnsiTheme="minorHAnsi" w:cstheme="minorHAnsi"/>
                <w:b w:val="0"/>
                <w:color w:val="auto"/>
                <w:lang w:val="en-IE"/>
              </w:rPr>
            </w:pPr>
            <w:r w:rsidRPr="00733B54">
              <w:rPr>
                <w:rFonts w:asciiTheme="minorHAnsi" w:hAnsiTheme="minorHAnsi" w:cstheme="minorHAnsi"/>
                <w:b w:val="0"/>
                <w:color w:val="auto"/>
                <w:lang w:val="en-IE"/>
              </w:rPr>
              <w:t>Bulk, Client Specific</w:t>
            </w:r>
          </w:p>
        </w:tc>
      </w:tr>
    </w:tbl>
    <w:p w:rsidR="00EB0D30" w:rsidRDefault="00EB0D30" w:rsidP="00EB0D30">
      <w:pPr>
        <w:pStyle w:val="Heading4"/>
      </w:pPr>
      <w:bookmarkStart w:id="126" w:name="_Toc528055887"/>
      <w:r w:rsidRPr="00EC0B45">
        <w:t>File Layout Specification</w:t>
      </w:r>
      <w:bookmarkEnd w:id="126"/>
    </w:p>
    <w:tbl>
      <w:tblPr>
        <w:tblStyle w:val="TableProfessional"/>
        <w:tblW w:w="10314" w:type="dxa"/>
        <w:tblLayout w:type="fixed"/>
        <w:tblLook w:val="04A0" w:firstRow="1" w:lastRow="0" w:firstColumn="1" w:lastColumn="0" w:noHBand="0" w:noVBand="1"/>
      </w:tblPr>
      <w:tblGrid>
        <w:gridCol w:w="454"/>
        <w:gridCol w:w="1865"/>
        <w:gridCol w:w="828"/>
        <w:gridCol w:w="1483"/>
        <w:gridCol w:w="1417"/>
        <w:gridCol w:w="4267"/>
      </w:tblGrid>
      <w:tr w:rsidR="00EB0D30" w:rsidRPr="00EC0B45" w:rsidTr="00EB0D30">
        <w:trPr>
          <w:cnfStyle w:val="100000000000" w:firstRow="1" w:lastRow="0" w:firstColumn="0" w:lastColumn="0" w:oddVBand="0" w:evenVBand="0" w:oddHBand="0" w:evenHBand="0" w:firstRowFirstColumn="0" w:firstRowLastColumn="0" w:lastRowFirstColumn="0" w:lastRowLastColumn="0"/>
          <w:cantSplit/>
        </w:trPr>
        <w:tc>
          <w:tcPr>
            <w:tcW w:w="454" w:type="dxa"/>
            <w:noWrap/>
            <w:hideMark/>
          </w:tcPr>
          <w:p w:rsidR="00EB0D30" w:rsidRPr="00EC0B45" w:rsidRDefault="00EB0D30" w:rsidP="00EB0D30">
            <w:pPr>
              <w:pStyle w:val="TableHeader"/>
              <w:rPr>
                <w:b/>
                <w:bCs w:val="0"/>
              </w:rPr>
            </w:pPr>
            <w:r>
              <w:t>#</w:t>
            </w:r>
          </w:p>
        </w:tc>
        <w:tc>
          <w:tcPr>
            <w:tcW w:w="1865" w:type="dxa"/>
            <w:hideMark/>
          </w:tcPr>
          <w:p w:rsidR="00EB0D30" w:rsidRPr="00EC0B45" w:rsidRDefault="00EB0D30" w:rsidP="00EB0D30">
            <w:pPr>
              <w:pStyle w:val="TableHeader"/>
              <w:rPr>
                <w:b/>
                <w:bCs w:val="0"/>
              </w:rPr>
            </w:pPr>
            <w:r w:rsidRPr="00EC0B45">
              <w:t>Name</w:t>
            </w:r>
          </w:p>
        </w:tc>
        <w:tc>
          <w:tcPr>
            <w:tcW w:w="828" w:type="dxa"/>
            <w:noWrap/>
            <w:hideMark/>
          </w:tcPr>
          <w:p w:rsidR="00EB0D30" w:rsidRPr="00EC0B45" w:rsidRDefault="00EB0D30" w:rsidP="00EB0D30">
            <w:pPr>
              <w:pStyle w:val="TableHeader"/>
              <w:rPr>
                <w:b/>
                <w:bCs w:val="0"/>
              </w:rPr>
            </w:pPr>
            <w:r w:rsidRPr="00EC0B45">
              <w:t>Length</w:t>
            </w:r>
          </w:p>
        </w:tc>
        <w:tc>
          <w:tcPr>
            <w:tcW w:w="1483" w:type="dxa"/>
            <w:noWrap/>
            <w:hideMark/>
          </w:tcPr>
          <w:p w:rsidR="00EB0D30" w:rsidRPr="00EC0B45" w:rsidRDefault="00EB0D30" w:rsidP="00EB0D30">
            <w:pPr>
              <w:pStyle w:val="TableHeader"/>
              <w:rPr>
                <w:b/>
                <w:bCs w:val="0"/>
              </w:rPr>
            </w:pPr>
            <w:r w:rsidRPr="00EC0B45">
              <w:t>Format</w:t>
            </w:r>
          </w:p>
        </w:tc>
        <w:tc>
          <w:tcPr>
            <w:tcW w:w="1417" w:type="dxa"/>
            <w:noWrap/>
            <w:hideMark/>
          </w:tcPr>
          <w:p w:rsidR="00EB0D30" w:rsidRPr="00EC0B45" w:rsidRDefault="00EB0D30" w:rsidP="00EB0D30">
            <w:pPr>
              <w:pStyle w:val="TableHeader"/>
              <w:rPr>
                <w:b/>
                <w:bCs w:val="0"/>
              </w:rPr>
            </w:pPr>
            <w:r w:rsidRPr="00EC0B45">
              <w:t>Optional / Required</w:t>
            </w:r>
          </w:p>
        </w:tc>
        <w:tc>
          <w:tcPr>
            <w:tcW w:w="4267" w:type="dxa"/>
            <w:hideMark/>
          </w:tcPr>
          <w:p w:rsidR="00EB0D30" w:rsidRPr="00EC0B45" w:rsidRDefault="00EB0D30" w:rsidP="00EB0D30">
            <w:pPr>
              <w:pStyle w:val="TableHeader"/>
              <w:rPr>
                <w:b/>
                <w:bCs w:val="0"/>
              </w:rPr>
            </w:pPr>
            <w:r w:rsidRPr="00EC0B45">
              <w:t>Remark</w:t>
            </w:r>
          </w:p>
        </w:tc>
      </w:tr>
      <w:tr w:rsidR="00EB0D30" w:rsidRPr="00F92FED" w:rsidTr="00EB0D30">
        <w:trPr>
          <w:cantSplit/>
        </w:trPr>
        <w:tc>
          <w:tcPr>
            <w:tcW w:w="454" w:type="dxa"/>
            <w:noWrap/>
            <w:hideMark/>
          </w:tcPr>
          <w:p w:rsidR="00EB0D30" w:rsidRPr="005411B3" w:rsidRDefault="00EB0D30" w:rsidP="00EB0D30">
            <w:pPr>
              <w:pStyle w:val="TableBody"/>
            </w:pPr>
            <w:r w:rsidRPr="005411B3">
              <w:t>1</w:t>
            </w:r>
          </w:p>
        </w:tc>
        <w:tc>
          <w:tcPr>
            <w:tcW w:w="1865" w:type="dxa"/>
            <w:vAlign w:val="center"/>
            <w:hideMark/>
          </w:tcPr>
          <w:p w:rsidR="00EB0D30" w:rsidRPr="00485AED" w:rsidRDefault="00EB0D30" w:rsidP="00EB0D30">
            <w:pPr>
              <w:pStyle w:val="TableBody"/>
            </w:pPr>
            <w:r>
              <w:rPr>
                <w:rFonts w:ascii="Calibri" w:hAnsi="Calibri" w:cs="Calibri"/>
                <w:color w:val="000000"/>
                <w:sz w:val="22"/>
                <w:szCs w:val="22"/>
              </w:rPr>
              <w:t>Client ID</w:t>
            </w:r>
          </w:p>
        </w:tc>
        <w:tc>
          <w:tcPr>
            <w:tcW w:w="828" w:type="dxa"/>
            <w:noWrap/>
            <w:vAlign w:val="center"/>
            <w:hideMark/>
          </w:tcPr>
          <w:p w:rsidR="00EB0D30" w:rsidRPr="00F92FED" w:rsidRDefault="00EB0D30" w:rsidP="00EB0D30">
            <w:pPr>
              <w:pStyle w:val="TableBody"/>
            </w:pPr>
            <w:r>
              <w:rPr>
                <w:rFonts w:ascii="Calibri" w:hAnsi="Calibri" w:cs="Calibri"/>
                <w:color w:val="000000"/>
                <w:sz w:val="22"/>
                <w:szCs w:val="22"/>
              </w:rPr>
              <w:t>35</w:t>
            </w:r>
          </w:p>
        </w:tc>
        <w:tc>
          <w:tcPr>
            <w:tcW w:w="1483" w:type="dxa"/>
            <w:noWrap/>
            <w:vAlign w:val="center"/>
            <w:hideMark/>
          </w:tcPr>
          <w:p w:rsidR="00EB0D30" w:rsidRPr="00F92FED" w:rsidRDefault="00EB0D30" w:rsidP="00EB0D30">
            <w:pPr>
              <w:pStyle w:val="TableBody"/>
            </w:pPr>
            <w:r>
              <w:rPr>
                <w:rFonts w:ascii="Calibri" w:hAnsi="Calibri" w:cs="Calibri"/>
                <w:color w:val="000000"/>
                <w:sz w:val="22"/>
                <w:szCs w:val="22"/>
              </w:rPr>
              <w:t>String </w:t>
            </w:r>
          </w:p>
        </w:tc>
        <w:tc>
          <w:tcPr>
            <w:tcW w:w="1417" w:type="dxa"/>
            <w:noWrap/>
            <w:vAlign w:val="center"/>
            <w:hideMark/>
          </w:tcPr>
          <w:p w:rsidR="00EB0D30" w:rsidRPr="00F92FED" w:rsidRDefault="00EB0D30" w:rsidP="00EB0D30">
            <w:pPr>
              <w:pStyle w:val="TableBody"/>
            </w:pPr>
            <w:r>
              <w:rPr>
                <w:rFonts w:ascii="Calibri" w:hAnsi="Calibri" w:cs="Calibri"/>
                <w:color w:val="000000"/>
                <w:sz w:val="22"/>
                <w:szCs w:val="22"/>
              </w:rPr>
              <w:t>Required </w:t>
            </w:r>
          </w:p>
        </w:tc>
        <w:tc>
          <w:tcPr>
            <w:tcW w:w="4267" w:type="dxa"/>
            <w:vAlign w:val="center"/>
            <w:hideMark/>
          </w:tcPr>
          <w:p w:rsidR="00EB0D30" w:rsidRPr="00F92FED" w:rsidRDefault="00EB0D30" w:rsidP="00EB0D30">
            <w:pPr>
              <w:pStyle w:val="TableBody"/>
            </w:pPr>
            <w:r>
              <w:rPr>
                <w:rFonts w:ascii="Calibri" w:hAnsi="Calibri" w:cs="Calibri"/>
                <w:color w:val="000000"/>
                <w:sz w:val="22"/>
                <w:szCs w:val="22"/>
              </w:rPr>
              <w:t>ID</w:t>
            </w:r>
          </w:p>
        </w:tc>
      </w:tr>
      <w:tr w:rsidR="00EB0D30" w:rsidRPr="00F92FED" w:rsidTr="00EB0D30">
        <w:trPr>
          <w:cantSplit/>
        </w:trPr>
        <w:tc>
          <w:tcPr>
            <w:tcW w:w="454" w:type="dxa"/>
            <w:noWrap/>
          </w:tcPr>
          <w:p w:rsidR="00EB0D30" w:rsidRPr="00772E90" w:rsidRDefault="00EB0D30" w:rsidP="00EB0D30">
            <w:pPr>
              <w:pStyle w:val="TableBody"/>
            </w:pPr>
            <w:r>
              <w:t>2</w:t>
            </w:r>
          </w:p>
        </w:tc>
        <w:tc>
          <w:tcPr>
            <w:tcW w:w="1865" w:type="dxa"/>
            <w:vAlign w:val="center"/>
          </w:tcPr>
          <w:p w:rsidR="00EB0D30" w:rsidRPr="00772E90" w:rsidRDefault="00EB0D30" w:rsidP="00EB0D30">
            <w:pPr>
              <w:pStyle w:val="TableBody"/>
            </w:pPr>
            <w:r>
              <w:rPr>
                <w:color w:val="000000"/>
              </w:rPr>
              <w:t>Timestamp</w:t>
            </w:r>
          </w:p>
        </w:tc>
        <w:tc>
          <w:tcPr>
            <w:tcW w:w="828" w:type="dxa"/>
            <w:noWrap/>
            <w:vAlign w:val="center"/>
          </w:tcPr>
          <w:p w:rsidR="00EB0D30" w:rsidRPr="00772E90" w:rsidRDefault="00EB0D30" w:rsidP="00EB0D30">
            <w:pPr>
              <w:pStyle w:val="TableBody"/>
            </w:pPr>
            <w:r>
              <w:rPr>
                <w:color w:val="000000"/>
              </w:rPr>
              <w:t> </w:t>
            </w:r>
          </w:p>
        </w:tc>
        <w:tc>
          <w:tcPr>
            <w:tcW w:w="1483" w:type="dxa"/>
            <w:noWrap/>
            <w:vAlign w:val="center"/>
          </w:tcPr>
          <w:p w:rsidR="00EB0D30" w:rsidRPr="00772E90" w:rsidRDefault="00EB0D30" w:rsidP="00EB0D30">
            <w:pPr>
              <w:pStyle w:val="TableBody"/>
            </w:pPr>
            <w:r>
              <w:rPr>
                <w:color w:val="000000"/>
              </w:rPr>
              <w:t>Date/time</w:t>
            </w:r>
          </w:p>
        </w:tc>
        <w:tc>
          <w:tcPr>
            <w:tcW w:w="1417" w:type="dxa"/>
            <w:noWrap/>
            <w:vAlign w:val="center"/>
          </w:tcPr>
          <w:p w:rsidR="00EB0D30" w:rsidRPr="00772E90" w:rsidRDefault="00EB0D30" w:rsidP="00EB0D30">
            <w:pPr>
              <w:pStyle w:val="TableBody"/>
            </w:pPr>
            <w:r>
              <w:rPr>
                <w:color w:val="000000"/>
              </w:rPr>
              <w:t>Required</w:t>
            </w:r>
          </w:p>
        </w:tc>
        <w:tc>
          <w:tcPr>
            <w:tcW w:w="4267" w:type="dxa"/>
            <w:vAlign w:val="center"/>
          </w:tcPr>
          <w:p w:rsidR="00EB0D30" w:rsidRPr="00772E90" w:rsidRDefault="00EB0D30" w:rsidP="00EB0D30">
            <w:pPr>
              <w:pStyle w:val="TableBody"/>
            </w:pPr>
            <w:r>
              <w:rPr>
                <w:color w:val="000000"/>
              </w:rPr>
              <w:t xml:space="preserve">Date/time when this update was generated, in the following format: </w:t>
            </w:r>
            <w:r>
              <w:rPr>
                <w:rFonts w:ascii="Tahoma" w:hAnsi="Tahoma" w:cs="Tahoma"/>
                <w:color w:val="000000"/>
              </w:rPr>
              <w:t>YYYYMMDDHHMMSSmmm</w:t>
            </w:r>
          </w:p>
        </w:tc>
      </w:tr>
      <w:tr w:rsidR="00EB0D30" w:rsidRPr="00F92FED" w:rsidTr="00EB0D30">
        <w:trPr>
          <w:cantSplit/>
        </w:trPr>
        <w:tc>
          <w:tcPr>
            <w:tcW w:w="454" w:type="dxa"/>
            <w:noWrap/>
          </w:tcPr>
          <w:p w:rsidR="00EB0D30" w:rsidRDefault="00EB0D30" w:rsidP="00EB0D30">
            <w:pPr>
              <w:pStyle w:val="TableBody"/>
            </w:pPr>
            <w:r>
              <w:t>3</w:t>
            </w:r>
          </w:p>
        </w:tc>
        <w:tc>
          <w:tcPr>
            <w:tcW w:w="1865" w:type="dxa"/>
            <w:vAlign w:val="center"/>
          </w:tcPr>
          <w:p w:rsidR="00EB0D30" w:rsidRPr="00746A4C" w:rsidRDefault="00EB0D30" w:rsidP="00EB0D30">
            <w:pPr>
              <w:pStyle w:val="TableBody"/>
            </w:pPr>
            <w:r>
              <w:rPr>
                <w:color w:val="000000"/>
              </w:rPr>
              <w:t>Payment Reference</w:t>
            </w:r>
          </w:p>
        </w:tc>
        <w:tc>
          <w:tcPr>
            <w:tcW w:w="828" w:type="dxa"/>
            <w:noWrap/>
            <w:vAlign w:val="center"/>
          </w:tcPr>
          <w:p w:rsidR="00EB0D30" w:rsidRPr="00772E90" w:rsidRDefault="00EB0D30" w:rsidP="00EB0D30">
            <w:pPr>
              <w:pStyle w:val="TableBody"/>
            </w:pPr>
            <w:r>
              <w:rPr>
                <w:color w:val="000000"/>
              </w:rPr>
              <w:t>35</w:t>
            </w:r>
          </w:p>
        </w:tc>
        <w:tc>
          <w:tcPr>
            <w:tcW w:w="1483" w:type="dxa"/>
            <w:noWrap/>
            <w:vAlign w:val="center"/>
          </w:tcPr>
          <w:p w:rsidR="00EB0D30" w:rsidRPr="00746A4C" w:rsidRDefault="00EB0D30" w:rsidP="00EB0D30">
            <w:pPr>
              <w:pStyle w:val="TableBody"/>
            </w:pPr>
            <w:r>
              <w:rPr>
                <w:color w:val="000000"/>
              </w:rPr>
              <w:t>Number</w:t>
            </w:r>
          </w:p>
        </w:tc>
        <w:tc>
          <w:tcPr>
            <w:tcW w:w="1417" w:type="dxa"/>
            <w:noWrap/>
            <w:vAlign w:val="center"/>
          </w:tcPr>
          <w:p w:rsidR="00EB0D30" w:rsidRPr="00746A4C" w:rsidRDefault="00EB0D30" w:rsidP="00EB0D30">
            <w:pPr>
              <w:pStyle w:val="TableBody"/>
            </w:pPr>
            <w:r>
              <w:rPr>
                <w:color w:val="000000"/>
              </w:rPr>
              <w:t>Required</w:t>
            </w:r>
          </w:p>
        </w:tc>
        <w:tc>
          <w:tcPr>
            <w:tcW w:w="4267" w:type="dxa"/>
            <w:vAlign w:val="center"/>
          </w:tcPr>
          <w:p w:rsidR="00EB0D30" w:rsidRPr="00746A4C" w:rsidRDefault="00EB0D30" w:rsidP="00EB0D30">
            <w:pPr>
              <w:pStyle w:val="TableBody"/>
            </w:pPr>
            <w:r>
              <w:rPr>
                <w:color w:val="000000"/>
              </w:rPr>
              <w:t>Unique ID of transaction</w:t>
            </w:r>
          </w:p>
        </w:tc>
      </w:tr>
      <w:tr w:rsidR="00EB0D30" w:rsidRPr="00F92FED" w:rsidTr="00EB0D30">
        <w:trPr>
          <w:cantSplit/>
        </w:trPr>
        <w:tc>
          <w:tcPr>
            <w:tcW w:w="454" w:type="dxa"/>
            <w:noWrap/>
            <w:hideMark/>
          </w:tcPr>
          <w:p w:rsidR="00EB0D30" w:rsidRPr="005411B3" w:rsidRDefault="00EB0D30" w:rsidP="00EB0D30">
            <w:pPr>
              <w:pStyle w:val="TableBody"/>
            </w:pPr>
            <w:r>
              <w:t>4</w:t>
            </w:r>
          </w:p>
        </w:tc>
        <w:tc>
          <w:tcPr>
            <w:tcW w:w="1865" w:type="dxa"/>
            <w:vAlign w:val="center"/>
            <w:hideMark/>
          </w:tcPr>
          <w:p w:rsidR="00EB0D30" w:rsidRPr="00485AED" w:rsidRDefault="00EB0D30" w:rsidP="00EB0D30">
            <w:pPr>
              <w:pStyle w:val="TableBody"/>
            </w:pPr>
            <w:r>
              <w:rPr>
                <w:color w:val="000000"/>
              </w:rPr>
              <w:t>Payee ID</w:t>
            </w:r>
          </w:p>
        </w:tc>
        <w:tc>
          <w:tcPr>
            <w:tcW w:w="828" w:type="dxa"/>
            <w:noWrap/>
            <w:vAlign w:val="center"/>
            <w:hideMark/>
          </w:tcPr>
          <w:p w:rsidR="00EB0D30" w:rsidRPr="00F92FED" w:rsidRDefault="00EB0D30" w:rsidP="00EB0D30">
            <w:pPr>
              <w:pStyle w:val="TableBody"/>
            </w:pPr>
            <w:r>
              <w:rPr>
                <w:color w:val="000000"/>
              </w:rPr>
              <w:t>35</w:t>
            </w:r>
          </w:p>
        </w:tc>
        <w:tc>
          <w:tcPr>
            <w:tcW w:w="1483" w:type="dxa"/>
            <w:noWrap/>
            <w:vAlign w:val="center"/>
            <w:hideMark/>
          </w:tcPr>
          <w:p w:rsidR="00EB0D30" w:rsidRPr="00F92FED" w:rsidRDefault="00EB0D30" w:rsidP="00EB0D30">
            <w:pPr>
              <w:pStyle w:val="TableBody"/>
            </w:pPr>
            <w:r>
              <w:rPr>
                <w:color w:val="000000"/>
              </w:rPr>
              <w:t>String</w:t>
            </w:r>
          </w:p>
        </w:tc>
        <w:tc>
          <w:tcPr>
            <w:tcW w:w="1417" w:type="dxa"/>
            <w:noWrap/>
            <w:vAlign w:val="center"/>
            <w:hideMark/>
          </w:tcPr>
          <w:p w:rsidR="00EB0D30" w:rsidRPr="00F92FED" w:rsidRDefault="00EB0D30" w:rsidP="00EB0D30">
            <w:pPr>
              <w:pStyle w:val="TableBody"/>
            </w:pPr>
            <w:r>
              <w:rPr>
                <w:color w:val="000000"/>
              </w:rPr>
              <w:t>Required</w:t>
            </w:r>
          </w:p>
        </w:tc>
        <w:tc>
          <w:tcPr>
            <w:tcW w:w="4267" w:type="dxa"/>
            <w:vAlign w:val="center"/>
            <w:hideMark/>
          </w:tcPr>
          <w:p w:rsidR="00EB0D30" w:rsidRPr="00F92FED" w:rsidRDefault="00EB0D30" w:rsidP="00EB0D30">
            <w:pPr>
              <w:pStyle w:val="TableBody"/>
            </w:pPr>
            <w:r>
              <w:rPr>
                <w:color w:val="000000"/>
              </w:rPr>
              <w:t> </w:t>
            </w:r>
          </w:p>
        </w:tc>
      </w:tr>
      <w:tr w:rsidR="00EB0D30" w:rsidRPr="00F92FED" w:rsidTr="00EB0D30">
        <w:trPr>
          <w:cantSplit/>
        </w:trPr>
        <w:tc>
          <w:tcPr>
            <w:tcW w:w="454" w:type="dxa"/>
            <w:noWrap/>
            <w:hideMark/>
          </w:tcPr>
          <w:p w:rsidR="00EB0D30" w:rsidRPr="005411B3" w:rsidRDefault="00EB0D30" w:rsidP="00EB0D30">
            <w:pPr>
              <w:pStyle w:val="TableBody"/>
            </w:pPr>
            <w:r>
              <w:t>5</w:t>
            </w:r>
          </w:p>
        </w:tc>
        <w:tc>
          <w:tcPr>
            <w:tcW w:w="1865" w:type="dxa"/>
            <w:vAlign w:val="center"/>
            <w:hideMark/>
          </w:tcPr>
          <w:p w:rsidR="00EB0D30" w:rsidRPr="00F92FED" w:rsidRDefault="00EB0D30" w:rsidP="00EB0D30">
            <w:pPr>
              <w:pStyle w:val="TableBody"/>
            </w:pPr>
            <w:r>
              <w:rPr>
                <w:color w:val="000000"/>
              </w:rPr>
              <w:t>Payment Type</w:t>
            </w:r>
          </w:p>
        </w:tc>
        <w:tc>
          <w:tcPr>
            <w:tcW w:w="828" w:type="dxa"/>
            <w:noWrap/>
            <w:vAlign w:val="center"/>
            <w:hideMark/>
          </w:tcPr>
          <w:p w:rsidR="00EB0D30" w:rsidRPr="00F92FED" w:rsidRDefault="00EB0D30" w:rsidP="00EB0D30">
            <w:pPr>
              <w:pStyle w:val="TableBody"/>
            </w:pPr>
            <w:r>
              <w:rPr>
                <w:color w:val="000000"/>
              </w:rPr>
              <w:t>4</w:t>
            </w:r>
          </w:p>
        </w:tc>
        <w:tc>
          <w:tcPr>
            <w:tcW w:w="1483" w:type="dxa"/>
            <w:noWrap/>
            <w:vAlign w:val="center"/>
            <w:hideMark/>
          </w:tcPr>
          <w:p w:rsidR="00EB0D30" w:rsidRPr="00F92FED" w:rsidRDefault="00EB0D30" w:rsidP="00EB0D30">
            <w:pPr>
              <w:pStyle w:val="TableBody"/>
            </w:pPr>
            <w:r>
              <w:rPr>
                <w:color w:val="000000"/>
              </w:rPr>
              <w:t>String</w:t>
            </w:r>
          </w:p>
        </w:tc>
        <w:tc>
          <w:tcPr>
            <w:tcW w:w="1417" w:type="dxa"/>
            <w:noWrap/>
            <w:vAlign w:val="center"/>
            <w:hideMark/>
          </w:tcPr>
          <w:p w:rsidR="00EB0D30" w:rsidRPr="00F92FED" w:rsidRDefault="00EB0D30" w:rsidP="00EB0D30">
            <w:pPr>
              <w:pStyle w:val="TableBody"/>
            </w:pPr>
            <w:r>
              <w:rPr>
                <w:color w:val="000000"/>
              </w:rPr>
              <w:t>Required</w:t>
            </w:r>
          </w:p>
        </w:tc>
        <w:tc>
          <w:tcPr>
            <w:tcW w:w="4267" w:type="dxa"/>
            <w:vAlign w:val="center"/>
            <w:hideMark/>
          </w:tcPr>
          <w:p w:rsidR="00EB0D30" w:rsidRPr="00F92FED" w:rsidRDefault="00EB0D30" w:rsidP="00EB0D30">
            <w:pPr>
              <w:pStyle w:val="TableBody"/>
            </w:pPr>
            <w:r>
              <w:rPr>
                <w:color w:val="000000"/>
              </w:rPr>
              <w:t>ACH or Zelle or Check</w:t>
            </w:r>
          </w:p>
        </w:tc>
      </w:tr>
      <w:tr w:rsidR="00EB0D30" w:rsidRPr="00F92FED" w:rsidTr="00EB0D30">
        <w:trPr>
          <w:cantSplit/>
        </w:trPr>
        <w:tc>
          <w:tcPr>
            <w:tcW w:w="454" w:type="dxa"/>
            <w:noWrap/>
            <w:hideMark/>
          </w:tcPr>
          <w:p w:rsidR="00EB0D30" w:rsidRPr="005411B3" w:rsidRDefault="00EB0D30" w:rsidP="00EB0D30">
            <w:pPr>
              <w:pStyle w:val="TableBody"/>
            </w:pPr>
            <w:r>
              <w:t>6</w:t>
            </w:r>
          </w:p>
        </w:tc>
        <w:tc>
          <w:tcPr>
            <w:tcW w:w="1865" w:type="dxa"/>
            <w:vAlign w:val="center"/>
            <w:hideMark/>
          </w:tcPr>
          <w:p w:rsidR="00EB0D30" w:rsidRPr="00485AED" w:rsidRDefault="00EB0D30" w:rsidP="00EB0D30">
            <w:pPr>
              <w:pStyle w:val="TableBody"/>
            </w:pPr>
            <w:r>
              <w:rPr>
                <w:color w:val="000000"/>
              </w:rPr>
              <w:t>Acceptance Date</w:t>
            </w:r>
          </w:p>
        </w:tc>
        <w:tc>
          <w:tcPr>
            <w:tcW w:w="828" w:type="dxa"/>
            <w:noWrap/>
            <w:vAlign w:val="center"/>
            <w:hideMark/>
          </w:tcPr>
          <w:p w:rsidR="00EB0D30" w:rsidRPr="00F92FED" w:rsidRDefault="00EB0D30" w:rsidP="00EB0D30">
            <w:pPr>
              <w:pStyle w:val="TableBody"/>
            </w:pPr>
            <w:r>
              <w:rPr>
                <w:color w:val="000000"/>
              </w:rPr>
              <w:t>10</w:t>
            </w:r>
          </w:p>
        </w:tc>
        <w:tc>
          <w:tcPr>
            <w:tcW w:w="1483" w:type="dxa"/>
            <w:noWrap/>
            <w:vAlign w:val="center"/>
            <w:hideMark/>
          </w:tcPr>
          <w:p w:rsidR="00EB0D30" w:rsidRPr="00F92FED" w:rsidRDefault="00EB0D30" w:rsidP="00EB0D30">
            <w:pPr>
              <w:pStyle w:val="TableBody"/>
            </w:pPr>
            <w:r>
              <w:rPr>
                <w:color w:val="000000"/>
              </w:rPr>
              <w:t>MM/DD/YYYY</w:t>
            </w:r>
          </w:p>
        </w:tc>
        <w:tc>
          <w:tcPr>
            <w:tcW w:w="1417" w:type="dxa"/>
            <w:noWrap/>
            <w:vAlign w:val="center"/>
            <w:hideMark/>
          </w:tcPr>
          <w:p w:rsidR="00EB0D30" w:rsidRPr="00F92FED" w:rsidRDefault="00EB0D30" w:rsidP="00EB0D30">
            <w:pPr>
              <w:pStyle w:val="TableBody"/>
            </w:pPr>
            <w:r>
              <w:rPr>
                <w:color w:val="000000"/>
              </w:rPr>
              <w:t>Required</w:t>
            </w:r>
          </w:p>
        </w:tc>
        <w:tc>
          <w:tcPr>
            <w:tcW w:w="4267" w:type="dxa"/>
            <w:vAlign w:val="center"/>
            <w:hideMark/>
          </w:tcPr>
          <w:p w:rsidR="00EB0D30" w:rsidRPr="00F92FED" w:rsidRDefault="00EB0D30" w:rsidP="00EB0D30">
            <w:pPr>
              <w:pStyle w:val="TableBody"/>
            </w:pPr>
            <w:r>
              <w:rPr>
                <w:color w:val="000000"/>
              </w:rPr>
              <w:t> </w:t>
            </w:r>
          </w:p>
        </w:tc>
      </w:tr>
      <w:tr w:rsidR="00EB0D30" w:rsidRPr="00F92FED" w:rsidTr="00EB0D30">
        <w:trPr>
          <w:cantSplit/>
        </w:trPr>
        <w:tc>
          <w:tcPr>
            <w:tcW w:w="454" w:type="dxa"/>
            <w:noWrap/>
            <w:hideMark/>
          </w:tcPr>
          <w:p w:rsidR="00EB0D30" w:rsidRPr="005411B3" w:rsidRDefault="00EB0D30" w:rsidP="00EB0D30">
            <w:pPr>
              <w:pStyle w:val="TableBody"/>
            </w:pPr>
            <w:r>
              <w:t>7</w:t>
            </w:r>
          </w:p>
        </w:tc>
        <w:tc>
          <w:tcPr>
            <w:tcW w:w="1865" w:type="dxa"/>
            <w:vAlign w:val="center"/>
            <w:hideMark/>
          </w:tcPr>
          <w:p w:rsidR="00EB0D30" w:rsidRPr="00485AED" w:rsidRDefault="00EB0D30" w:rsidP="00EB0D30">
            <w:pPr>
              <w:pStyle w:val="TableBody"/>
            </w:pPr>
            <w:r>
              <w:rPr>
                <w:color w:val="000000"/>
              </w:rPr>
              <w:t>Clearing Reference</w:t>
            </w:r>
          </w:p>
        </w:tc>
        <w:tc>
          <w:tcPr>
            <w:tcW w:w="828" w:type="dxa"/>
            <w:noWrap/>
            <w:vAlign w:val="center"/>
            <w:hideMark/>
          </w:tcPr>
          <w:p w:rsidR="00EB0D30" w:rsidRPr="00F92FED" w:rsidRDefault="00EB0D30" w:rsidP="00EB0D30">
            <w:pPr>
              <w:pStyle w:val="TableBody"/>
            </w:pPr>
            <w:r>
              <w:rPr>
                <w:color w:val="000000"/>
              </w:rPr>
              <w:t> </w:t>
            </w:r>
          </w:p>
        </w:tc>
        <w:tc>
          <w:tcPr>
            <w:tcW w:w="1483" w:type="dxa"/>
            <w:noWrap/>
            <w:vAlign w:val="center"/>
            <w:hideMark/>
          </w:tcPr>
          <w:p w:rsidR="00EB0D30" w:rsidRPr="00F92FED" w:rsidRDefault="00EB0D30" w:rsidP="00EB0D30">
            <w:pPr>
              <w:pStyle w:val="TableBody"/>
            </w:pPr>
            <w:r>
              <w:rPr>
                <w:color w:val="000000"/>
              </w:rPr>
              <w:t>String</w:t>
            </w:r>
          </w:p>
        </w:tc>
        <w:tc>
          <w:tcPr>
            <w:tcW w:w="1417" w:type="dxa"/>
            <w:noWrap/>
            <w:vAlign w:val="center"/>
            <w:hideMark/>
          </w:tcPr>
          <w:p w:rsidR="00EB0D30" w:rsidRPr="00F92FED" w:rsidRDefault="00EB0D30" w:rsidP="00EB0D30">
            <w:pPr>
              <w:pStyle w:val="TableBody"/>
            </w:pPr>
            <w:r>
              <w:rPr>
                <w:color w:val="000000"/>
              </w:rPr>
              <w:t>Optional</w:t>
            </w:r>
          </w:p>
        </w:tc>
        <w:tc>
          <w:tcPr>
            <w:tcW w:w="4267" w:type="dxa"/>
            <w:vAlign w:val="center"/>
            <w:hideMark/>
          </w:tcPr>
          <w:p w:rsidR="00EB0D30" w:rsidRPr="00485AED" w:rsidRDefault="00EB0D30" w:rsidP="00EB0D30">
            <w:pPr>
              <w:pStyle w:val="TableBody"/>
            </w:pPr>
            <w:r>
              <w:rPr>
                <w:color w:val="000000"/>
              </w:rPr>
              <w:t>ACH Trace Number, for ACH payments.</w:t>
            </w:r>
            <w:r>
              <w:rPr>
                <w:color w:val="000000"/>
              </w:rPr>
              <w:br/>
              <w:t>Zelle Payment Id, for Zelle payments (which corresponds to the right 7 digits of the ACH Trace Number).</w:t>
            </w:r>
          </w:p>
        </w:tc>
      </w:tr>
      <w:tr w:rsidR="00EB0D30" w:rsidRPr="00F92FED" w:rsidTr="00EB0D30">
        <w:trPr>
          <w:cantSplit/>
        </w:trPr>
        <w:tc>
          <w:tcPr>
            <w:tcW w:w="454" w:type="dxa"/>
            <w:noWrap/>
            <w:hideMark/>
          </w:tcPr>
          <w:p w:rsidR="00EB0D30" w:rsidRPr="005411B3" w:rsidRDefault="00EB0D30" w:rsidP="00EB0D30">
            <w:pPr>
              <w:pStyle w:val="TableBody"/>
            </w:pPr>
            <w:r>
              <w:t>8</w:t>
            </w:r>
          </w:p>
        </w:tc>
        <w:tc>
          <w:tcPr>
            <w:tcW w:w="1865" w:type="dxa"/>
            <w:vAlign w:val="center"/>
            <w:hideMark/>
          </w:tcPr>
          <w:p w:rsidR="00EB0D30" w:rsidRPr="005411B3" w:rsidRDefault="00EB0D30" w:rsidP="00EB0D30">
            <w:pPr>
              <w:pStyle w:val="TableBody"/>
            </w:pPr>
            <w:r>
              <w:rPr>
                <w:color w:val="000000"/>
              </w:rPr>
              <w:t>Clearing File Name</w:t>
            </w:r>
          </w:p>
        </w:tc>
        <w:tc>
          <w:tcPr>
            <w:tcW w:w="828" w:type="dxa"/>
            <w:noWrap/>
            <w:vAlign w:val="center"/>
            <w:hideMark/>
          </w:tcPr>
          <w:p w:rsidR="00EB0D30" w:rsidRPr="00485AED" w:rsidRDefault="00EB0D30" w:rsidP="00EB0D30">
            <w:pPr>
              <w:pStyle w:val="TableBody"/>
            </w:pPr>
            <w:r>
              <w:rPr>
                <w:color w:val="000000"/>
              </w:rPr>
              <w:t> </w:t>
            </w:r>
          </w:p>
        </w:tc>
        <w:tc>
          <w:tcPr>
            <w:tcW w:w="1483" w:type="dxa"/>
            <w:noWrap/>
            <w:vAlign w:val="center"/>
            <w:hideMark/>
          </w:tcPr>
          <w:p w:rsidR="00EB0D30" w:rsidRPr="00F92FED" w:rsidRDefault="00EB0D30" w:rsidP="00EB0D30">
            <w:pPr>
              <w:pStyle w:val="TableBody"/>
            </w:pPr>
            <w:r>
              <w:rPr>
                <w:color w:val="000000"/>
              </w:rPr>
              <w:t>String</w:t>
            </w:r>
          </w:p>
        </w:tc>
        <w:tc>
          <w:tcPr>
            <w:tcW w:w="1417" w:type="dxa"/>
            <w:noWrap/>
            <w:vAlign w:val="center"/>
            <w:hideMark/>
          </w:tcPr>
          <w:p w:rsidR="00EB0D30" w:rsidRPr="00F92FED" w:rsidRDefault="00EB0D30" w:rsidP="00EB0D30">
            <w:pPr>
              <w:pStyle w:val="TableBody"/>
            </w:pPr>
            <w:r>
              <w:rPr>
                <w:color w:val="000000"/>
              </w:rPr>
              <w:t>Optional</w:t>
            </w:r>
          </w:p>
        </w:tc>
        <w:tc>
          <w:tcPr>
            <w:tcW w:w="4267" w:type="dxa"/>
            <w:vAlign w:val="center"/>
            <w:hideMark/>
          </w:tcPr>
          <w:p w:rsidR="00EB0D30" w:rsidRPr="00F92FED" w:rsidRDefault="00EB0D30" w:rsidP="00EB0D30">
            <w:pPr>
              <w:pStyle w:val="TableBody"/>
            </w:pPr>
            <w:r>
              <w:rPr>
                <w:color w:val="000000"/>
              </w:rPr>
              <w:t>Name of the file sent to Clearing.</w:t>
            </w:r>
          </w:p>
        </w:tc>
      </w:tr>
      <w:tr w:rsidR="00EB0D30" w:rsidRPr="00F92FED" w:rsidTr="00EB0D30">
        <w:trPr>
          <w:cantSplit/>
        </w:trPr>
        <w:tc>
          <w:tcPr>
            <w:tcW w:w="454" w:type="dxa"/>
            <w:noWrap/>
          </w:tcPr>
          <w:p w:rsidR="00EB0D30" w:rsidRPr="005411B3" w:rsidRDefault="00EB0D30" w:rsidP="00EB0D30">
            <w:pPr>
              <w:pStyle w:val="TableBody"/>
            </w:pPr>
            <w:r>
              <w:t>9</w:t>
            </w:r>
          </w:p>
        </w:tc>
        <w:tc>
          <w:tcPr>
            <w:tcW w:w="1865" w:type="dxa"/>
            <w:vAlign w:val="center"/>
          </w:tcPr>
          <w:p w:rsidR="00EB0D30" w:rsidRDefault="00EB0D30" w:rsidP="00EB0D30">
            <w:pPr>
              <w:pStyle w:val="TableBody"/>
            </w:pPr>
            <w:r>
              <w:rPr>
                <w:color w:val="000000"/>
              </w:rPr>
              <w:t>Payment Status</w:t>
            </w:r>
          </w:p>
        </w:tc>
        <w:tc>
          <w:tcPr>
            <w:tcW w:w="828" w:type="dxa"/>
            <w:noWrap/>
            <w:vAlign w:val="center"/>
          </w:tcPr>
          <w:p w:rsidR="00EB0D30" w:rsidRPr="005411B3" w:rsidRDefault="00EB0D30" w:rsidP="00EB0D30">
            <w:pPr>
              <w:pStyle w:val="TableBody"/>
            </w:pPr>
            <w:r>
              <w:rPr>
                <w:color w:val="000000"/>
              </w:rPr>
              <w:t>50</w:t>
            </w:r>
          </w:p>
        </w:tc>
        <w:tc>
          <w:tcPr>
            <w:tcW w:w="1483" w:type="dxa"/>
            <w:noWrap/>
            <w:vAlign w:val="center"/>
          </w:tcPr>
          <w:p w:rsidR="00EB0D30" w:rsidRPr="005411B3" w:rsidRDefault="00EB0D30" w:rsidP="00EB0D30">
            <w:pPr>
              <w:pStyle w:val="TableBody"/>
            </w:pPr>
            <w:r>
              <w:rPr>
                <w:color w:val="000000"/>
              </w:rPr>
              <w:t>String</w:t>
            </w:r>
          </w:p>
        </w:tc>
        <w:tc>
          <w:tcPr>
            <w:tcW w:w="1417" w:type="dxa"/>
            <w:noWrap/>
            <w:vAlign w:val="center"/>
          </w:tcPr>
          <w:p w:rsidR="00EB0D30" w:rsidRPr="005411B3" w:rsidRDefault="00EB0D30" w:rsidP="00EB0D30">
            <w:pPr>
              <w:pStyle w:val="TableBody"/>
            </w:pPr>
            <w:r>
              <w:rPr>
                <w:color w:val="000000"/>
              </w:rPr>
              <w:t>Required</w:t>
            </w:r>
          </w:p>
        </w:tc>
        <w:tc>
          <w:tcPr>
            <w:tcW w:w="4267" w:type="dxa"/>
            <w:vAlign w:val="center"/>
          </w:tcPr>
          <w:p w:rsidR="00EB0D30" w:rsidRPr="005411B3" w:rsidRDefault="00EB0D30" w:rsidP="00EB0D30">
            <w:pPr>
              <w:pStyle w:val="TableBody"/>
            </w:pPr>
            <w:r>
              <w:rPr>
                <w:color w:val="000000"/>
              </w:rPr>
              <w:t>Current Status of the payment</w:t>
            </w:r>
          </w:p>
        </w:tc>
      </w:tr>
      <w:tr w:rsidR="00EB0D30" w:rsidRPr="00F92FED" w:rsidTr="00EB0D30">
        <w:trPr>
          <w:cantSplit/>
        </w:trPr>
        <w:tc>
          <w:tcPr>
            <w:tcW w:w="454" w:type="dxa"/>
            <w:noWrap/>
          </w:tcPr>
          <w:p w:rsidR="00EB0D30" w:rsidRPr="005411B3" w:rsidRDefault="00EB0D30" w:rsidP="00EB0D30">
            <w:pPr>
              <w:pStyle w:val="TableBody"/>
            </w:pPr>
            <w:r>
              <w:t>10</w:t>
            </w:r>
          </w:p>
        </w:tc>
        <w:tc>
          <w:tcPr>
            <w:tcW w:w="1865" w:type="dxa"/>
            <w:vAlign w:val="center"/>
          </w:tcPr>
          <w:p w:rsidR="00EB0D30" w:rsidRDefault="00EB0D30" w:rsidP="00EB0D30">
            <w:pPr>
              <w:pStyle w:val="TableBody"/>
            </w:pPr>
            <w:r>
              <w:rPr>
                <w:color w:val="000000"/>
              </w:rPr>
              <w:t>Return or Correction Reason Code</w:t>
            </w:r>
          </w:p>
        </w:tc>
        <w:tc>
          <w:tcPr>
            <w:tcW w:w="828" w:type="dxa"/>
            <w:noWrap/>
            <w:vAlign w:val="center"/>
          </w:tcPr>
          <w:p w:rsidR="00EB0D30" w:rsidRPr="005411B3" w:rsidRDefault="00EB0D30" w:rsidP="00EB0D30">
            <w:pPr>
              <w:pStyle w:val="TableBody"/>
              <w:rPr>
                <w:highlight w:val="yellow"/>
              </w:rPr>
            </w:pPr>
            <w:r>
              <w:rPr>
                <w:color w:val="000000"/>
              </w:rPr>
              <w:t>35</w:t>
            </w:r>
          </w:p>
        </w:tc>
        <w:tc>
          <w:tcPr>
            <w:tcW w:w="1483" w:type="dxa"/>
            <w:noWrap/>
            <w:vAlign w:val="center"/>
          </w:tcPr>
          <w:p w:rsidR="00EB0D30" w:rsidRDefault="00EB0D30" w:rsidP="00EB0D30">
            <w:pPr>
              <w:pStyle w:val="TableBody"/>
            </w:pPr>
            <w:r>
              <w:rPr>
                <w:color w:val="000000"/>
              </w:rPr>
              <w:t>String</w:t>
            </w:r>
          </w:p>
        </w:tc>
        <w:tc>
          <w:tcPr>
            <w:tcW w:w="1417" w:type="dxa"/>
            <w:noWrap/>
            <w:vAlign w:val="center"/>
          </w:tcPr>
          <w:p w:rsidR="00EB0D30" w:rsidRDefault="00EB0D30" w:rsidP="00EB0D30">
            <w:pPr>
              <w:pStyle w:val="TableBody"/>
            </w:pPr>
            <w:r>
              <w:rPr>
                <w:color w:val="000000"/>
              </w:rPr>
              <w:t>Conditionally Required</w:t>
            </w:r>
          </w:p>
        </w:tc>
        <w:tc>
          <w:tcPr>
            <w:tcW w:w="4267" w:type="dxa"/>
            <w:vAlign w:val="center"/>
          </w:tcPr>
          <w:p w:rsidR="00EB0D30" w:rsidRDefault="00EB0D30" w:rsidP="00EB0D30">
            <w:pPr>
              <w:pStyle w:val="TableBody"/>
              <w:spacing w:line="252" w:lineRule="auto"/>
            </w:pPr>
            <w:r>
              <w:rPr>
                <w:color w:val="000000"/>
              </w:rPr>
              <w:t>possible return or correction reasons codes.</w:t>
            </w:r>
          </w:p>
        </w:tc>
      </w:tr>
      <w:tr w:rsidR="00EB0D30" w:rsidRPr="005411B3" w:rsidTr="00EB0D30">
        <w:trPr>
          <w:cantSplit/>
        </w:trPr>
        <w:tc>
          <w:tcPr>
            <w:tcW w:w="454" w:type="dxa"/>
            <w:noWrap/>
            <w:hideMark/>
          </w:tcPr>
          <w:p w:rsidR="00EB0D30" w:rsidRPr="005411B3" w:rsidRDefault="00EB0D30" w:rsidP="00EB0D30">
            <w:pPr>
              <w:pStyle w:val="TableBody"/>
            </w:pPr>
            <w:r w:rsidRPr="00772E90">
              <w:t>1</w:t>
            </w:r>
            <w:r w:rsidRPr="00746A4C">
              <w:t>1</w:t>
            </w:r>
          </w:p>
        </w:tc>
        <w:tc>
          <w:tcPr>
            <w:tcW w:w="1865" w:type="dxa"/>
            <w:vAlign w:val="center"/>
            <w:hideMark/>
          </w:tcPr>
          <w:p w:rsidR="00EB0D30" w:rsidRPr="00485AED" w:rsidRDefault="00EB0D30" w:rsidP="00EB0D30">
            <w:pPr>
              <w:pStyle w:val="TableBody"/>
            </w:pPr>
            <w:r>
              <w:rPr>
                <w:color w:val="000000"/>
              </w:rPr>
              <w:t>Return or Correction Reason Code Description</w:t>
            </w:r>
          </w:p>
        </w:tc>
        <w:tc>
          <w:tcPr>
            <w:tcW w:w="828" w:type="dxa"/>
            <w:noWrap/>
            <w:vAlign w:val="center"/>
            <w:hideMark/>
          </w:tcPr>
          <w:p w:rsidR="00EB0D30" w:rsidRPr="005411B3" w:rsidRDefault="00EB0D30" w:rsidP="00EB0D30">
            <w:pPr>
              <w:pStyle w:val="TableBody"/>
            </w:pPr>
            <w:r>
              <w:rPr>
                <w:color w:val="000000"/>
              </w:rPr>
              <w:t>255</w:t>
            </w:r>
          </w:p>
        </w:tc>
        <w:tc>
          <w:tcPr>
            <w:tcW w:w="1483" w:type="dxa"/>
            <w:noWrap/>
            <w:vAlign w:val="center"/>
            <w:hideMark/>
          </w:tcPr>
          <w:p w:rsidR="00EB0D30" w:rsidRPr="005411B3" w:rsidRDefault="00EB0D30" w:rsidP="00EB0D30">
            <w:pPr>
              <w:pStyle w:val="TableBody"/>
            </w:pPr>
            <w:r>
              <w:rPr>
                <w:color w:val="000000"/>
              </w:rPr>
              <w:t>String</w:t>
            </w:r>
          </w:p>
        </w:tc>
        <w:tc>
          <w:tcPr>
            <w:tcW w:w="1417" w:type="dxa"/>
            <w:noWrap/>
            <w:vAlign w:val="center"/>
            <w:hideMark/>
          </w:tcPr>
          <w:p w:rsidR="00EB0D30" w:rsidRPr="005411B3" w:rsidRDefault="00EB0D30" w:rsidP="00EB0D30">
            <w:pPr>
              <w:pStyle w:val="TableBody"/>
            </w:pPr>
            <w:r>
              <w:rPr>
                <w:color w:val="000000"/>
              </w:rPr>
              <w:t>Conditionally Required</w:t>
            </w:r>
          </w:p>
        </w:tc>
        <w:tc>
          <w:tcPr>
            <w:tcW w:w="4267" w:type="dxa"/>
            <w:vAlign w:val="center"/>
            <w:hideMark/>
          </w:tcPr>
          <w:p w:rsidR="00EB0D30" w:rsidRPr="00485AED" w:rsidRDefault="00EB0D30" w:rsidP="00EB0D30">
            <w:pPr>
              <w:pStyle w:val="TableBody"/>
            </w:pPr>
            <w:r>
              <w:rPr>
                <w:color w:val="000000"/>
              </w:rPr>
              <w:t>possible return or correction reasons codes description.</w:t>
            </w:r>
          </w:p>
        </w:tc>
      </w:tr>
    </w:tbl>
    <w:p w:rsidR="00EB0D30" w:rsidRPr="00EC0B45" w:rsidRDefault="00EB0D30" w:rsidP="00EB0D30"/>
    <w:p w:rsidR="00EB0D30" w:rsidRPr="00EC0B45" w:rsidRDefault="00EB0D30" w:rsidP="00EB0D30">
      <w:pPr>
        <w:pStyle w:val="Heading4"/>
      </w:pPr>
      <w:bookmarkStart w:id="127" w:name="_Toc528055888"/>
      <w:r w:rsidRPr="00EC0B45">
        <w:lastRenderedPageBreak/>
        <w:t>File Naming Convention</w:t>
      </w:r>
      <w:bookmarkEnd w:id="127"/>
    </w:p>
    <w:p w:rsidR="00EB0D30" w:rsidRPr="00733B54" w:rsidRDefault="00733B54" w:rsidP="00EB0D30">
      <w:pPr>
        <w:rPr>
          <w:rFonts w:ascii="Tahoma" w:hAnsi="Tahoma" w:cs="Tahoma"/>
          <w:color w:val="FF0000"/>
        </w:rPr>
      </w:pPr>
      <w:r w:rsidRPr="00733B54">
        <w:rPr>
          <w:rFonts w:ascii="Tahoma" w:hAnsi="Tahoma" w:cs="Tahoma"/>
          <w:color w:val="FF0000"/>
        </w:rPr>
        <w:t>TBD</w:t>
      </w:r>
    </w:p>
    <w:p w:rsidR="00EB0D30" w:rsidRPr="00E36D28" w:rsidRDefault="00EB0D30" w:rsidP="00EB0D30">
      <w:pPr>
        <w:pStyle w:val="Heading4"/>
      </w:pPr>
      <w:bookmarkStart w:id="128" w:name="_Toc528055889"/>
      <w:r w:rsidRPr="00E36D28">
        <w:t>Frequency of Status Report</w:t>
      </w:r>
      <w:bookmarkEnd w:id="128"/>
    </w:p>
    <w:p w:rsidR="00EB0D30" w:rsidRPr="00E36D28" w:rsidRDefault="00EB0D30" w:rsidP="00EB0D30">
      <w:pPr>
        <w:keepNext/>
      </w:pPr>
      <w:r w:rsidRPr="00E36D28">
        <w:t>The frequency of th</w:t>
      </w:r>
      <w:r w:rsidR="00733B54">
        <w:t xml:space="preserve">is file is ONCE a day, per </w:t>
      </w:r>
      <w:r w:rsidRPr="00E36D28">
        <w:t>client:</w:t>
      </w:r>
    </w:p>
    <w:p w:rsidR="00EB0D30" w:rsidRPr="00E36D28" w:rsidRDefault="00EB0D30" w:rsidP="00EB0D30">
      <w:pPr>
        <w:pStyle w:val="ListParagraph"/>
        <w:keepNext/>
        <w:numPr>
          <w:ilvl w:val="0"/>
          <w:numId w:val="6"/>
        </w:numPr>
        <w:rPr>
          <w:lang w:val="en-IE"/>
        </w:rPr>
      </w:pPr>
      <w:r w:rsidRPr="00E36D28">
        <w:rPr>
          <w:lang w:val="en-IE"/>
        </w:rPr>
        <w:t xml:space="preserve">The time of delivery of the report is dependent on the client configuration </w:t>
      </w:r>
    </w:p>
    <w:bookmarkEnd w:id="124"/>
    <w:p w:rsidR="00EB0D30" w:rsidRDefault="00EB0D30" w:rsidP="00EB0D30">
      <w:pPr>
        <w:pStyle w:val="BodyTextIndent2"/>
      </w:pPr>
    </w:p>
    <w:p w:rsidR="00113BCE" w:rsidRPr="00EC0B45" w:rsidRDefault="00113BCE" w:rsidP="00113BCE">
      <w:pPr>
        <w:pStyle w:val="Heading3"/>
        <w:tabs>
          <w:tab w:val="clear" w:pos="5850"/>
          <w:tab w:val="num" w:pos="720"/>
        </w:tabs>
        <w:ind w:left="720"/>
      </w:pPr>
      <w:bookmarkStart w:id="129" w:name="_Toc528055890"/>
      <w:r>
        <w:t>Zelle Nightly File</w:t>
      </w:r>
      <w:bookmarkEnd w:id="129"/>
      <w:r>
        <w:t xml:space="preserve">  </w:t>
      </w:r>
    </w:p>
    <w:p w:rsidR="00113BCE" w:rsidRPr="00EC0B45" w:rsidRDefault="00113BCE" w:rsidP="00113BCE">
      <w:pPr>
        <w:pStyle w:val="Heading4"/>
      </w:pPr>
      <w:bookmarkStart w:id="130" w:name="_Toc528055891"/>
      <w:r w:rsidRPr="00EC0B45">
        <w:t>Service Overview</w:t>
      </w:r>
      <w:bookmarkEnd w:id="130"/>
    </w:p>
    <w:tbl>
      <w:tblPr>
        <w:tblStyle w:val="TableProfessional"/>
        <w:tblW w:w="5000" w:type="pct"/>
        <w:tblLook w:val="00A0" w:firstRow="1" w:lastRow="0" w:firstColumn="1" w:lastColumn="0" w:noHBand="0" w:noVBand="0"/>
      </w:tblPr>
      <w:tblGrid>
        <w:gridCol w:w="473"/>
        <w:gridCol w:w="1741"/>
        <w:gridCol w:w="2770"/>
        <w:gridCol w:w="684"/>
        <w:gridCol w:w="1089"/>
        <w:gridCol w:w="948"/>
        <w:gridCol w:w="1419"/>
        <w:gridCol w:w="940"/>
      </w:tblGrid>
      <w:tr w:rsidR="00113BCE" w:rsidRPr="00EC0B45" w:rsidTr="00900FA7">
        <w:trPr>
          <w:cnfStyle w:val="100000000000" w:firstRow="1" w:lastRow="0" w:firstColumn="0" w:lastColumn="0" w:oddVBand="0" w:evenVBand="0" w:oddHBand="0" w:evenHBand="0" w:firstRowFirstColumn="0" w:firstRowLastColumn="0" w:lastRowFirstColumn="0" w:lastRowLastColumn="0"/>
          <w:cantSplit/>
        </w:trPr>
        <w:tc>
          <w:tcPr>
            <w:tcW w:w="235" w:type="pct"/>
            <w:shd w:val="clear" w:color="auto" w:fill="000000" w:themeFill="text1"/>
          </w:tcPr>
          <w:p w:rsidR="00113BCE" w:rsidRPr="00823D18" w:rsidRDefault="00113BCE" w:rsidP="00900FA7">
            <w:pPr>
              <w:pStyle w:val="ListParagraph"/>
              <w:spacing w:after="0" w:line="240" w:lineRule="auto"/>
              <w:ind w:left="0"/>
              <w:jc w:val="left"/>
              <w:rPr>
                <w:rFonts w:asciiTheme="minorHAnsi" w:hAnsiTheme="minorHAnsi" w:cstheme="minorHAnsi"/>
                <w:b w:val="0"/>
                <w:bCs w:val="0"/>
                <w:color w:val="FFFFFF"/>
                <w:sz w:val="18"/>
                <w:lang w:val="en-IE"/>
              </w:rPr>
            </w:pPr>
            <w:r w:rsidRPr="00823D18">
              <w:rPr>
                <w:rFonts w:asciiTheme="minorHAnsi" w:hAnsiTheme="minorHAnsi" w:cstheme="minorHAnsi"/>
                <w:color w:val="FFFFFF"/>
                <w:sz w:val="18"/>
                <w:lang w:val="en-IE"/>
              </w:rPr>
              <w:t>#</w:t>
            </w:r>
          </w:p>
        </w:tc>
        <w:tc>
          <w:tcPr>
            <w:tcW w:w="865" w:type="pct"/>
            <w:shd w:val="clear" w:color="auto" w:fill="000000" w:themeFill="text1"/>
          </w:tcPr>
          <w:p w:rsidR="00113BCE" w:rsidRPr="00823D18" w:rsidRDefault="00113BCE" w:rsidP="00900FA7">
            <w:pPr>
              <w:pStyle w:val="ListParagraph"/>
              <w:spacing w:after="0" w:line="240" w:lineRule="auto"/>
              <w:ind w:left="0"/>
              <w:jc w:val="left"/>
              <w:rPr>
                <w:rFonts w:asciiTheme="minorHAnsi" w:hAnsiTheme="minorHAnsi" w:cstheme="minorHAnsi"/>
                <w:b w:val="0"/>
                <w:bCs w:val="0"/>
                <w:color w:val="FFFFFF"/>
                <w:sz w:val="16"/>
                <w:lang w:val="en-IE"/>
              </w:rPr>
            </w:pPr>
            <w:r w:rsidRPr="00823D18">
              <w:rPr>
                <w:rFonts w:asciiTheme="minorHAnsi" w:hAnsiTheme="minorHAnsi" w:cstheme="minorHAnsi"/>
                <w:color w:val="FFFFFF"/>
                <w:sz w:val="18"/>
                <w:lang w:val="en-IE"/>
              </w:rPr>
              <w:t>Service ID</w:t>
            </w:r>
          </w:p>
        </w:tc>
        <w:tc>
          <w:tcPr>
            <w:tcW w:w="1376" w:type="pct"/>
            <w:shd w:val="clear" w:color="auto" w:fill="000000" w:themeFill="text1"/>
          </w:tcPr>
          <w:p w:rsidR="00113BCE" w:rsidRPr="00823D18" w:rsidRDefault="00113BCE" w:rsidP="00900FA7">
            <w:pPr>
              <w:pStyle w:val="ListParagraph"/>
              <w:spacing w:after="0" w:line="240" w:lineRule="auto"/>
              <w:ind w:left="0"/>
              <w:jc w:val="left"/>
              <w:rPr>
                <w:rFonts w:asciiTheme="minorHAnsi" w:hAnsiTheme="minorHAnsi" w:cstheme="minorHAnsi"/>
                <w:b w:val="0"/>
                <w:bCs w:val="0"/>
                <w:color w:val="FFFFFF"/>
                <w:sz w:val="18"/>
                <w:lang w:val="en-IE"/>
              </w:rPr>
            </w:pPr>
            <w:r w:rsidRPr="00823D18">
              <w:rPr>
                <w:rFonts w:asciiTheme="minorHAnsi" w:hAnsiTheme="minorHAnsi" w:cstheme="minorHAnsi"/>
                <w:color w:val="FFFFFF"/>
                <w:sz w:val="18"/>
                <w:lang w:val="en-IE"/>
              </w:rPr>
              <w:t>Description</w:t>
            </w:r>
          </w:p>
        </w:tc>
        <w:tc>
          <w:tcPr>
            <w:tcW w:w="340" w:type="pct"/>
            <w:shd w:val="clear" w:color="auto" w:fill="000000" w:themeFill="text1"/>
          </w:tcPr>
          <w:p w:rsidR="00113BCE" w:rsidRPr="00823D18" w:rsidRDefault="00113BCE" w:rsidP="00900FA7">
            <w:pPr>
              <w:pStyle w:val="ListParagraph"/>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Use Cases</w:t>
            </w:r>
          </w:p>
        </w:tc>
        <w:tc>
          <w:tcPr>
            <w:tcW w:w="541" w:type="pct"/>
            <w:shd w:val="clear" w:color="auto" w:fill="000000" w:themeFill="text1"/>
          </w:tcPr>
          <w:p w:rsidR="00113BCE" w:rsidRPr="00823D18" w:rsidRDefault="00113BCE" w:rsidP="00900FA7">
            <w:pPr>
              <w:pStyle w:val="ListParagraph"/>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Origin</w:t>
            </w:r>
          </w:p>
        </w:tc>
        <w:tc>
          <w:tcPr>
            <w:tcW w:w="471" w:type="pct"/>
            <w:shd w:val="clear" w:color="auto" w:fill="000000" w:themeFill="text1"/>
          </w:tcPr>
          <w:p w:rsidR="00113BCE" w:rsidRPr="00823D18" w:rsidRDefault="00113BCE" w:rsidP="00900FA7">
            <w:pPr>
              <w:pStyle w:val="ListParagraph"/>
              <w:spacing w:after="0" w:line="240" w:lineRule="auto"/>
              <w:ind w:left="0"/>
              <w:jc w:val="left"/>
              <w:rPr>
                <w:rFonts w:asciiTheme="minorHAnsi" w:hAnsiTheme="minorHAnsi" w:cstheme="minorHAnsi"/>
                <w:b w:val="0"/>
                <w:bCs w:val="0"/>
                <w:color w:val="FFFFFF"/>
                <w:sz w:val="18"/>
                <w:lang w:val="en-IE"/>
              </w:rPr>
            </w:pPr>
            <w:r w:rsidRPr="00823D18">
              <w:rPr>
                <w:rFonts w:asciiTheme="minorHAnsi" w:hAnsiTheme="minorHAnsi" w:cstheme="minorHAnsi"/>
                <w:color w:val="FFFFFF"/>
                <w:sz w:val="18"/>
                <w:lang w:val="en-IE"/>
              </w:rPr>
              <w:t>Input Format</w:t>
            </w:r>
          </w:p>
        </w:tc>
        <w:tc>
          <w:tcPr>
            <w:tcW w:w="705" w:type="pct"/>
            <w:shd w:val="clear" w:color="auto" w:fill="000000" w:themeFill="text1"/>
          </w:tcPr>
          <w:p w:rsidR="00113BCE" w:rsidRPr="00823D18" w:rsidRDefault="00113BCE" w:rsidP="00900FA7">
            <w:pPr>
              <w:pStyle w:val="ListParagraph"/>
              <w:spacing w:after="0" w:line="240" w:lineRule="auto"/>
              <w:ind w:left="0"/>
              <w:jc w:val="left"/>
              <w:rPr>
                <w:rFonts w:asciiTheme="minorHAnsi" w:hAnsiTheme="minorHAnsi" w:cstheme="minorHAnsi"/>
                <w:color w:val="FFFFFF"/>
                <w:sz w:val="18"/>
                <w:lang w:val="en-IE"/>
              </w:rPr>
            </w:pPr>
            <w:r w:rsidRPr="00823D18">
              <w:rPr>
                <w:rFonts w:asciiTheme="minorHAnsi" w:hAnsiTheme="minorHAnsi" w:cstheme="minorHAnsi"/>
                <w:color w:val="FFFFFF"/>
                <w:sz w:val="18"/>
                <w:lang w:val="en-IE"/>
              </w:rPr>
              <w:t>Destination</w:t>
            </w:r>
          </w:p>
        </w:tc>
        <w:tc>
          <w:tcPr>
            <w:tcW w:w="467" w:type="pct"/>
            <w:shd w:val="clear" w:color="auto" w:fill="000000" w:themeFill="text1"/>
          </w:tcPr>
          <w:p w:rsidR="00113BCE" w:rsidRPr="00823D18" w:rsidRDefault="00113BCE" w:rsidP="00900FA7">
            <w:pPr>
              <w:pStyle w:val="ListParagraph"/>
              <w:spacing w:after="0" w:line="240" w:lineRule="auto"/>
              <w:ind w:left="0"/>
              <w:jc w:val="left"/>
              <w:rPr>
                <w:rFonts w:asciiTheme="minorHAnsi" w:hAnsiTheme="minorHAnsi" w:cstheme="minorHAnsi"/>
                <w:color w:val="FFFFFF"/>
                <w:sz w:val="18"/>
                <w:lang w:val="en-IE"/>
              </w:rPr>
            </w:pPr>
            <w:r>
              <w:rPr>
                <w:rFonts w:asciiTheme="minorHAnsi" w:hAnsiTheme="minorHAnsi" w:cstheme="minorHAnsi"/>
                <w:color w:val="FFFFFF"/>
                <w:sz w:val="18"/>
                <w:lang w:val="en-IE"/>
              </w:rPr>
              <w:t xml:space="preserve">Output </w:t>
            </w:r>
          </w:p>
        </w:tc>
      </w:tr>
      <w:tr w:rsidR="00113BCE" w:rsidRPr="00EC0B45" w:rsidTr="00900FA7">
        <w:trPr>
          <w:cantSplit/>
        </w:trPr>
        <w:tc>
          <w:tcPr>
            <w:tcW w:w="235" w:type="pct"/>
          </w:tcPr>
          <w:p w:rsidR="00113BCE" w:rsidRPr="00823D18" w:rsidRDefault="00113BCE" w:rsidP="00900FA7">
            <w:pPr>
              <w:pStyle w:val="ListParagraph"/>
              <w:spacing w:after="0" w:line="240" w:lineRule="auto"/>
              <w:ind w:left="0"/>
              <w:jc w:val="left"/>
              <w:rPr>
                <w:rFonts w:asciiTheme="minorHAnsi" w:hAnsiTheme="minorHAnsi" w:cstheme="minorHAnsi"/>
                <w:color w:val="000000"/>
                <w:sz w:val="18"/>
                <w:lang w:val="en-IE"/>
              </w:rPr>
            </w:pPr>
            <w:r>
              <w:rPr>
                <w:rFonts w:asciiTheme="minorHAnsi" w:hAnsiTheme="minorHAnsi" w:cstheme="minorHAnsi"/>
                <w:color w:val="000000"/>
                <w:sz w:val="18"/>
                <w:lang w:val="en-IE"/>
              </w:rPr>
              <w:t>13</w:t>
            </w:r>
          </w:p>
        </w:tc>
        <w:tc>
          <w:tcPr>
            <w:tcW w:w="865" w:type="pct"/>
          </w:tcPr>
          <w:p w:rsidR="00113BCE" w:rsidRPr="00823D18" w:rsidRDefault="00113BCE" w:rsidP="00900FA7">
            <w:pPr>
              <w:pStyle w:val="ListParagraph"/>
              <w:spacing w:after="0" w:line="240" w:lineRule="auto"/>
              <w:ind w:left="0"/>
              <w:jc w:val="left"/>
              <w:rPr>
                <w:rFonts w:asciiTheme="minorHAnsi" w:hAnsiTheme="minorHAnsi" w:cstheme="minorHAnsi"/>
                <w:color w:val="000000"/>
                <w:sz w:val="18"/>
                <w:lang w:val="en-IE"/>
              </w:rPr>
            </w:pPr>
          </w:p>
        </w:tc>
        <w:tc>
          <w:tcPr>
            <w:tcW w:w="1376" w:type="pct"/>
          </w:tcPr>
          <w:p w:rsidR="00113BCE" w:rsidRPr="00823D18" w:rsidRDefault="00113BCE" w:rsidP="00113BCE">
            <w:pPr>
              <w:pStyle w:val="ListParagraph"/>
              <w:spacing w:after="0" w:line="240" w:lineRule="auto"/>
              <w:ind w:left="0"/>
              <w:jc w:val="left"/>
              <w:rPr>
                <w:rFonts w:asciiTheme="minorHAnsi" w:hAnsiTheme="minorHAnsi" w:cstheme="minorHAnsi"/>
                <w:color w:val="000000"/>
                <w:sz w:val="18"/>
                <w:lang w:val="en-IE"/>
              </w:rPr>
            </w:pPr>
            <w:r>
              <w:rPr>
                <w:rFonts w:asciiTheme="minorHAnsi" w:hAnsiTheme="minorHAnsi" w:cstheme="minorHAnsi"/>
                <w:bCs/>
                <w:sz w:val="18"/>
                <w:lang w:val="en-IE"/>
              </w:rPr>
              <w:t xml:space="preserve">Receive Zelle </w:t>
            </w:r>
            <w:r w:rsidRPr="00823D18">
              <w:rPr>
                <w:rFonts w:asciiTheme="minorHAnsi" w:hAnsiTheme="minorHAnsi" w:cstheme="minorHAnsi"/>
                <w:bCs/>
                <w:sz w:val="18"/>
                <w:lang w:val="en-IE"/>
              </w:rPr>
              <w:t>payment status update</w:t>
            </w:r>
            <w:r>
              <w:rPr>
                <w:rFonts w:asciiTheme="minorHAnsi" w:hAnsiTheme="minorHAnsi" w:cstheme="minorHAnsi"/>
                <w:bCs/>
                <w:sz w:val="18"/>
                <w:lang w:val="en-IE"/>
              </w:rPr>
              <w:t xml:space="preserve">s </w:t>
            </w:r>
          </w:p>
        </w:tc>
        <w:tc>
          <w:tcPr>
            <w:tcW w:w="340" w:type="pct"/>
          </w:tcPr>
          <w:p w:rsidR="00113BCE" w:rsidRPr="00823D18" w:rsidRDefault="00113BCE" w:rsidP="00900FA7">
            <w:pPr>
              <w:pStyle w:val="ListParagraph"/>
              <w:spacing w:after="0" w:line="240" w:lineRule="auto"/>
              <w:ind w:left="0"/>
              <w:jc w:val="left"/>
              <w:rPr>
                <w:rFonts w:asciiTheme="minorHAnsi" w:hAnsiTheme="minorHAnsi" w:cstheme="minorHAnsi"/>
                <w:color w:val="000000"/>
                <w:sz w:val="18"/>
                <w:lang w:val="en-IE"/>
              </w:rPr>
            </w:pPr>
            <w:r>
              <w:rPr>
                <w:rFonts w:asciiTheme="minorHAnsi" w:hAnsiTheme="minorHAnsi" w:cstheme="minorHAnsi"/>
                <w:color w:val="000000"/>
                <w:sz w:val="18"/>
                <w:lang w:val="en-IE"/>
              </w:rPr>
              <w:t>N/A</w:t>
            </w:r>
          </w:p>
        </w:tc>
        <w:tc>
          <w:tcPr>
            <w:tcW w:w="541" w:type="pct"/>
          </w:tcPr>
          <w:p w:rsidR="00113BCE" w:rsidRPr="00823D18" w:rsidRDefault="00113BCE" w:rsidP="00900FA7">
            <w:pPr>
              <w:pStyle w:val="ListParagraph"/>
              <w:spacing w:after="0" w:line="240" w:lineRule="auto"/>
              <w:ind w:left="0"/>
              <w:jc w:val="left"/>
              <w:rPr>
                <w:rFonts w:asciiTheme="minorHAnsi" w:hAnsiTheme="minorHAnsi" w:cstheme="minorHAnsi"/>
                <w:color w:val="000000"/>
                <w:sz w:val="18"/>
                <w:lang w:val="en-IE"/>
              </w:rPr>
            </w:pPr>
            <w:r>
              <w:rPr>
                <w:rFonts w:asciiTheme="minorHAnsi" w:hAnsiTheme="minorHAnsi" w:cstheme="minorHAnsi"/>
                <w:color w:val="000000"/>
                <w:sz w:val="18"/>
                <w:lang w:val="en-IE"/>
              </w:rPr>
              <w:t>US Bank Zelle Network</w:t>
            </w:r>
          </w:p>
        </w:tc>
        <w:tc>
          <w:tcPr>
            <w:tcW w:w="471" w:type="pct"/>
          </w:tcPr>
          <w:p w:rsidR="00113BCE" w:rsidRPr="00823D18" w:rsidRDefault="00113BCE" w:rsidP="00900FA7">
            <w:pPr>
              <w:pStyle w:val="ListParagraph"/>
              <w:spacing w:after="0" w:line="240" w:lineRule="auto"/>
              <w:ind w:left="0"/>
              <w:jc w:val="left"/>
              <w:rPr>
                <w:rFonts w:asciiTheme="minorHAnsi" w:hAnsiTheme="minorHAnsi" w:cstheme="minorHAnsi"/>
                <w:color w:val="000000"/>
                <w:sz w:val="18"/>
                <w:lang w:val="en-IE"/>
              </w:rPr>
            </w:pPr>
            <w:r w:rsidRPr="00823D18">
              <w:rPr>
                <w:rFonts w:asciiTheme="minorHAnsi" w:hAnsiTheme="minorHAnsi" w:cstheme="minorHAnsi"/>
                <w:color w:val="000000"/>
                <w:sz w:val="18"/>
                <w:lang w:val="en-IE"/>
              </w:rPr>
              <w:t>N/A</w:t>
            </w:r>
          </w:p>
        </w:tc>
        <w:tc>
          <w:tcPr>
            <w:tcW w:w="705" w:type="pct"/>
          </w:tcPr>
          <w:p w:rsidR="00113BCE" w:rsidRPr="00823D18" w:rsidRDefault="00113BCE" w:rsidP="00900FA7">
            <w:pPr>
              <w:pStyle w:val="ListParagraph"/>
              <w:spacing w:after="0" w:line="240" w:lineRule="auto"/>
              <w:ind w:left="0"/>
              <w:jc w:val="left"/>
              <w:rPr>
                <w:rFonts w:asciiTheme="minorHAnsi" w:hAnsiTheme="minorHAnsi" w:cstheme="minorHAnsi"/>
                <w:color w:val="000000"/>
                <w:sz w:val="18"/>
                <w:lang w:val="en-IE"/>
              </w:rPr>
            </w:pPr>
            <w:r>
              <w:rPr>
                <w:rFonts w:asciiTheme="minorHAnsi" w:hAnsiTheme="minorHAnsi" w:cstheme="minorHAnsi"/>
                <w:color w:val="000000"/>
                <w:sz w:val="18"/>
                <w:lang w:val="en-IE"/>
              </w:rPr>
              <w:t>IncedoPay</w:t>
            </w:r>
          </w:p>
        </w:tc>
        <w:tc>
          <w:tcPr>
            <w:tcW w:w="467" w:type="pct"/>
          </w:tcPr>
          <w:p w:rsidR="00113BCE" w:rsidRPr="00823D18" w:rsidRDefault="00113BCE" w:rsidP="00900FA7">
            <w:pPr>
              <w:pStyle w:val="ListParagraph"/>
              <w:spacing w:after="0" w:line="240" w:lineRule="auto"/>
              <w:ind w:left="0"/>
              <w:jc w:val="left"/>
              <w:rPr>
                <w:rFonts w:asciiTheme="minorHAnsi" w:hAnsiTheme="minorHAnsi" w:cstheme="minorHAnsi"/>
                <w:color w:val="000000"/>
                <w:sz w:val="18"/>
                <w:lang w:val="en-IE"/>
              </w:rPr>
            </w:pPr>
            <w:r>
              <w:rPr>
                <w:rFonts w:asciiTheme="minorHAnsi" w:hAnsiTheme="minorHAnsi" w:cstheme="minorHAnsi"/>
                <w:color w:val="000000"/>
                <w:sz w:val="18"/>
                <w:lang w:val="en-IE"/>
              </w:rPr>
              <w:t>N/A</w:t>
            </w:r>
          </w:p>
        </w:tc>
      </w:tr>
    </w:tbl>
    <w:p w:rsidR="00113BCE" w:rsidRPr="00EC0B45" w:rsidRDefault="00113BCE" w:rsidP="00113BCE"/>
    <w:p w:rsidR="00113BCE" w:rsidRPr="00EC0B45" w:rsidRDefault="00113BCE" w:rsidP="00113BCE">
      <w:pPr>
        <w:jc w:val="center"/>
      </w:pPr>
      <w:r w:rsidRPr="00823D18">
        <w:rPr>
          <w:noProof/>
          <w:lang w:val="en-US"/>
        </w:rPr>
        <w:drawing>
          <wp:inline distT="0" distB="0" distL="0" distR="0" wp14:anchorId="24C6E335" wp14:editId="7D0721CC">
            <wp:extent cx="4036219" cy="1785015"/>
            <wp:effectExtent l="0" t="0" r="254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4036219" cy="1785015"/>
                    </a:xfrm>
                    <a:prstGeom prst="rect">
                      <a:avLst/>
                    </a:prstGeom>
                    <a:noFill/>
                  </pic:spPr>
                </pic:pic>
              </a:graphicData>
            </a:graphic>
          </wp:inline>
        </w:drawing>
      </w:r>
    </w:p>
    <w:tbl>
      <w:tblPr>
        <w:tblStyle w:val="TableElegan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27"/>
        <w:gridCol w:w="6443"/>
      </w:tblGrid>
      <w:tr w:rsidR="00113BCE" w:rsidRPr="00EC0B45" w:rsidTr="00900FA7">
        <w:trPr>
          <w:cnfStyle w:val="100000000000" w:firstRow="1" w:lastRow="0" w:firstColumn="0" w:lastColumn="0" w:oddVBand="0" w:evenVBand="0" w:oddHBand="0" w:evenHBand="0" w:firstRowFirstColumn="0" w:firstRowLastColumn="0" w:lastRowFirstColumn="0" w:lastRowLastColumn="0"/>
          <w:cantSplit/>
        </w:trPr>
        <w:tc>
          <w:tcPr>
            <w:tcW w:w="1801" w:type="pct"/>
          </w:tcPr>
          <w:p w:rsidR="00113BCE" w:rsidRPr="00823D18" w:rsidRDefault="00113BCE" w:rsidP="00900FA7">
            <w:pPr>
              <w:pStyle w:val="CellHeading"/>
              <w:keepNext/>
              <w:rPr>
                <w:rFonts w:asciiTheme="minorHAnsi" w:hAnsiTheme="minorHAnsi" w:cstheme="minorHAnsi"/>
                <w:color w:val="auto"/>
                <w:lang w:val="en-IE"/>
              </w:rPr>
            </w:pPr>
            <w:r w:rsidRPr="00823D18">
              <w:rPr>
                <w:rFonts w:asciiTheme="minorHAnsi" w:hAnsiTheme="minorHAnsi" w:cstheme="minorHAnsi"/>
                <w:color w:val="auto"/>
                <w:lang w:val="en-IE"/>
              </w:rPr>
              <w:t>Service Type</w:t>
            </w:r>
          </w:p>
        </w:tc>
        <w:tc>
          <w:tcPr>
            <w:tcW w:w="3199" w:type="pct"/>
          </w:tcPr>
          <w:p w:rsidR="00113BCE" w:rsidRPr="00733B54" w:rsidRDefault="00113BCE" w:rsidP="00900FA7">
            <w:pPr>
              <w:pStyle w:val="CellHeading"/>
              <w:keepNext/>
              <w:rPr>
                <w:rFonts w:asciiTheme="minorHAnsi" w:hAnsiTheme="minorHAnsi" w:cstheme="minorHAnsi"/>
                <w:b w:val="0"/>
                <w:color w:val="auto"/>
                <w:lang w:val="en-IE"/>
              </w:rPr>
            </w:pPr>
            <w:r>
              <w:rPr>
                <w:rFonts w:asciiTheme="minorHAnsi" w:hAnsiTheme="minorHAnsi" w:cstheme="minorHAnsi"/>
                <w:b w:val="0"/>
                <w:color w:val="auto"/>
                <w:lang w:val="en-IE"/>
              </w:rPr>
              <w:t>IN</w:t>
            </w:r>
            <w:r w:rsidRPr="00733B54">
              <w:rPr>
                <w:rFonts w:asciiTheme="minorHAnsi" w:hAnsiTheme="minorHAnsi" w:cstheme="minorHAnsi"/>
                <w:b w:val="0"/>
                <w:color w:val="auto"/>
                <w:lang w:val="en-IE"/>
              </w:rPr>
              <w:t>bound</w:t>
            </w:r>
          </w:p>
        </w:tc>
      </w:tr>
      <w:tr w:rsidR="00113BCE" w:rsidRPr="00EC0B45" w:rsidTr="00900FA7">
        <w:trPr>
          <w:cantSplit/>
        </w:trPr>
        <w:tc>
          <w:tcPr>
            <w:tcW w:w="1801" w:type="pct"/>
          </w:tcPr>
          <w:p w:rsidR="00113BCE" w:rsidRPr="00823D18" w:rsidRDefault="00113BCE" w:rsidP="00900FA7">
            <w:pPr>
              <w:pStyle w:val="CellHeading"/>
              <w:keepNext/>
              <w:rPr>
                <w:rFonts w:asciiTheme="minorHAnsi" w:hAnsiTheme="minorHAnsi" w:cstheme="minorHAnsi"/>
                <w:color w:val="auto"/>
                <w:lang w:val="en-IE"/>
              </w:rPr>
            </w:pPr>
            <w:r w:rsidRPr="00823D18">
              <w:rPr>
                <w:rFonts w:asciiTheme="minorHAnsi" w:hAnsiTheme="minorHAnsi" w:cstheme="minorHAnsi"/>
                <w:color w:val="auto"/>
                <w:lang w:val="en-IE"/>
              </w:rPr>
              <w:t>Data Exchange Format</w:t>
            </w:r>
          </w:p>
        </w:tc>
        <w:tc>
          <w:tcPr>
            <w:tcW w:w="3199" w:type="pct"/>
          </w:tcPr>
          <w:p w:rsidR="00113BCE" w:rsidRPr="00733B54" w:rsidRDefault="00113BCE" w:rsidP="005C637A">
            <w:pPr>
              <w:pStyle w:val="CellHeading"/>
              <w:rPr>
                <w:rFonts w:asciiTheme="minorHAnsi" w:hAnsiTheme="minorHAnsi" w:cstheme="minorHAnsi"/>
                <w:b w:val="0"/>
                <w:color w:val="auto"/>
                <w:lang w:val="en-IE"/>
              </w:rPr>
            </w:pPr>
            <w:r w:rsidRPr="00733B54">
              <w:rPr>
                <w:rFonts w:asciiTheme="minorHAnsi" w:hAnsiTheme="minorHAnsi" w:cstheme="minorHAnsi"/>
                <w:b w:val="0"/>
                <w:color w:val="auto"/>
                <w:lang w:val="en-IE"/>
              </w:rPr>
              <w:t xml:space="preserve">Delimited </w:t>
            </w:r>
          </w:p>
        </w:tc>
      </w:tr>
      <w:tr w:rsidR="00113BCE" w:rsidRPr="00EC0B45" w:rsidTr="00900FA7">
        <w:trPr>
          <w:cantSplit/>
        </w:trPr>
        <w:tc>
          <w:tcPr>
            <w:tcW w:w="1801" w:type="pct"/>
          </w:tcPr>
          <w:p w:rsidR="00113BCE" w:rsidRPr="00823D18" w:rsidRDefault="00113BCE" w:rsidP="00900FA7">
            <w:pPr>
              <w:pStyle w:val="CellHeading"/>
              <w:keepNext/>
              <w:rPr>
                <w:rFonts w:asciiTheme="minorHAnsi" w:hAnsiTheme="minorHAnsi" w:cstheme="minorHAnsi"/>
                <w:color w:val="auto"/>
                <w:lang w:val="en-IE"/>
              </w:rPr>
            </w:pPr>
            <w:r w:rsidRPr="00823D18">
              <w:rPr>
                <w:rFonts w:asciiTheme="minorHAnsi" w:hAnsiTheme="minorHAnsi" w:cstheme="minorHAnsi"/>
                <w:color w:val="auto"/>
                <w:lang w:val="en-IE"/>
              </w:rPr>
              <w:t>Communication protocol</w:t>
            </w:r>
          </w:p>
        </w:tc>
        <w:tc>
          <w:tcPr>
            <w:tcW w:w="3199" w:type="pct"/>
          </w:tcPr>
          <w:p w:rsidR="00113BCE" w:rsidRPr="00733B54" w:rsidRDefault="00E66DB6" w:rsidP="00900FA7">
            <w:pPr>
              <w:pStyle w:val="CellHeading"/>
              <w:keepNext/>
              <w:rPr>
                <w:rFonts w:asciiTheme="minorHAnsi" w:hAnsiTheme="minorHAnsi" w:cstheme="minorHAnsi"/>
                <w:b w:val="0"/>
                <w:color w:val="auto"/>
                <w:lang w:val="en-IE"/>
              </w:rPr>
            </w:pPr>
            <w:r>
              <w:rPr>
                <w:rFonts w:asciiTheme="minorHAnsi" w:hAnsiTheme="minorHAnsi" w:cstheme="minorHAnsi"/>
                <w:b w:val="0"/>
                <w:color w:val="auto"/>
                <w:lang w:val="en-IE"/>
              </w:rPr>
              <w:t>SFTP</w:t>
            </w:r>
          </w:p>
        </w:tc>
      </w:tr>
      <w:tr w:rsidR="00113BCE" w:rsidRPr="00EC0B45" w:rsidTr="00900FA7">
        <w:trPr>
          <w:cantSplit/>
        </w:trPr>
        <w:tc>
          <w:tcPr>
            <w:tcW w:w="1801" w:type="pct"/>
          </w:tcPr>
          <w:p w:rsidR="00113BCE" w:rsidRPr="00823D18" w:rsidRDefault="00113BCE" w:rsidP="00900FA7">
            <w:pPr>
              <w:pStyle w:val="CellHeading"/>
              <w:keepNext/>
              <w:rPr>
                <w:rFonts w:asciiTheme="minorHAnsi" w:hAnsiTheme="minorHAnsi" w:cstheme="minorHAnsi"/>
                <w:color w:val="auto"/>
                <w:lang w:val="en-IE"/>
              </w:rPr>
            </w:pPr>
            <w:r w:rsidRPr="00823D18">
              <w:rPr>
                <w:rFonts w:asciiTheme="minorHAnsi" w:hAnsiTheme="minorHAnsi" w:cstheme="minorHAnsi"/>
                <w:color w:val="auto"/>
                <w:lang w:val="en-IE"/>
              </w:rPr>
              <w:t>Service Triggering Mode</w:t>
            </w:r>
          </w:p>
        </w:tc>
        <w:tc>
          <w:tcPr>
            <w:tcW w:w="3199" w:type="pct"/>
          </w:tcPr>
          <w:p w:rsidR="00113BCE" w:rsidRPr="00733B54" w:rsidRDefault="00113BCE" w:rsidP="00900FA7">
            <w:pPr>
              <w:pStyle w:val="CellHeading"/>
              <w:keepNext/>
              <w:rPr>
                <w:rFonts w:asciiTheme="minorHAnsi" w:hAnsiTheme="minorHAnsi" w:cstheme="minorHAnsi"/>
                <w:b w:val="0"/>
                <w:color w:val="auto"/>
                <w:lang w:val="en-IE"/>
              </w:rPr>
            </w:pPr>
            <w:r w:rsidRPr="00733B54">
              <w:rPr>
                <w:rFonts w:asciiTheme="minorHAnsi" w:hAnsiTheme="minorHAnsi" w:cstheme="minorHAnsi"/>
                <w:b w:val="0"/>
                <w:color w:val="auto"/>
                <w:lang w:val="en-IE"/>
              </w:rPr>
              <w:t>On Request</w:t>
            </w:r>
          </w:p>
        </w:tc>
      </w:tr>
      <w:tr w:rsidR="00113BCE" w:rsidRPr="00EC0B45" w:rsidTr="00900FA7">
        <w:trPr>
          <w:cantSplit/>
        </w:trPr>
        <w:tc>
          <w:tcPr>
            <w:tcW w:w="1801" w:type="pct"/>
          </w:tcPr>
          <w:p w:rsidR="00113BCE" w:rsidRPr="00823D18" w:rsidRDefault="00113BCE" w:rsidP="00900FA7">
            <w:pPr>
              <w:pStyle w:val="CellHeading"/>
              <w:keepNext/>
              <w:rPr>
                <w:rFonts w:asciiTheme="minorHAnsi" w:hAnsiTheme="minorHAnsi" w:cstheme="minorHAnsi"/>
                <w:color w:val="auto"/>
                <w:lang w:val="en-IE"/>
              </w:rPr>
            </w:pPr>
            <w:r w:rsidRPr="00823D18">
              <w:rPr>
                <w:rFonts w:asciiTheme="minorHAnsi" w:hAnsiTheme="minorHAnsi" w:cstheme="minorHAnsi"/>
                <w:color w:val="auto"/>
                <w:lang w:val="en-IE"/>
              </w:rPr>
              <w:t>Estimated Run Frequency</w:t>
            </w:r>
          </w:p>
        </w:tc>
        <w:tc>
          <w:tcPr>
            <w:tcW w:w="3199" w:type="pct"/>
          </w:tcPr>
          <w:p w:rsidR="00113BCE" w:rsidRPr="00733B54" w:rsidRDefault="00113BCE" w:rsidP="00900FA7">
            <w:pPr>
              <w:pStyle w:val="CellHeading"/>
              <w:keepNext/>
              <w:rPr>
                <w:rFonts w:asciiTheme="minorHAnsi" w:hAnsiTheme="minorHAnsi" w:cstheme="minorHAnsi"/>
                <w:b w:val="0"/>
                <w:color w:val="auto"/>
                <w:lang w:val="en-IE"/>
              </w:rPr>
            </w:pPr>
            <w:r w:rsidRPr="00733B54">
              <w:rPr>
                <w:rFonts w:asciiTheme="minorHAnsi" w:hAnsiTheme="minorHAnsi" w:cstheme="minorHAnsi"/>
                <w:b w:val="0"/>
                <w:color w:val="auto"/>
                <w:lang w:val="en-IE"/>
              </w:rPr>
              <w:t>Daily, End of Day</w:t>
            </w:r>
          </w:p>
        </w:tc>
      </w:tr>
      <w:tr w:rsidR="00113BCE" w:rsidRPr="00EC0B45" w:rsidTr="00900FA7">
        <w:trPr>
          <w:cantSplit/>
        </w:trPr>
        <w:tc>
          <w:tcPr>
            <w:tcW w:w="1801" w:type="pct"/>
          </w:tcPr>
          <w:p w:rsidR="00113BCE" w:rsidRPr="00823D18" w:rsidRDefault="00113BCE" w:rsidP="00900FA7">
            <w:pPr>
              <w:pStyle w:val="CellHeading"/>
              <w:keepNext/>
              <w:rPr>
                <w:rFonts w:asciiTheme="minorHAnsi" w:hAnsiTheme="minorHAnsi" w:cstheme="minorHAnsi"/>
                <w:color w:val="auto"/>
                <w:lang w:val="en-IE"/>
              </w:rPr>
            </w:pPr>
            <w:r w:rsidRPr="00823D18">
              <w:rPr>
                <w:rFonts w:asciiTheme="minorHAnsi" w:hAnsiTheme="minorHAnsi" w:cstheme="minorHAnsi"/>
                <w:color w:val="auto"/>
                <w:lang w:val="en-IE"/>
              </w:rPr>
              <w:t>Aggregation</w:t>
            </w:r>
          </w:p>
        </w:tc>
        <w:tc>
          <w:tcPr>
            <w:tcW w:w="3199" w:type="pct"/>
          </w:tcPr>
          <w:p w:rsidR="00113BCE" w:rsidRPr="00733B54" w:rsidRDefault="00113BCE" w:rsidP="00900FA7">
            <w:pPr>
              <w:pStyle w:val="CellHeading"/>
              <w:keepNext/>
              <w:rPr>
                <w:rFonts w:asciiTheme="minorHAnsi" w:hAnsiTheme="minorHAnsi" w:cstheme="minorHAnsi"/>
                <w:b w:val="0"/>
                <w:color w:val="auto"/>
                <w:lang w:val="en-IE"/>
              </w:rPr>
            </w:pPr>
            <w:r w:rsidRPr="00733B54">
              <w:rPr>
                <w:rFonts w:asciiTheme="minorHAnsi" w:hAnsiTheme="minorHAnsi" w:cstheme="minorHAnsi"/>
                <w:b w:val="0"/>
                <w:color w:val="auto"/>
                <w:lang w:val="en-IE"/>
              </w:rPr>
              <w:t>Bulk, Client Specific</w:t>
            </w:r>
          </w:p>
        </w:tc>
      </w:tr>
    </w:tbl>
    <w:p w:rsidR="00113BCE" w:rsidRDefault="00113BCE" w:rsidP="00113BCE">
      <w:pPr>
        <w:pStyle w:val="Heading4"/>
      </w:pPr>
      <w:bookmarkStart w:id="131" w:name="_Toc528055892"/>
      <w:r w:rsidRPr="00EC0B45">
        <w:t>File Layout Specification</w:t>
      </w:r>
      <w:bookmarkEnd w:id="131"/>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2418"/>
        <w:gridCol w:w="644"/>
        <w:gridCol w:w="1136"/>
        <w:gridCol w:w="1996"/>
        <w:gridCol w:w="3866"/>
      </w:tblGrid>
      <w:tr w:rsidR="00113BCE" w:rsidRPr="007047D7" w:rsidTr="00C06F3E">
        <w:tc>
          <w:tcPr>
            <w:tcW w:w="2580" w:type="dxa"/>
            <w:tcBorders>
              <w:top w:val="single" w:sz="8" w:space="0" w:color="A3A3A3"/>
              <w:left w:val="single" w:sz="8" w:space="0" w:color="A3A3A3"/>
              <w:bottom w:val="single" w:sz="8" w:space="0" w:color="A3A3A3"/>
              <w:right w:val="single" w:sz="8" w:space="0" w:color="A3A3A3"/>
            </w:tcBorders>
            <w:shd w:val="clear" w:color="auto" w:fill="000000" w:themeFill="text1"/>
            <w:tcMar>
              <w:top w:w="80" w:type="dxa"/>
              <w:left w:w="80" w:type="dxa"/>
              <w:bottom w:w="80" w:type="dxa"/>
              <w:right w:w="80" w:type="dxa"/>
            </w:tcMar>
            <w:hideMark/>
          </w:tcPr>
          <w:p w:rsidR="00113BCE" w:rsidRPr="00C06F3E" w:rsidRDefault="00113BCE" w:rsidP="00C06F3E">
            <w:pPr>
              <w:pStyle w:val="TableHeader"/>
              <w:rPr>
                <w:color w:val="FFFFFF" w:themeColor="background1"/>
              </w:rPr>
            </w:pPr>
            <w:r w:rsidRPr="00C06F3E">
              <w:rPr>
                <w:b w:val="0"/>
                <w:bCs/>
                <w:color w:val="FFFFFF" w:themeColor="background1"/>
              </w:rPr>
              <w:t>Header:</w:t>
            </w:r>
          </w:p>
        </w:tc>
        <w:tc>
          <w:tcPr>
            <w:tcW w:w="650" w:type="dxa"/>
            <w:tcBorders>
              <w:top w:val="single" w:sz="8" w:space="0" w:color="A3A3A3"/>
              <w:left w:val="single" w:sz="8" w:space="0" w:color="A3A3A3"/>
              <w:bottom w:val="single" w:sz="8" w:space="0" w:color="A3A3A3"/>
              <w:right w:val="single" w:sz="8" w:space="0" w:color="A3A3A3"/>
            </w:tcBorders>
            <w:shd w:val="clear" w:color="auto" w:fill="000000" w:themeFill="text1"/>
            <w:tcMar>
              <w:top w:w="80" w:type="dxa"/>
              <w:left w:w="80" w:type="dxa"/>
              <w:bottom w:w="80" w:type="dxa"/>
              <w:right w:w="80" w:type="dxa"/>
            </w:tcMar>
            <w:hideMark/>
          </w:tcPr>
          <w:p w:rsidR="00113BCE" w:rsidRPr="00C06F3E" w:rsidRDefault="00113BCE" w:rsidP="00C06F3E">
            <w:pPr>
              <w:pStyle w:val="TableHeader"/>
              <w:rPr>
                <w:color w:val="FFFFFF" w:themeColor="background1"/>
              </w:rPr>
            </w:pPr>
            <w:r w:rsidRPr="00C06F3E">
              <w:rPr>
                <w:color w:val="FFFFFF" w:themeColor="background1"/>
              </w:rPr>
              <w:t>Req.</w:t>
            </w:r>
          </w:p>
        </w:tc>
        <w:tc>
          <w:tcPr>
            <w:tcW w:w="1170" w:type="dxa"/>
            <w:tcBorders>
              <w:top w:val="single" w:sz="8" w:space="0" w:color="A3A3A3"/>
              <w:left w:val="single" w:sz="8" w:space="0" w:color="A3A3A3"/>
              <w:bottom w:val="single" w:sz="8" w:space="0" w:color="A3A3A3"/>
              <w:right w:val="single" w:sz="8" w:space="0" w:color="A3A3A3"/>
            </w:tcBorders>
            <w:shd w:val="clear" w:color="auto" w:fill="000000" w:themeFill="text1"/>
            <w:tcMar>
              <w:top w:w="80" w:type="dxa"/>
              <w:left w:w="80" w:type="dxa"/>
              <w:bottom w:w="80" w:type="dxa"/>
              <w:right w:w="80" w:type="dxa"/>
            </w:tcMar>
            <w:hideMark/>
          </w:tcPr>
          <w:p w:rsidR="00113BCE" w:rsidRPr="00C06F3E" w:rsidRDefault="00113BCE" w:rsidP="00C06F3E">
            <w:pPr>
              <w:pStyle w:val="TableHeader"/>
              <w:rPr>
                <w:color w:val="FFFFFF" w:themeColor="background1"/>
              </w:rPr>
            </w:pPr>
            <w:r w:rsidRPr="00C06F3E">
              <w:rPr>
                <w:color w:val="FFFFFF" w:themeColor="background1"/>
              </w:rPr>
              <w:t>Size</w:t>
            </w:r>
          </w:p>
        </w:tc>
        <w:tc>
          <w:tcPr>
            <w:tcW w:w="2095" w:type="dxa"/>
            <w:tcBorders>
              <w:top w:val="single" w:sz="8" w:space="0" w:color="A3A3A3"/>
              <w:left w:val="single" w:sz="8" w:space="0" w:color="A3A3A3"/>
              <w:bottom w:val="single" w:sz="8" w:space="0" w:color="A3A3A3"/>
              <w:right w:val="single" w:sz="8" w:space="0" w:color="A3A3A3"/>
            </w:tcBorders>
            <w:shd w:val="clear" w:color="auto" w:fill="000000" w:themeFill="text1"/>
            <w:tcMar>
              <w:top w:w="80" w:type="dxa"/>
              <w:left w:w="80" w:type="dxa"/>
              <w:bottom w:w="80" w:type="dxa"/>
              <w:right w:w="80" w:type="dxa"/>
            </w:tcMar>
            <w:hideMark/>
          </w:tcPr>
          <w:p w:rsidR="00113BCE" w:rsidRPr="00C06F3E" w:rsidRDefault="00113BCE" w:rsidP="00C06F3E">
            <w:pPr>
              <w:pStyle w:val="TableHeader"/>
              <w:rPr>
                <w:color w:val="FFFFFF" w:themeColor="background1"/>
              </w:rPr>
            </w:pPr>
            <w:r w:rsidRPr="00C06F3E">
              <w:rPr>
                <w:color w:val="FFFFFF" w:themeColor="background1"/>
              </w:rPr>
              <w:t> </w:t>
            </w:r>
          </w:p>
        </w:tc>
        <w:tc>
          <w:tcPr>
            <w:tcW w:w="4107" w:type="dxa"/>
            <w:tcBorders>
              <w:top w:val="single" w:sz="8" w:space="0" w:color="A3A3A3"/>
              <w:left w:val="single" w:sz="8" w:space="0" w:color="A3A3A3"/>
              <w:bottom w:val="single" w:sz="8" w:space="0" w:color="A3A3A3"/>
              <w:right w:val="single" w:sz="8" w:space="0" w:color="A3A3A3"/>
            </w:tcBorders>
            <w:shd w:val="clear" w:color="auto" w:fill="000000" w:themeFill="text1"/>
            <w:tcMar>
              <w:top w:w="80" w:type="dxa"/>
              <w:left w:w="80" w:type="dxa"/>
              <w:bottom w:w="80" w:type="dxa"/>
              <w:right w:w="80" w:type="dxa"/>
            </w:tcMar>
            <w:hideMark/>
          </w:tcPr>
          <w:p w:rsidR="00113BCE" w:rsidRPr="00C06F3E" w:rsidRDefault="00113BCE" w:rsidP="00C06F3E">
            <w:pPr>
              <w:pStyle w:val="TableHeader"/>
              <w:rPr>
                <w:color w:val="FFFFFF" w:themeColor="background1"/>
              </w:rPr>
            </w:pPr>
            <w:r w:rsidRPr="00C06F3E">
              <w:rPr>
                <w:color w:val="FFFFFF" w:themeColor="background1"/>
              </w:rPr>
              <w:t> </w:t>
            </w:r>
          </w:p>
        </w:tc>
      </w:tr>
      <w:tr w:rsidR="00113BCE" w:rsidRPr="007047D7" w:rsidTr="00900FA7">
        <w:trPr>
          <w:trHeight w:val="170"/>
        </w:trPr>
        <w:tc>
          <w:tcPr>
            <w:tcW w:w="25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7047D7" w:rsidRDefault="00113BCE" w:rsidP="00900FA7">
            <w:pPr>
              <w:spacing w:after="0"/>
              <w:rPr>
                <w:rFonts w:ascii="Arial Narrow" w:hAnsi="Arial Narrow" w:cs="Calibri"/>
                <w:sz w:val="18"/>
                <w:szCs w:val="18"/>
              </w:rPr>
            </w:pPr>
            <w:r>
              <w:rPr>
                <w:rFonts w:ascii="Arial Narrow" w:hAnsi="Arial Narrow" w:cs="Calibri"/>
                <w:sz w:val="18"/>
                <w:szCs w:val="18"/>
              </w:rPr>
              <w:t>Record Type</w:t>
            </w:r>
          </w:p>
        </w:tc>
        <w:tc>
          <w:tcPr>
            <w:tcW w:w="6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7047D7" w:rsidRDefault="00113BCE" w:rsidP="00900FA7">
            <w:pPr>
              <w:spacing w:after="0"/>
              <w:jc w:val="center"/>
              <w:rPr>
                <w:rFonts w:ascii="Arial Narrow" w:hAnsi="Arial Narrow" w:cs="Calibri"/>
                <w:sz w:val="18"/>
                <w:szCs w:val="18"/>
              </w:rPr>
            </w:pPr>
            <w:r>
              <w:rPr>
                <w:rFonts w:ascii="Arial Narrow" w:hAnsi="Arial Narrow" w:cs="Calibri"/>
                <w:sz w:val="18"/>
                <w:szCs w:val="18"/>
              </w:rPr>
              <w:t>Y</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7047D7" w:rsidRDefault="00113BCE" w:rsidP="00900FA7">
            <w:pPr>
              <w:spacing w:after="0"/>
              <w:rPr>
                <w:rFonts w:ascii="Arial Narrow" w:hAnsi="Arial Narrow" w:cs="Calibri"/>
                <w:sz w:val="18"/>
                <w:szCs w:val="18"/>
              </w:rPr>
            </w:pPr>
            <w:r>
              <w:rPr>
                <w:rFonts w:ascii="Arial Narrow" w:hAnsi="Arial Narrow" w:cs="Calibri"/>
                <w:sz w:val="18"/>
                <w:szCs w:val="18"/>
              </w:rPr>
              <w:t>“Header”</w:t>
            </w:r>
          </w:p>
        </w:tc>
        <w:tc>
          <w:tcPr>
            <w:tcW w:w="20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7047D7" w:rsidRDefault="00113BCE" w:rsidP="00900FA7">
            <w:pPr>
              <w:spacing w:after="0"/>
              <w:rPr>
                <w:rFonts w:ascii="Arial Narrow" w:hAnsi="Arial Narrow" w:cs="Calibri"/>
                <w:sz w:val="18"/>
                <w:szCs w:val="18"/>
              </w:rPr>
            </w:pPr>
          </w:p>
        </w:tc>
        <w:tc>
          <w:tcPr>
            <w:tcW w:w="41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7047D7" w:rsidRDefault="00113BCE" w:rsidP="00900FA7">
            <w:pPr>
              <w:spacing w:after="0"/>
              <w:rPr>
                <w:rFonts w:ascii="Arial Narrow" w:hAnsi="Arial Narrow" w:cs="Calibri"/>
                <w:sz w:val="18"/>
                <w:szCs w:val="18"/>
              </w:rPr>
            </w:pPr>
            <w:r>
              <w:rPr>
                <w:rFonts w:ascii="Arial Narrow" w:hAnsi="Arial Narrow" w:cs="Calibri"/>
                <w:sz w:val="18"/>
                <w:szCs w:val="18"/>
              </w:rPr>
              <w:t xml:space="preserve">Indicates this record contains header information </w:t>
            </w:r>
          </w:p>
        </w:tc>
      </w:tr>
      <w:tr w:rsidR="00113BCE" w:rsidRPr="007047D7" w:rsidTr="00900FA7">
        <w:trPr>
          <w:trHeight w:val="143"/>
        </w:trPr>
        <w:tc>
          <w:tcPr>
            <w:tcW w:w="25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113BCE" w:rsidRPr="007047D7" w:rsidRDefault="00113BCE" w:rsidP="00900FA7">
            <w:pPr>
              <w:spacing w:after="0"/>
              <w:rPr>
                <w:rFonts w:ascii="Arial Narrow" w:hAnsi="Arial Narrow" w:cs="Calibri"/>
                <w:sz w:val="18"/>
                <w:szCs w:val="18"/>
              </w:rPr>
            </w:pPr>
            <w:r w:rsidRPr="007047D7">
              <w:rPr>
                <w:rFonts w:ascii="Arial Narrow" w:hAnsi="Arial Narrow" w:cs="Calibri"/>
                <w:sz w:val="18"/>
                <w:szCs w:val="18"/>
              </w:rPr>
              <w:t>PayerID</w:t>
            </w:r>
          </w:p>
        </w:tc>
        <w:tc>
          <w:tcPr>
            <w:tcW w:w="6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113BCE" w:rsidRPr="007047D7" w:rsidRDefault="00113BCE" w:rsidP="00900FA7">
            <w:pPr>
              <w:spacing w:after="0"/>
              <w:jc w:val="center"/>
              <w:rPr>
                <w:rFonts w:ascii="Arial Narrow" w:hAnsi="Arial Narrow" w:cs="Calibri"/>
                <w:sz w:val="18"/>
                <w:szCs w:val="18"/>
              </w:rPr>
            </w:pPr>
            <w:r w:rsidRPr="007047D7">
              <w:rPr>
                <w:rFonts w:ascii="Arial Narrow" w:hAnsi="Arial Narrow" w:cs="Calibri"/>
                <w:sz w:val="18"/>
                <w:szCs w:val="18"/>
              </w:rPr>
              <w:t>Y</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113BCE" w:rsidRPr="007047D7" w:rsidRDefault="00113BCE" w:rsidP="00900FA7">
            <w:pPr>
              <w:spacing w:after="0"/>
              <w:rPr>
                <w:rFonts w:ascii="Arial Narrow" w:hAnsi="Arial Narrow" w:cs="Calibri"/>
                <w:sz w:val="18"/>
                <w:szCs w:val="18"/>
              </w:rPr>
            </w:pPr>
            <w:r w:rsidRPr="007047D7">
              <w:rPr>
                <w:rFonts w:ascii="Arial Narrow" w:hAnsi="Arial Narrow" w:cs="Calibri"/>
                <w:sz w:val="18"/>
                <w:szCs w:val="18"/>
              </w:rPr>
              <w:t>3-10</w:t>
            </w:r>
          </w:p>
        </w:tc>
        <w:tc>
          <w:tcPr>
            <w:tcW w:w="20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113BCE" w:rsidRPr="007047D7" w:rsidRDefault="00113BCE" w:rsidP="00900FA7">
            <w:pPr>
              <w:spacing w:after="0"/>
              <w:rPr>
                <w:rFonts w:ascii="Arial Narrow" w:hAnsi="Arial Narrow" w:cs="Calibri"/>
                <w:sz w:val="18"/>
                <w:szCs w:val="18"/>
              </w:rPr>
            </w:pPr>
            <w:r w:rsidRPr="007047D7">
              <w:rPr>
                <w:rFonts w:ascii="Arial Narrow" w:hAnsi="Arial Narrow" w:cs="Calibri"/>
                <w:sz w:val="18"/>
                <w:szCs w:val="18"/>
              </w:rPr>
              <w:t>Alpha and/or numeric</w:t>
            </w:r>
          </w:p>
        </w:tc>
        <w:tc>
          <w:tcPr>
            <w:tcW w:w="41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113BCE" w:rsidRPr="007047D7" w:rsidRDefault="00113BCE" w:rsidP="00900FA7">
            <w:pPr>
              <w:spacing w:after="0"/>
              <w:rPr>
                <w:rFonts w:ascii="Arial Narrow" w:hAnsi="Arial Narrow" w:cs="Calibri"/>
                <w:sz w:val="18"/>
                <w:szCs w:val="18"/>
              </w:rPr>
            </w:pPr>
            <w:r>
              <w:rPr>
                <w:rFonts w:ascii="Arial Narrow" w:hAnsi="Arial Narrow" w:cs="Calibri"/>
                <w:sz w:val="18"/>
                <w:szCs w:val="18"/>
              </w:rPr>
              <w:t xml:space="preserve"> </w:t>
            </w:r>
          </w:p>
        </w:tc>
      </w:tr>
      <w:tr w:rsidR="00113BCE" w:rsidRPr="007047D7" w:rsidTr="00900FA7">
        <w:tc>
          <w:tcPr>
            <w:tcW w:w="25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113BCE" w:rsidRPr="007047D7" w:rsidRDefault="00113BCE" w:rsidP="00900FA7">
            <w:pPr>
              <w:spacing w:after="0"/>
              <w:rPr>
                <w:rFonts w:ascii="Arial Narrow" w:hAnsi="Arial Narrow" w:cs="Calibri"/>
                <w:sz w:val="18"/>
                <w:szCs w:val="18"/>
              </w:rPr>
            </w:pPr>
            <w:r>
              <w:rPr>
                <w:rFonts w:ascii="Arial Narrow" w:hAnsi="Arial Narrow" w:cs="Calibri"/>
                <w:sz w:val="18"/>
                <w:szCs w:val="18"/>
              </w:rPr>
              <w:t>File Date</w:t>
            </w:r>
          </w:p>
        </w:tc>
        <w:tc>
          <w:tcPr>
            <w:tcW w:w="6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113BCE" w:rsidRPr="007047D7" w:rsidRDefault="00113BCE" w:rsidP="00900FA7">
            <w:pPr>
              <w:spacing w:after="0"/>
              <w:jc w:val="center"/>
              <w:rPr>
                <w:rFonts w:ascii="Arial Narrow" w:hAnsi="Arial Narrow" w:cs="Calibri"/>
                <w:sz w:val="18"/>
                <w:szCs w:val="18"/>
              </w:rPr>
            </w:pPr>
            <w:r w:rsidRPr="007047D7">
              <w:rPr>
                <w:rFonts w:ascii="Arial Narrow" w:hAnsi="Arial Narrow" w:cs="Calibri"/>
                <w:sz w:val="18"/>
                <w:szCs w:val="18"/>
              </w:rPr>
              <w:t>Y</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113BCE" w:rsidRPr="007047D7" w:rsidRDefault="00113BCE" w:rsidP="00900FA7">
            <w:pPr>
              <w:spacing w:after="0"/>
              <w:rPr>
                <w:rFonts w:ascii="Arial Narrow" w:hAnsi="Arial Narrow" w:cs="Calibri"/>
                <w:sz w:val="18"/>
                <w:szCs w:val="18"/>
              </w:rPr>
            </w:pPr>
            <w:r>
              <w:rPr>
                <w:rFonts w:ascii="Arial Narrow" w:hAnsi="Arial Narrow" w:cs="Calibri"/>
                <w:sz w:val="18"/>
                <w:szCs w:val="18"/>
              </w:rPr>
              <w:t>8</w:t>
            </w:r>
          </w:p>
        </w:tc>
        <w:tc>
          <w:tcPr>
            <w:tcW w:w="20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113BCE" w:rsidRPr="007047D7" w:rsidRDefault="00113BCE" w:rsidP="00900FA7">
            <w:pPr>
              <w:spacing w:after="0"/>
              <w:rPr>
                <w:rFonts w:ascii="Arial Narrow" w:hAnsi="Arial Narrow" w:cs="Calibri"/>
                <w:sz w:val="18"/>
                <w:szCs w:val="18"/>
              </w:rPr>
            </w:pPr>
            <w:r>
              <w:rPr>
                <w:rFonts w:ascii="Arial Narrow" w:hAnsi="Arial Narrow" w:cs="Calibri"/>
                <w:sz w:val="18"/>
                <w:szCs w:val="18"/>
              </w:rPr>
              <w:t>Date</w:t>
            </w:r>
          </w:p>
        </w:tc>
        <w:tc>
          <w:tcPr>
            <w:tcW w:w="41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113BCE" w:rsidRPr="007047D7" w:rsidRDefault="00113BCE" w:rsidP="00900FA7">
            <w:pPr>
              <w:spacing w:after="0"/>
              <w:rPr>
                <w:rFonts w:ascii="Arial Narrow" w:hAnsi="Arial Narrow" w:cs="Calibri"/>
                <w:sz w:val="18"/>
                <w:szCs w:val="18"/>
              </w:rPr>
            </w:pPr>
            <w:r>
              <w:rPr>
                <w:rFonts w:ascii="Arial Narrow" w:hAnsi="Arial Narrow" w:cs="Calibri"/>
                <w:sz w:val="18"/>
                <w:szCs w:val="18"/>
              </w:rPr>
              <w:t>Date file should be create</w:t>
            </w:r>
          </w:p>
        </w:tc>
      </w:tr>
      <w:tr w:rsidR="00113BCE" w:rsidRPr="007047D7" w:rsidTr="00900FA7">
        <w:tc>
          <w:tcPr>
            <w:tcW w:w="25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113BCE" w:rsidRPr="007047D7" w:rsidRDefault="00113BCE" w:rsidP="00900FA7">
            <w:pPr>
              <w:spacing w:after="0"/>
              <w:rPr>
                <w:rFonts w:ascii="Arial Narrow" w:hAnsi="Arial Narrow" w:cs="Calibri"/>
                <w:sz w:val="18"/>
                <w:szCs w:val="18"/>
              </w:rPr>
            </w:pPr>
            <w:r w:rsidRPr="007047D7">
              <w:rPr>
                <w:rFonts w:ascii="Arial Narrow" w:hAnsi="Arial Narrow" w:cs="Calibri"/>
                <w:sz w:val="18"/>
                <w:szCs w:val="18"/>
              </w:rPr>
              <w:t> </w:t>
            </w:r>
          </w:p>
        </w:tc>
        <w:tc>
          <w:tcPr>
            <w:tcW w:w="6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113BCE" w:rsidRPr="007047D7" w:rsidRDefault="00113BCE" w:rsidP="00900FA7">
            <w:pPr>
              <w:spacing w:after="0"/>
              <w:jc w:val="center"/>
              <w:rPr>
                <w:rFonts w:ascii="Arial Narrow" w:hAnsi="Arial Narrow" w:cs="Calibri"/>
                <w:sz w:val="18"/>
                <w:szCs w:val="18"/>
              </w:rPr>
            </w:pP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113BCE" w:rsidRPr="007047D7" w:rsidRDefault="00113BCE" w:rsidP="00900FA7">
            <w:pPr>
              <w:spacing w:after="0"/>
              <w:rPr>
                <w:rFonts w:ascii="Arial Narrow" w:hAnsi="Arial Narrow" w:cs="Calibri"/>
                <w:sz w:val="18"/>
                <w:szCs w:val="18"/>
              </w:rPr>
            </w:pPr>
            <w:r w:rsidRPr="007047D7">
              <w:rPr>
                <w:rFonts w:ascii="Arial Narrow" w:hAnsi="Arial Narrow" w:cs="Calibri"/>
                <w:sz w:val="18"/>
                <w:szCs w:val="18"/>
              </w:rPr>
              <w:t> </w:t>
            </w:r>
          </w:p>
        </w:tc>
        <w:tc>
          <w:tcPr>
            <w:tcW w:w="20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113BCE" w:rsidRPr="007047D7" w:rsidRDefault="00113BCE" w:rsidP="00900FA7">
            <w:pPr>
              <w:spacing w:after="0"/>
              <w:rPr>
                <w:rFonts w:ascii="Arial Narrow" w:hAnsi="Arial Narrow" w:cs="Calibri"/>
                <w:sz w:val="18"/>
                <w:szCs w:val="18"/>
              </w:rPr>
            </w:pPr>
            <w:r w:rsidRPr="007047D7">
              <w:rPr>
                <w:rFonts w:ascii="Arial Narrow" w:hAnsi="Arial Narrow" w:cs="Calibri"/>
                <w:sz w:val="18"/>
                <w:szCs w:val="18"/>
              </w:rPr>
              <w:t> </w:t>
            </w:r>
          </w:p>
        </w:tc>
        <w:tc>
          <w:tcPr>
            <w:tcW w:w="41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113BCE" w:rsidRPr="007047D7" w:rsidRDefault="00113BCE" w:rsidP="00900FA7">
            <w:pPr>
              <w:spacing w:after="0"/>
              <w:rPr>
                <w:rFonts w:ascii="Arial Narrow" w:hAnsi="Arial Narrow" w:cs="Calibri"/>
                <w:sz w:val="18"/>
                <w:szCs w:val="18"/>
              </w:rPr>
            </w:pPr>
            <w:r w:rsidRPr="007047D7">
              <w:rPr>
                <w:rFonts w:ascii="Arial Narrow" w:hAnsi="Arial Narrow" w:cs="Calibri"/>
                <w:sz w:val="18"/>
                <w:szCs w:val="18"/>
              </w:rPr>
              <w:t> </w:t>
            </w:r>
          </w:p>
        </w:tc>
      </w:tr>
      <w:tr w:rsidR="00113BCE" w:rsidRPr="007047D7" w:rsidTr="00900FA7">
        <w:tc>
          <w:tcPr>
            <w:tcW w:w="25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113BCE" w:rsidRPr="007047D7" w:rsidRDefault="00113BCE" w:rsidP="00900FA7">
            <w:pPr>
              <w:spacing w:after="0"/>
              <w:rPr>
                <w:rFonts w:ascii="Arial Narrow" w:hAnsi="Arial Narrow" w:cs="Calibri"/>
                <w:sz w:val="18"/>
                <w:szCs w:val="18"/>
              </w:rPr>
            </w:pPr>
            <w:r>
              <w:rPr>
                <w:rFonts w:ascii="Arial Narrow" w:hAnsi="Arial Narrow" w:cs="Calibri"/>
                <w:b/>
                <w:bCs/>
                <w:sz w:val="18"/>
                <w:szCs w:val="18"/>
              </w:rPr>
              <w:t xml:space="preserve">Update </w:t>
            </w:r>
            <w:r w:rsidRPr="007047D7">
              <w:rPr>
                <w:rFonts w:ascii="Arial Narrow" w:hAnsi="Arial Narrow" w:cs="Calibri"/>
                <w:b/>
                <w:bCs/>
                <w:sz w:val="18"/>
                <w:szCs w:val="18"/>
              </w:rPr>
              <w:t>Records:</w:t>
            </w:r>
          </w:p>
        </w:tc>
        <w:tc>
          <w:tcPr>
            <w:tcW w:w="6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113BCE" w:rsidRPr="007047D7" w:rsidRDefault="00113BCE" w:rsidP="00900FA7">
            <w:pPr>
              <w:spacing w:after="0"/>
              <w:jc w:val="center"/>
              <w:rPr>
                <w:rFonts w:ascii="Arial Narrow" w:hAnsi="Arial Narrow" w:cs="Calibri"/>
                <w:sz w:val="18"/>
                <w:szCs w:val="18"/>
              </w:rPr>
            </w:pP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113BCE" w:rsidRPr="007047D7" w:rsidRDefault="00113BCE" w:rsidP="00900FA7">
            <w:pPr>
              <w:spacing w:after="0"/>
              <w:rPr>
                <w:rFonts w:ascii="Arial Narrow" w:hAnsi="Arial Narrow" w:cs="Calibri"/>
                <w:sz w:val="18"/>
                <w:szCs w:val="18"/>
              </w:rPr>
            </w:pPr>
            <w:r w:rsidRPr="007047D7">
              <w:rPr>
                <w:rFonts w:ascii="Arial Narrow" w:hAnsi="Arial Narrow" w:cs="Calibri"/>
                <w:sz w:val="18"/>
                <w:szCs w:val="18"/>
              </w:rPr>
              <w:t> </w:t>
            </w:r>
          </w:p>
        </w:tc>
        <w:tc>
          <w:tcPr>
            <w:tcW w:w="20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113BCE" w:rsidRPr="007047D7" w:rsidRDefault="00113BCE" w:rsidP="00900FA7">
            <w:pPr>
              <w:spacing w:after="0"/>
              <w:rPr>
                <w:rFonts w:ascii="Arial Narrow" w:hAnsi="Arial Narrow" w:cs="Calibri"/>
                <w:sz w:val="18"/>
                <w:szCs w:val="18"/>
              </w:rPr>
            </w:pPr>
            <w:r w:rsidRPr="007047D7">
              <w:rPr>
                <w:rFonts w:ascii="Arial Narrow" w:hAnsi="Arial Narrow" w:cs="Calibri"/>
                <w:sz w:val="18"/>
                <w:szCs w:val="18"/>
              </w:rPr>
              <w:t> </w:t>
            </w:r>
          </w:p>
        </w:tc>
        <w:tc>
          <w:tcPr>
            <w:tcW w:w="41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113BCE" w:rsidRPr="007047D7" w:rsidRDefault="00113BCE" w:rsidP="00900FA7">
            <w:pPr>
              <w:spacing w:after="0"/>
              <w:rPr>
                <w:rFonts w:ascii="Arial Narrow" w:hAnsi="Arial Narrow" w:cs="Calibri"/>
                <w:sz w:val="18"/>
                <w:szCs w:val="18"/>
              </w:rPr>
            </w:pPr>
            <w:r w:rsidRPr="007047D7">
              <w:rPr>
                <w:rFonts w:ascii="Arial Narrow" w:hAnsi="Arial Narrow" w:cs="Calibri"/>
                <w:sz w:val="18"/>
                <w:szCs w:val="18"/>
              </w:rPr>
              <w:t> </w:t>
            </w:r>
          </w:p>
        </w:tc>
      </w:tr>
      <w:tr w:rsidR="00113BCE" w:rsidRPr="007047D7" w:rsidTr="00900FA7">
        <w:tc>
          <w:tcPr>
            <w:tcW w:w="25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7047D7" w:rsidRDefault="00113BCE" w:rsidP="00900FA7">
            <w:pPr>
              <w:spacing w:after="0"/>
              <w:rPr>
                <w:rFonts w:ascii="Arial Narrow" w:hAnsi="Arial Narrow" w:cs="Calibri"/>
                <w:sz w:val="18"/>
                <w:szCs w:val="18"/>
              </w:rPr>
            </w:pPr>
            <w:r>
              <w:rPr>
                <w:rFonts w:ascii="Arial Narrow" w:hAnsi="Arial Narrow" w:cs="Calibri"/>
                <w:sz w:val="18"/>
                <w:szCs w:val="18"/>
              </w:rPr>
              <w:lastRenderedPageBreak/>
              <w:t>Record Type</w:t>
            </w:r>
          </w:p>
        </w:tc>
        <w:tc>
          <w:tcPr>
            <w:tcW w:w="6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Default="00113BCE" w:rsidP="00900FA7">
            <w:pPr>
              <w:spacing w:after="0"/>
              <w:jc w:val="center"/>
              <w:rPr>
                <w:rFonts w:ascii="Arial Narrow" w:hAnsi="Arial Narrow" w:cs="Calibri"/>
                <w:sz w:val="18"/>
                <w:szCs w:val="18"/>
              </w:rPr>
            </w:pPr>
            <w:r>
              <w:rPr>
                <w:rFonts w:ascii="Arial Narrow" w:hAnsi="Arial Narrow" w:cs="Calibri"/>
                <w:sz w:val="18"/>
                <w:szCs w:val="18"/>
              </w:rPr>
              <w:t>Y</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7047D7" w:rsidRDefault="00113BCE" w:rsidP="00900FA7">
            <w:pPr>
              <w:spacing w:after="0"/>
              <w:rPr>
                <w:rFonts w:ascii="Arial Narrow" w:hAnsi="Arial Narrow" w:cs="Calibri"/>
                <w:sz w:val="18"/>
                <w:szCs w:val="18"/>
              </w:rPr>
            </w:pPr>
            <w:r>
              <w:rPr>
                <w:rFonts w:ascii="Arial Narrow" w:hAnsi="Arial Narrow" w:cs="Calibri"/>
                <w:sz w:val="18"/>
                <w:szCs w:val="18"/>
              </w:rPr>
              <w:t>“Payment”</w:t>
            </w:r>
          </w:p>
        </w:tc>
        <w:tc>
          <w:tcPr>
            <w:tcW w:w="20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7047D7" w:rsidRDefault="00113BCE" w:rsidP="00900FA7">
            <w:pPr>
              <w:spacing w:after="0"/>
              <w:rPr>
                <w:rFonts w:ascii="Arial Narrow" w:hAnsi="Arial Narrow" w:cs="Calibri"/>
                <w:sz w:val="18"/>
                <w:szCs w:val="18"/>
              </w:rPr>
            </w:pPr>
          </w:p>
        </w:tc>
        <w:tc>
          <w:tcPr>
            <w:tcW w:w="41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Default="00113BCE" w:rsidP="00900FA7">
            <w:pPr>
              <w:spacing w:after="0"/>
              <w:rPr>
                <w:rFonts w:ascii="Arial Narrow" w:hAnsi="Arial Narrow" w:cs="Calibri"/>
                <w:sz w:val="18"/>
                <w:szCs w:val="18"/>
              </w:rPr>
            </w:pPr>
            <w:r>
              <w:rPr>
                <w:rFonts w:ascii="Arial Narrow" w:hAnsi="Arial Narrow" w:cs="Calibri"/>
                <w:sz w:val="18"/>
                <w:szCs w:val="18"/>
              </w:rPr>
              <w:t xml:space="preserve">Indicates this record contains information on payment record </w:t>
            </w:r>
          </w:p>
        </w:tc>
      </w:tr>
      <w:tr w:rsidR="00113BCE" w:rsidRPr="007047D7" w:rsidTr="00900FA7">
        <w:tc>
          <w:tcPr>
            <w:tcW w:w="25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5D5E16" w:rsidRDefault="00113BCE" w:rsidP="00900FA7">
            <w:pPr>
              <w:spacing w:after="0"/>
              <w:rPr>
                <w:rFonts w:ascii="Arial Narrow" w:hAnsi="Arial Narrow" w:cs="Calibri"/>
                <w:sz w:val="18"/>
                <w:szCs w:val="18"/>
              </w:rPr>
            </w:pPr>
            <w:r w:rsidRPr="005D5E16">
              <w:rPr>
                <w:rFonts w:ascii="Arial Narrow" w:hAnsi="Arial Narrow" w:cs="Calibri"/>
                <w:sz w:val="18"/>
                <w:szCs w:val="18"/>
              </w:rPr>
              <w:t xml:space="preserve">Payment Instruction ID </w:t>
            </w:r>
          </w:p>
        </w:tc>
        <w:tc>
          <w:tcPr>
            <w:tcW w:w="6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5D5E16" w:rsidRDefault="00113BCE" w:rsidP="00900FA7">
            <w:pPr>
              <w:spacing w:after="0"/>
              <w:jc w:val="center"/>
              <w:rPr>
                <w:rFonts w:ascii="Arial Narrow" w:hAnsi="Arial Narrow" w:cs="Calibri"/>
                <w:sz w:val="18"/>
                <w:szCs w:val="18"/>
              </w:rPr>
            </w:pPr>
            <w:r w:rsidRPr="005D5E16">
              <w:rPr>
                <w:rFonts w:ascii="Arial Narrow" w:hAnsi="Arial Narrow" w:cs="Calibri"/>
                <w:sz w:val="18"/>
                <w:szCs w:val="18"/>
              </w:rPr>
              <w:t>Y</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5D5E16" w:rsidRDefault="00113BCE" w:rsidP="00900FA7">
            <w:pPr>
              <w:spacing w:after="0"/>
              <w:rPr>
                <w:rFonts w:ascii="Arial Narrow" w:hAnsi="Arial Narrow" w:cs="Calibri"/>
                <w:sz w:val="18"/>
                <w:szCs w:val="18"/>
              </w:rPr>
            </w:pPr>
            <w:r w:rsidRPr="005D5E16">
              <w:rPr>
                <w:rFonts w:ascii="Arial Narrow" w:hAnsi="Arial Narrow" w:cs="Calibri"/>
                <w:sz w:val="18"/>
                <w:szCs w:val="18"/>
              </w:rPr>
              <w:t>15</w:t>
            </w:r>
          </w:p>
        </w:tc>
        <w:tc>
          <w:tcPr>
            <w:tcW w:w="20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5D5E16" w:rsidRDefault="00113BCE" w:rsidP="00900FA7">
            <w:pPr>
              <w:spacing w:after="0"/>
              <w:rPr>
                <w:rFonts w:ascii="Arial Narrow" w:hAnsi="Arial Narrow" w:cs="Calibri"/>
                <w:sz w:val="18"/>
                <w:szCs w:val="18"/>
              </w:rPr>
            </w:pPr>
            <w:r w:rsidRPr="005D5E16">
              <w:rPr>
                <w:rFonts w:ascii="Arial Narrow" w:hAnsi="Arial Narrow" w:cs="Calibri"/>
                <w:sz w:val="18"/>
                <w:szCs w:val="18"/>
              </w:rPr>
              <w:t>Alpha/Numeric</w:t>
            </w:r>
          </w:p>
        </w:tc>
        <w:tc>
          <w:tcPr>
            <w:tcW w:w="41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5D5E16" w:rsidRDefault="00113BCE" w:rsidP="00900FA7">
            <w:pPr>
              <w:spacing w:after="0"/>
              <w:rPr>
                <w:rFonts w:ascii="Arial Narrow" w:hAnsi="Arial Narrow" w:cs="Calibri"/>
                <w:sz w:val="18"/>
                <w:szCs w:val="18"/>
              </w:rPr>
            </w:pPr>
            <w:r w:rsidRPr="005D5E16">
              <w:rPr>
                <w:rFonts w:ascii="Arial Narrow" w:hAnsi="Arial Narrow" w:cs="Calibri"/>
                <w:sz w:val="18"/>
                <w:szCs w:val="18"/>
              </w:rPr>
              <w:t>Identifier assigned to payment instructions when received into B2C application.  All instructions that passed initial parsing will have an origination identifier</w:t>
            </w:r>
          </w:p>
        </w:tc>
      </w:tr>
      <w:tr w:rsidR="00113BCE" w:rsidRPr="007047D7" w:rsidTr="00900FA7">
        <w:tc>
          <w:tcPr>
            <w:tcW w:w="2580"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rsidR="00113BCE" w:rsidRPr="006B29F9" w:rsidRDefault="00113BCE" w:rsidP="00900FA7">
            <w:pPr>
              <w:spacing w:after="0"/>
              <w:rPr>
                <w:rFonts w:ascii="Arial Narrow" w:hAnsi="Arial Narrow" w:cs="Calibri"/>
                <w:sz w:val="18"/>
                <w:szCs w:val="18"/>
              </w:rPr>
            </w:pPr>
            <w:r>
              <w:rPr>
                <w:rFonts w:ascii="Arial Narrow" w:hAnsi="Arial Narrow" w:cs="Calibri"/>
                <w:sz w:val="18"/>
                <w:szCs w:val="18"/>
              </w:rPr>
              <w:t>Zelle</w:t>
            </w:r>
            <w:r w:rsidRPr="006B29F9">
              <w:rPr>
                <w:rFonts w:ascii="Arial Narrow" w:hAnsi="Arial Narrow" w:cs="Calibri"/>
                <w:sz w:val="18"/>
                <w:szCs w:val="18"/>
              </w:rPr>
              <w:t xml:space="preserve"> Payment ID </w:t>
            </w:r>
          </w:p>
        </w:tc>
        <w:tc>
          <w:tcPr>
            <w:tcW w:w="650"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rsidR="00113BCE" w:rsidRPr="006B29F9" w:rsidRDefault="00113BCE" w:rsidP="00900FA7">
            <w:pPr>
              <w:spacing w:after="0"/>
              <w:jc w:val="center"/>
              <w:rPr>
                <w:rFonts w:ascii="Arial Narrow" w:hAnsi="Arial Narrow" w:cs="Calibri"/>
                <w:sz w:val="18"/>
                <w:szCs w:val="18"/>
              </w:rPr>
            </w:pPr>
            <w:r w:rsidRPr="006B29F9">
              <w:rPr>
                <w:rFonts w:ascii="Arial Narrow" w:hAnsi="Arial Narrow" w:cs="Calibri"/>
                <w:sz w:val="18"/>
                <w:szCs w:val="18"/>
              </w:rPr>
              <w:t>N</w:t>
            </w:r>
          </w:p>
        </w:tc>
        <w:tc>
          <w:tcPr>
            <w:tcW w:w="1170"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rsidR="00113BCE" w:rsidRPr="006B29F9" w:rsidRDefault="00113BCE" w:rsidP="00900FA7">
            <w:pPr>
              <w:spacing w:after="0"/>
              <w:rPr>
                <w:rFonts w:ascii="Arial Narrow" w:hAnsi="Arial Narrow" w:cs="Calibri"/>
                <w:sz w:val="18"/>
                <w:szCs w:val="18"/>
              </w:rPr>
            </w:pPr>
            <w:r w:rsidRPr="006B29F9">
              <w:rPr>
                <w:rFonts w:ascii="Arial Narrow" w:hAnsi="Arial Narrow" w:cs="Calibri"/>
                <w:sz w:val="18"/>
                <w:szCs w:val="18"/>
              </w:rPr>
              <w:t>12</w:t>
            </w:r>
          </w:p>
        </w:tc>
        <w:tc>
          <w:tcPr>
            <w:tcW w:w="2095"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rsidR="00113BCE" w:rsidRPr="006B29F9" w:rsidRDefault="00113BCE" w:rsidP="00900FA7">
            <w:pPr>
              <w:spacing w:after="0"/>
              <w:rPr>
                <w:rFonts w:ascii="Arial Narrow" w:hAnsi="Arial Narrow" w:cs="Calibri"/>
                <w:sz w:val="18"/>
                <w:szCs w:val="18"/>
              </w:rPr>
            </w:pPr>
            <w:r w:rsidRPr="006B29F9">
              <w:rPr>
                <w:rFonts w:ascii="Arial Narrow" w:hAnsi="Arial Narrow" w:cs="Calibri"/>
                <w:sz w:val="18"/>
                <w:szCs w:val="18"/>
              </w:rPr>
              <w:t>Alpha/Numeric</w:t>
            </w:r>
          </w:p>
        </w:tc>
        <w:tc>
          <w:tcPr>
            <w:tcW w:w="4107"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rsidR="00113BCE" w:rsidRPr="006B29F9" w:rsidRDefault="00113BCE" w:rsidP="00900FA7">
            <w:pPr>
              <w:spacing w:after="0"/>
              <w:rPr>
                <w:rFonts w:ascii="Arial Narrow" w:hAnsi="Arial Narrow" w:cs="Calibri"/>
                <w:sz w:val="18"/>
                <w:szCs w:val="18"/>
              </w:rPr>
            </w:pPr>
            <w:r>
              <w:rPr>
                <w:rFonts w:ascii="Arial Narrow" w:hAnsi="Arial Narrow" w:cs="Calibri"/>
                <w:sz w:val="18"/>
                <w:szCs w:val="18"/>
              </w:rPr>
              <w:t>Zelle</w:t>
            </w:r>
            <w:r w:rsidRPr="006B29F9">
              <w:rPr>
                <w:rFonts w:ascii="Arial Narrow" w:hAnsi="Arial Narrow" w:cs="Calibri"/>
                <w:sz w:val="18"/>
                <w:szCs w:val="18"/>
              </w:rPr>
              <w:t xml:space="preserve"> payment ID is the identifier assigned a payment by Early Warning Systems (EWS, previously clear exchange).  Every payment that has been sent to EWS will have this identifier</w:t>
            </w:r>
          </w:p>
        </w:tc>
      </w:tr>
      <w:tr w:rsidR="00113BCE" w:rsidRPr="007047D7" w:rsidTr="00900FA7">
        <w:tc>
          <w:tcPr>
            <w:tcW w:w="25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7047D7" w:rsidRDefault="00113BCE" w:rsidP="00900FA7">
            <w:pPr>
              <w:spacing w:after="0"/>
              <w:rPr>
                <w:rFonts w:ascii="Arial Narrow" w:hAnsi="Arial Narrow" w:cs="Calibri"/>
                <w:sz w:val="18"/>
                <w:szCs w:val="18"/>
              </w:rPr>
            </w:pPr>
            <w:r>
              <w:rPr>
                <w:rFonts w:ascii="Arial Narrow" w:hAnsi="Arial Narrow" w:cs="Calibri"/>
                <w:sz w:val="18"/>
                <w:szCs w:val="18"/>
              </w:rPr>
              <w:t>Payment Creation Date</w:t>
            </w:r>
          </w:p>
        </w:tc>
        <w:tc>
          <w:tcPr>
            <w:tcW w:w="6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7047D7" w:rsidRDefault="00113BCE" w:rsidP="00900FA7">
            <w:pPr>
              <w:spacing w:after="0"/>
              <w:jc w:val="center"/>
              <w:rPr>
                <w:rFonts w:ascii="Arial Narrow" w:hAnsi="Arial Narrow" w:cs="Calibri"/>
                <w:sz w:val="18"/>
                <w:szCs w:val="18"/>
              </w:rPr>
            </w:pPr>
            <w:r>
              <w:rPr>
                <w:rFonts w:ascii="Arial Narrow" w:hAnsi="Arial Narrow" w:cs="Calibri"/>
                <w:sz w:val="18"/>
                <w:szCs w:val="18"/>
              </w:rPr>
              <w:t>Y</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7047D7" w:rsidRDefault="00113BCE" w:rsidP="00900FA7">
            <w:pPr>
              <w:spacing w:after="0"/>
              <w:rPr>
                <w:rFonts w:ascii="Arial Narrow" w:hAnsi="Arial Narrow" w:cs="Calibri"/>
                <w:sz w:val="18"/>
                <w:szCs w:val="18"/>
              </w:rPr>
            </w:pPr>
            <w:r w:rsidRPr="001D3F6C">
              <w:rPr>
                <w:rFonts w:ascii="Arial Narrow" w:hAnsi="Arial Narrow" w:cs="Calibri"/>
                <w:sz w:val="18"/>
                <w:szCs w:val="18"/>
              </w:rPr>
              <w:t>8</w:t>
            </w:r>
          </w:p>
        </w:tc>
        <w:tc>
          <w:tcPr>
            <w:tcW w:w="20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7047D7" w:rsidRDefault="00113BCE" w:rsidP="00900FA7">
            <w:pPr>
              <w:spacing w:after="0"/>
              <w:rPr>
                <w:rFonts w:ascii="Arial Narrow" w:hAnsi="Arial Narrow" w:cs="Calibri"/>
                <w:sz w:val="18"/>
                <w:szCs w:val="18"/>
              </w:rPr>
            </w:pPr>
            <w:r>
              <w:rPr>
                <w:rFonts w:ascii="Arial Narrow" w:hAnsi="Arial Narrow" w:cs="Calibri"/>
                <w:sz w:val="18"/>
                <w:szCs w:val="18"/>
              </w:rPr>
              <w:t>Date</w:t>
            </w:r>
          </w:p>
        </w:tc>
        <w:tc>
          <w:tcPr>
            <w:tcW w:w="41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7047D7" w:rsidRDefault="00113BCE" w:rsidP="00900FA7">
            <w:pPr>
              <w:spacing w:after="0"/>
              <w:rPr>
                <w:rFonts w:ascii="Arial Narrow" w:hAnsi="Arial Narrow" w:cs="Calibri"/>
                <w:sz w:val="18"/>
                <w:szCs w:val="18"/>
              </w:rPr>
            </w:pPr>
            <w:r>
              <w:rPr>
                <w:rFonts w:ascii="Arial Narrow" w:hAnsi="Arial Narrow" w:cs="Calibri"/>
                <w:sz w:val="18"/>
                <w:szCs w:val="18"/>
              </w:rPr>
              <w:t>Date transaction was received into B2C</w:t>
            </w:r>
          </w:p>
        </w:tc>
      </w:tr>
      <w:tr w:rsidR="00113BCE" w:rsidRPr="007047D7" w:rsidTr="00900FA7">
        <w:tc>
          <w:tcPr>
            <w:tcW w:w="25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13BCE" w:rsidRDefault="00113BCE" w:rsidP="00900FA7">
            <w:pPr>
              <w:spacing w:after="0"/>
              <w:rPr>
                <w:rFonts w:ascii="Arial Narrow" w:hAnsi="Arial Narrow" w:cs="Calibri"/>
                <w:sz w:val="18"/>
                <w:szCs w:val="18"/>
              </w:rPr>
            </w:pPr>
            <w:r w:rsidRPr="00113BCE">
              <w:rPr>
                <w:rFonts w:ascii="Arial Narrow" w:hAnsi="Arial Narrow" w:cs="Calibri"/>
                <w:sz w:val="18"/>
                <w:szCs w:val="18"/>
              </w:rPr>
              <w:t xml:space="preserve">Token </w:t>
            </w:r>
          </w:p>
        </w:tc>
        <w:tc>
          <w:tcPr>
            <w:tcW w:w="6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13BCE" w:rsidRDefault="00113BCE" w:rsidP="00900FA7">
            <w:pPr>
              <w:spacing w:after="0"/>
              <w:jc w:val="center"/>
              <w:rPr>
                <w:rFonts w:ascii="Arial Narrow" w:hAnsi="Arial Narrow" w:cs="Calibri"/>
                <w:sz w:val="18"/>
                <w:szCs w:val="18"/>
              </w:rPr>
            </w:pPr>
            <w:r w:rsidRPr="00113BCE">
              <w:rPr>
                <w:rFonts w:ascii="Arial Narrow" w:hAnsi="Arial Narrow" w:cs="Calibri"/>
                <w:sz w:val="18"/>
                <w:szCs w:val="18"/>
              </w:rPr>
              <w:t>Y</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13BCE" w:rsidRDefault="00113BCE" w:rsidP="00900FA7">
            <w:pPr>
              <w:spacing w:after="0"/>
              <w:rPr>
                <w:rFonts w:ascii="Arial Narrow" w:hAnsi="Arial Narrow" w:cs="Calibri"/>
                <w:sz w:val="18"/>
                <w:szCs w:val="18"/>
              </w:rPr>
            </w:pPr>
            <w:r w:rsidRPr="00C06F3E">
              <w:rPr>
                <w:rFonts w:ascii="Arial Narrow" w:hAnsi="Arial Narrow" w:cs="Calibri"/>
                <w:sz w:val="18"/>
                <w:szCs w:val="18"/>
              </w:rPr>
              <w:t>48 if Email</w:t>
            </w:r>
          </w:p>
          <w:p w:rsidR="00113BCE" w:rsidRPr="00113BCE" w:rsidRDefault="00113BCE" w:rsidP="00900FA7">
            <w:pPr>
              <w:spacing w:after="0"/>
              <w:rPr>
                <w:rFonts w:ascii="Arial Narrow" w:hAnsi="Arial Narrow" w:cs="Calibri"/>
                <w:sz w:val="18"/>
                <w:szCs w:val="18"/>
              </w:rPr>
            </w:pPr>
            <w:r w:rsidRPr="00113BCE">
              <w:rPr>
                <w:rFonts w:ascii="Arial Narrow" w:hAnsi="Arial Narrow" w:cs="Calibri"/>
                <w:sz w:val="18"/>
                <w:szCs w:val="18"/>
              </w:rPr>
              <w:t xml:space="preserve">10-14 if Mobile </w:t>
            </w:r>
          </w:p>
        </w:tc>
        <w:tc>
          <w:tcPr>
            <w:tcW w:w="20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13BCE" w:rsidRDefault="00113BCE" w:rsidP="00900FA7">
            <w:pPr>
              <w:spacing w:after="0"/>
              <w:rPr>
                <w:rFonts w:ascii="Arial Narrow" w:hAnsi="Arial Narrow" w:cs="Calibri"/>
                <w:sz w:val="18"/>
                <w:szCs w:val="18"/>
              </w:rPr>
            </w:pPr>
            <w:r w:rsidRPr="00113BCE">
              <w:rPr>
                <w:rFonts w:ascii="Arial Narrow" w:hAnsi="Arial Narrow" w:cs="Calibri"/>
                <w:sz w:val="18"/>
                <w:szCs w:val="18"/>
              </w:rPr>
              <w:t>Alpha and/or numeric and special characters if Email</w:t>
            </w:r>
          </w:p>
          <w:p w:rsidR="00113BCE" w:rsidRPr="00113BCE" w:rsidRDefault="00113BCE" w:rsidP="00900FA7">
            <w:pPr>
              <w:spacing w:after="0"/>
              <w:rPr>
                <w:rFonts w:ascii="Arial Narrow" w:hAnsi="Arial Narrow" w:cs="Calibri"/>
                <w:sz w:val="18"/>
                <w:szCs w:val="18"/>
              </w:rPr>
            </w:pPr>
            <w:r w:rsidRPr="00113BCE">
              <w:rPr>
                <w:rFonts w:ascii="Arial Narrow" w:hAnsi="Arial Narrow" w:cs="Calibri"/>
                <w:sz w:val="18"/>
                <w:szCs w:val="18"/>
              </w:rPr>
              <w:t>Numeric if Phone</w:t>
            </w:r>
          </w:p>
          <w:p w:rsidR="00113BCE" w:rsidRPr="00113BCE" w:rsidRDefault="00113BCE" w:rsidP="00900FA7">
            <w:pPr>
              <w:spacing w:after="0"/>
              <w:rPr>
                <w:rFonts w:ascii="Arial Narrow" w:hAnsi="Arial Narrow" w:cs="Calibri"/>
                <w:sz w:val="18"/>
                <w:szCs w:val="18"/>
              </w:rPr>
            </w:pPr>
            <w:r w:rsidRPr="00113BCE">
              <w:rPr>
                <w:rFonts w:ascii="Arial Narrow" w:hAnsi="Arial Narrow" w:cs="Calibri"/>
                <w:sz w:val="18"/>
                <w:szCs w:val="18"/>
              </w:rPr>
              <w:t>Numeric, Spaces, Paren and dash "1-(234) 5678901"</w:t>
            </w:r>
          </w:p>
        </w:tc>
        <w:tc>
          <w:tcPr>
            <w:tcW w:w="41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13BCE" w:rsidRDefault="00113BCE" w:rsidP="00900FA7">
            <w:pPr>
              <w:spacing w:after="0"/>
              <w:rPr>
                <w:rFonts w:ascii="Arial Narrow" w:hAnsi="Arial Narrow" w:cs="Calibri"/>
                <w:sz w:val="18"/>
                <w:szCs w:val="18"/>
              </w:rPr>
            </w:pPr>
            <w:r w:rsidRPr="00113BCE">
              <w:rPr>
                <w:rFonts w:ascii="Arial Narrow" w:hAnsi="Arial Narrow" w:cs="Calibri"/>
                <w:sz w:val="18"/>
                <w:szCs w:val="18"/>
              </w:rPr>
              <w:t>Token payment was sent to</w:t>
            </w:r>
          </w:p>
        </w:tc>
      </w:tr>
      <w:tr w:rsidR="00113BCE" w:rsidRPr="007047D7" w:rsidTr="00900FA7">
        <w:tc>
          <w:tcPr>
            <w:tcW w:w="25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13BCE" w:rsidRDefault="00113BCE" w:rsidP="00900FA7">
            <w:pPr>
              <w:spacing w:after="0"/>
              <w:rPr>
                <w:rFonts w:ascii="Arial Narrow" w:hAnsi="Arial Narrow" w:cs="Calibri"/>
                <w:sz w:val="18"/>
                <w:szCs w:val="18"/>
              </w:rPr>
            </w:pPr>
            <w:r w:rsidRPr="00113BCE">
              <w:rPr>
                <w:rFonts w:ascii="Arial Narrow" w:hAnsi="Arial Narrow" w:cs="Calibri"/>
                <w:sz w:val="18"/>
                <w:szCs w:val="18"/>
              </w:rPr>
              <w:t>Amount</w:t>
            </w:r>
          </w:p>
        </w:tc>
        <w:tc>
          <w:tcPr>
            <w:tcW w:w="6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13BCE" w:rsidRDefault="00113BCE" w:rsidP="00900FA7">
            <w:pPr>
              <w:spacing w:after="0"/>
              <w:jc w:val="center"/>
              <w:rPr>
                <w:rFonts w:ascii="Arial Narrow" w:hAnsi="Arial Narrow" w:cs="Calibri"/>
                <w:sz w:val="18"/>
                <w:szCs w:val="18"/>
              </w:rPr>
            </w:pPr>
            <w:r w:rsidRPr="00113BCE">
              <w:rPr>
                <w:rFonts w:ascii="Arial Narrow" w:hAnsi="Arial Narrow" w:cs="Calibri"/>
                <w:sz w:val="18"/>
                <w:szCs w:val="18"/>
              </w:rPr>
              <w:t>Y</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13BCE" w:rsidRDefault="00113BCE" w:rsidP="00900FA7">
            <w:pPr>
              <w:spacing w:after="0"/>
              <w:rPr>
                <w:rFonts w:ascii="Arial Narrow" w:hAnsi="Arial Narrow" w:cs="Calibri"/>
                <w:sz w:val="18"/>
                <w:szCs w:val="18"/>
              </w:rPr>
            </w:pPr>
            <w:r w:rsidRPr="00113BCE">
              <w:rPr>
                <w:rFonts w:ascii="Arial Narrow" w:hAnsi="Arial Narrow" w:cs="Calibri"/>
                <w:sz w:val="18"/>
                <w:szCs w:val="18"/>
              </w:rPr>
              <w:t>12 + 2</w:t>
            </w:r>
          </w:p>
        </w:tc>
        <w:tc>
          <w:tcPr>
            <w:tcW w:w="20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13BCE" w:rsidRDefault="00113BCE" w:rsidP="00900FA7">
            <w:pPr>
              <w:spacing w:after="0"/>
              <w:rPr>
                <w:rFonts w:ascii="Arial Narrow" w:hAnsi="Arial Narrow" w:cs="Calibri"/>
                <w:sz w:val="18"/>
                <w:szCs w:val="18"/>
              </w:rPr>
            </w:pPr>
            <w:r w:rsidRPr="00113BCE">
              <w:rPr>
                <w:rFonts w:ascii="Arial Narrow" w:hAnsi="Arial Narrow" w:cs="Calibri"/>
                <w:sz w:val="18"/>
                <w:szCs w:val="18"/>
              </w:rPr>
              <w:t>12 numeric before decimal and 2 numeric after</w:t>
            </w:r>
          </w:p>
        </w:tc>
        <w:tc>
          <w:tcPr>
            <w:tcW w:w="41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13BCE" w:rsidRDefault="00113BCE" w:rsidP="00900FA7">
            <w:pPr>
              <w:spacing w:after="0"/>
              <w:rPr>
                <w:rFonts w:ascii="Arial Narrow" w:hAnsi="Arial Narrow" w:cs="Calibri"/>
                <w:sz w:val="18"/>
                <w:szCs w:val="18"/>
              </w:rPr>
            </w:pPr>
            <w:r w:rsidRPr="00113BCE">
              <w:rPr>
                <w:rFonts w:ascii="Arial Narrow" w:hAnsi="Arial Narrow" w:cs="Calibri"/>
                <w:sz w:val="18"/>
                <w:szCs w:val="18"/>
              </w:rPr>
              <w:t>Amount sent to the recipient</w:t>
            </w:r>
          </w:p>
        </w:tc>
      </w:tr>
      <w:tr w:rsidR="00113BCE" w:rsidRPr="007047D7" w:rsidTr="00900FA7">
        <w:tc>
          <w:tcPr>
            <w:tcW w:w="25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113BCE" w:rsidRPr="00C06F3E" w:rsidRDefault="00113BCE" w:rsidP="00900FA7">
            <w:pPr>
              <w:spacing w:after="0"/>
              <w:rPr>
                <w:rFonts w:ascii="Arial Narrow" w:hAnsi="Arial Narrow" w:cs="Calibri"/>
                <w:sz w:val="18"/>
                <w:szCs w:val="18"/>
              </w:rPr>
            </w:pPr>
            <w:r w:rsidRPr="00C06F3E">
              <w:rPr>
                <w:rFonts w:ascii="Arial Narrow" w:hAnsi="Arial Narrow" w:cs="Calibri"/>
                <w:sz w:val="18"/>
                <w:szCs w:val="18"/>
              </w:rPr>
              <w:t>Customer Payment Status</w:t>
            </w:r>
          </w:p>
        </w:tc>
        <w:tc>
          <w:tcPr>
            <w:tcW w:w="6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113BCE" w:rsidRPr="00C06F3E" w:rsidRDefault="00113BCE" w:rsidP="00900FA7">
            <w:pPr>
              <w:spacing w:after="0"/>
              <w:jc w:val="center"/>
              <w:rPr>
                <w:rFonts w:ascii="Arial Narrow" w:hAnsi="Arial Narrow" w:cs="Calibri"/>
                <w:sz w:val="18"/>
                <w:szCs w:val="18"/>
              </w:rPr>
            </w:pPr>
            <w:r w:rsidRPr="00C06F3E">
              <w:rPr>
                <w:rFonts w:ascii="Arial Narrow" w:hAnsi="Arial Narrow" w:cs="Calibri"/>
                <w:sz w:val="18"/>
                <w:szCs w:val="18"/>
              </w:rPr>
              <w:t>Y</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113BCE" w:rsidRPr="00C06F3E" w:rsidRDefault="00113BCE" w:rsidP="00900FA7">
            <w:pPr>
              <w:spacing w:after="0"/>
              <w:rPr>
                <w:rFonts w:ascii="Arial Narrow" w:hAnsi="Arial Narrow" w:cs="Calibri"/>
                <w:sz w:val="18"/>
                <w:szCs w:val="18"/>
              </w:rPr>
            </w:pPr>
            <w:r w:rsidRPr="00C06F3E">
              <w:rPr>
                <w:rFonts w:ascii="Arial Narrow" w:hAnsi="Arial Narrow" w:cs="Calibri"/>
                <w:sz w:val="18"/>
                <w:szCs w:val="18"/>
              </w:rPr>
              <w:t> 20</w:t>
            </w:r>
          </w:p>
        </w:tc>
        <w:tc>
          <w:tcPr>
            <w:tcW w:w="20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113BCE" w:rsidRPr="00C06F3E" w:rsidRDefault="00113BCE" w:rsidP="00900FA7">
            <w:pPr>
              <w:spacing w:after="0"/>
              <w:rPr>
                <w:rFonts w:ascii="Arial Narrow" w:hAnsi="Arial Narrow" w:cs="Calibri"/>
                <w:sz w:val="18"/>
                <w:szCs w:val="18"/>
              </w:rPr>
            </w:pPr>
            <w:r w:rsidRPr="00C06F3E">
              <w:rPr>
                <w:rFonts w:ascii="Arial Narrow" w:hAnsi="Arial Narrow" w:cs="Calibri"/>
                <w:sz w:val="18"/>
                <w:szCs w:val="18"/>
              </w:rPr>
              <w:t> Alpha and/or numeric and special characters</w:t>
            </w:r>
          </w:p>
        </w:tc>
        <w:tc>
          <w:tcPr>
            <w:tcW w:w="41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113BCE" w:rsidRPr="00C06F3E" w:rsidRDefault="00113BCE" w:rsidP="00900FA7">
            <w:pPr>
              <w:spacing w:after="0"/>
              <w:rPr>
                <w:rFonts w:ascii="Arial Narrow" w:hAnsi="Arial Narrow" w:cs="Calibri"/>
                <w:sz w:val="18"/>
                <w:szCs w:val="18"/>
              </w:rPr>
            </w:pPr>
            <w:r w:rsidRPr="00C06F3E">
              <w:rPr>
                <w:rFonts w:ascii="Arial Narrow" w:hAnsi="Arial Narrow" w:cs="Calibri"/>
                <w:sz w:val="18"/>
                <w:szCs w:val="18"/>
              </w:rPr>
              <w:t>If the payment instruction has been sent to Hogan it will have one of the following status’.</w:t>
            </w:r>
          </w:p>
          <w:p w:rsidR="00113BCE" w:rsidRPr="00C06F3E" w:rsidRDefault="00113BCE" w:rsidP="00113BCE">
            <w:pPr>
              <w:pStyle w:val="ListParagraph"/>
              <w:numPr>
                <w:ilvl w:val="0"/>
                <w:numId w:val="26"/>
              </w:numPr>
              <w:spacing w:after="0" w:line="240" w:lineRule="auto"/>
              <w:contextualSpacing/>
              <w:jc w:val="left"/>
              <w:rPr>
                <w:rFonts w:ascii="Arial Narrow" w:eastAsia="Times New Roman" w:hAnsi="Arial Narrow" w:cs="Calibri"/>
                <w:sz w:val="18"/>
                <w:szCs w:val="18"/>
              </w:rPr>
            </w:pPr>
            <w:r w:rsidRPr="00C06F3E">
              <w:rPr>
                <w:rFonts w:ascii="Arial Narrow" w:eastAsia="Times New Roman" w:hAnsi="Arial Narrow" w:cs="Calibri"/>
                <w:sz w:val="18"/>
                <w:szCs w:val="18"/>
              </w:rPr>
              <w:t>Pending</w:t>
            </w:r>
          </w:p>
          <w:p w:rsidR="00113BCE" w:rsidRPr="00C06F3E" w:rsidRDefault="00113BCE" w:rsidP="00113BCE">
            <w:pPr>
              <w:pStyle w:val="ListParagraph"/>
              <w:numPr>
                <w:ilvl w:val="0"/>
                <w:numId w:val="26"/>
              </w:numPr>
              <w:spacing w:after="0" w:line="240" w:lineRule="auto"/>
              <w:contextualSpacing/>
              <w:jc w:val="left"/>
              <w:rPr>
                <w:rFonts w:ascii="Arial Narrow" w:eastAsia="Times New Roman" w:hAnsi="Arial Narrow" w:cs="Calibri"/>
                <w:sz w:val="18"/>
                <w:szCs w:val="18"/>
              </w:rPr>
            </w:pPr>
            <w:r w:rsidRPr="00C06F3E">
              <w:rPr>
                <w:rFonts w:ascii="Arial Narrow" w:eastAsia="Times New Roman" w:hAnsi="Arial Narrow" w:cs="Calibri"/>
                <w:sz w:val="18"/>
                <w:szCs w:val="18"/>
              </w:rPr>
              <w:t>Pending-acceptance</w:t>
            </w:r>
          </w:p>
          <w:p w:rsidR="00113BCE" w:rsidRPr="00C06F3E" w:rsidRDefault="00113BCE" w:rsidP="00113BCE">
            <w:pPr>
              <w:pStyle w:val="ListParagraph"/>
              <w:numPr>
                <w:ilvl w:val="0"/>
                <w:numId w:val="26"/>
              </w:numPr>
              <w:spacing w:after="0" w:line="240" w:lineRule="auto"/>
              <w:contextualSpacing/>
              <w:jc w:val="left"/>
              <w:rPr>
                <w:rFonts w:ascii="Arial Narrow" w:eastAsia="Times New Roman" w:hAnsi="Arial Narrow" w:cs="Calibri"/>
                <w:sz w:val="18"/>
                <w:szCs w:val="18"/>
              </w:rPr>
            </w:pPr>
            <w:r w:rsidRPr="00C06F3E">
              <w:rPr>
                <w:rFonts w:ascii="Arial Narrow" w:eastAsia="Times New Roman" w:hAnsi="Arial Narrow" w:cs="Calibri"/>
                <w:sz w:val="18"/>
                <w:szCs w:val="18"/>
              </w:rPr>
              <w:t>Sent</w:t>
            </w:r>
          </w:p>
          <w:p w:rsidR="00113BCE" w:rsidRPr="00C06F3E" w:rsidRDefault="00113BCE" w:rsidP="00113BCE">
            <w:pPr>
              <w:pStyle w:val="ListParagraph"/>
              <w:numPr>
                <w:ilvl w:val="0"/>
                <w:numId w:val="26"/>
              </w:numPr>
              <w:spacing w:after="0" w:line="240" w:lineRule="auto"/>
              <w:contextualSpacing/>
              <w:jc w:val="left"/>
              <w:rPr>
                <w:rFonts w:ascii="Arial Narrow" w:eastAsia="Times New Roman" w:hAnsi="Arial Narrow" w:cs="Calibri"/>
                <w:sz w:val="18"/>
                <w:szCs w:val="18"/>
              </w:rPr>
            </w:pPr>
            <w:r w:rsidRPr="00C06F3E">
              <w:rPr>
                <w:rFonts w:ascii="Arial Narrow" w:eastAsia="Times New Roman" w:hAnsi="Arial Narrow" w:cs="Calibri"/>
                <w:sz w:val="18"/>
                <w:szCs w:val="18"/>
              </w:rPr>
              <w:t>Delivered</w:t>
            </w:r>
          </w:p>
          <w:p w:rsidR="00113BCE" w:rsidRPr="00C06F3E" w:rsidRDefault="00113BCE" w:rsidP="00113BCE">
            <w:pPr>
              <w:pStyle w:val="ListParagraph"/>
              <w:numPr>
                <w:ilvl w:val="0"/>
                <w:numId w:val="26"/>
              </w:numPr>
              <w:spacing w:after="0" w:line="240" w:lineRule="auto"/>
              <w:contextualSpacing/>
              <w:jc w:val="left"/>
              <w:rPr>
                <w:rFonts w:ascii="Arial Narrow" w:eastAsia="Times New Roman" w:hAnsi="Arial Narrow" w:cs="Calibri"/>
                <w:sz w:val="18"/>
                <w:szCs w:val="18"/>
              </w:rPr>
            </w:pPr>
            <w:r w:rsidRPr="00C06F3E">
              <w:rPr>
                <w:rFonts w:ascii="Arial Narrow" w:eastAsia="Times New Roman" w:hAnsi="Arial Narrow" w:cs="Calibri"/>
                <w:sz w:val="18"/>
                <w:szCs w:val="18"/>
              </w:rPr>
              <w:t>Failed</w:t>
            </w:r>
          </w:p>
          <w:p w:rsidR="00113BCE" w:rsidRPr="00C06F3E" w:rsidRDefault="00113BCE" w:rsidP="00113BCE">
            <w:pPr>
              <w:pStyle w:val="ListParagraph"/>
              <w:numPr>
                <w:ilvl w:val="0"/>
                <w:numId w:val="26"/>
              </w:numPr>
              <w:spacing w:after="0" w:line="240" w:lineRule="auto"/>
              <w:contextualSpacing/>
              <w:jc w:val="left"/>
              <w:rPr>
                <w:rFonts w:ascii="Arial Narrow" w:eastAsia="Times New Roman" w:hAnsi="Arial Narrow" w:cs="Calibri"/>
                <w:sz w:val="18"/>
                <w:szCs w:val="18"/>
              </w:rPr>
            </w:pPr>
            <w:r w:rsidRPr="00C06F3E">
              <w:rPr>
                <w:rFonts w:ascii="Arial Narrow" w:eastAsia="Times New Roman" w:hAnsi="Arial Narrow" w:cs="Calibri"/>
                <w:sz w:val="18"/>
                <w:szCs w:val="18"/>
              </w:rPr>
              <w:t>Expired</w:t>
            </w:r>
          </w:p>
          <w:p w:rsidR="00113BCE" w:rsidRPr="00C06F3E" w:rsidRDefault="00113BCE" w:rsidP="00900FA7">
            <w:pPr>
              <w:spacing w:after="0"/>
              <w:rPr>
                <w:rFonts w:ascii="Arial Narrow" w:hAnsi="Arial Narrow" w:cs="Calibri"/>
                <w:sz w:val="18"/>
                <w:szCs w:val="18"/>
              </w:rPr>
            </w:pPr>
            <w:r w:rsidRPr="00C06F3E">
              <w:rPr>
                <w:rFonts w:ascii="Arial Narrow" w:hAnsi="Arial Narrow" w:cs="Calibri"/>
                <w:sz w:val="18"/>
                <w:szCs w:val="18"/>
              </w:rPr>
              <w:t>If the payment instruction has not been sent to Hogan it will have one of the following status’</w:t>
            </w:r>
          </w:p>
          <w:p w:rsidR="00113BCE" w:rsidRPr="00C06F3E" w:rsidRDefault="00113BCE" w:rsidP="00113BCE">
            <w:pPr>
              <w:pStyle w:val="ListParagraph"/>
              <w:numPr>
                <w:ilvl w:val="0"/>
                <w:numId w:val="28"/>
              </w:numPr>
              <w:spacing w:after="0" w:line="240" w:lineRule="auto"/>
              <w:contextualSpacing/>
              <w:jc w:val="left"/>
              <w:rPr>
                <w:rFonts w:ascii="Arial Narrow" w:eastAsia="Times New Roman" w:hAnsi="Arial Narrow" w:cs="Calibri"/>
                <w:sz w:val="18"/>
                <w:szCs w:val="18"/>
              </w:rPr>
            </w:pPr>
            <w:r w:rsidRPr="00C06F3E">
              <w:rPr>
                <w:rFonts w:ascii="Arial Narrow" w:eastAsia="Times New Roman" w:hAnsi="Arial Narrow" w:cs="Calibri"/>
                <w:sz w:val="18"/>
                <w:szCs w:val="18"/>
              </w:rPr>
              <w:t>Pending Enrollment</w:t>
            </w:r>
          </w:p>
          <w:p w:rsidR="00113BCE" w:rsidRPr="00C06F3E" w:rsidRDefault="00113BCE" w:rsidP="00113BCE">
            <w:pPr>
              <w:pStyle w:val="ListParagraph"/>
              <w:numPr>
                <w:ilvl w:val="0"/>
                <w:numId w:val="28"/>
              </w:numPr>
              <w:spacing w:after="0" w:line="240" w:lineRule="auto"/>
              <w:contextualSpacing/>
              <w:jc w:val="left"/>
              <w:rPr>
                <w:rFonts w:ascii="Arial Narrow" w:eastAsia="Times New Roman" w:hAnsi="Arial Narrow" w:cs="Calibri"/>
                <w:sz w:val="18"/>
                <w:szCs w:val="18"/>
              </w:rPr>
            </w:pPr>
            <w:r w:rsidRPr="00C06F3E">
              <w:rPr>
                <w:rFonts w:ascii="Arial Narrow" w:eastAsia="Times New Roman" w:hAnsi="Arial Narrow" w:cs="Calibri"/>
                <w:sz w:val="18"/>
                <w:szCs w:val="18"/>
              </w:rPr>
              <w:t>Expired</w:t>
            </w:r>
          </w:p>
          <w:p w:rsidR="00113BCE" w:rsidRPr="00C06F3E" w:rsidRDefault="00113BCE" w:rsidP="00900FA7">
            <w:pPr>
              <w:spacing w:after="0"/>
              <w:rPr>
                <w:rFonts w:ascii="Arial Narrow" w:hAnsi="Arial Narrow" w:cs="Calibri"/>
                <w:sz w:val="18"/>
                <w:szCs w:val="18"/>
              </w:rPr>
            </w:pPr>
            <w:r w:rsidRPr="00C06F3E">
              <w:rPr>
                <w:rFonts w:ascii="Arial Narrow" w:hAnsi="Arial Narrow" w:cs="Calibri"/>
                <w:sz w:val="18"/>
                <w:szCs w:val="18"/>
              </w:rPr>
              <w:t>If the payment has expired and a check is being sent it will have one of the following status’</w:t>
            </w:r>
          </w:p>
          <w:p w:rsidR="00113BCE" w:rsidRPr="00C06F3E" w:rsidRDefault="00113BCE" w:rsidP="00113BCE">
            <w:pPr>
              <w:pStyle w:val="ListParagraph"/>
              <w:numPr>
                <w:ilvl w:val="0"/>
                <w:numId w:val="27"/>
              </w:numPr>
              <w:spacing w:after="0" w:line="240" w:lineRule="auto"/>
              <w:contextualSpacing/>
              <w:jc w:val="left"/>
              <w:rPr>
                <w:rFonts w:ascii="Arial Narrow" w:eastAsia="Times New Roman" w:hAnsi="Arial Narrow" w:cs="Calibri"/>
                <w:sz w:val="18"/>
                <w:szCs w:val="18"/>
              </w:rPr>
            </w:pPr>
            <w:r w:rsidRPr="00C06F3E">
              <w:rPr>
                <w:rFonts w:ascii="Arial Narrow" w:eastAsia="Times New Roman" w:hAnsi="Arial Narrow" w:cs="Calibri"/>
                <w:sz w:val="18"/>
                <w:szCs w:val="18"/>
              </w:rPr>
              <w:t>Check processing</w:t>
            </w:r>
          </w:p>
          <w:p w:rsidR="00113BCE" w:rsidRPr="00C06F3E" w:rsidRDefault="00113BCE" w:rsidP="00113BCE">
            <w:pPr>
              <w:pStyle w:val="ListParagraph"/>
              <w:numPr>
                <w:ilvl w:val="0"/>
                <w:numId w:val="27"/>
              </w:numPr>
              <w:spacing w:after="0" w:line="240" w:lineRule="auto"/>
              <w:contextualSpacing/>
              <w:jc w:val="left"/>
              <w:rPr>
                <w:rFonts w:ascii="Arial Narrow" w:eastAsia="Times New Roman" w:hAnsi="Arial Narrow" w:cs="Calibri"/>
                <w:sz w:val="18"/>
                <w:szCs w:val="18"/>
              </w:rPr>
            </w:pPr>
            <w:r w:rsidRPr="00C06F3E">
              <w:rPr>
                <w:rFonts w:ascii="Arial Narrow" w:eastAsia="Times New Roman" w:hAnsi="Arial Narrow" w:cs="Calibri"/>
                <w:sz w:val="18"/>
                <w:szCs w:val="18"/>
              </w:rPr>
              <w:t>Check undeliverable</w:t>
            </w:r>
          </w:p>
          <w:p w:rsidR="00113BCE" w:rsidRPr="00C06F3E" w:rsidRDefault="00113BCE" w:rsidP="00113BCE">
            <w:pPr>
              <w:pStyle w:val="ListParagraph"/>
              <w:numPr>
                <w:ilvl w:val="0"/>
                <w:numId w:val="27"/>
              </w:numPr>
              <w:spacing w:after="0" w:line="240" w:lineRule="auto"/>
              <w:contextualSpacing/>
              <w:jc w:val="left"/>
              <w:rPr>
                <w:rFonts w:ascii="Arial Narrow" w:eastAsia="Times New Roman" w:hAnsi="Arial Narrow" w:cs="Calibri"/>
                <w:sz w:val="18"/>
                <w:szCs w:val="18"/>
              </w:rPr>
            </w:pPr>
            <w:r w:rsidRPr="00C06F3E">
              <w:rPr>
                <w:rFonts w:ascii="Arial Narrow" w:eastAsia="Times New Roman" w:hAnsi="Arial Narrow" w:cs="Calibri"/>
                <w:sz w:val="18"/>
                <w:szCs w:val="18"/>
              </w:rPr>
              <w:t>Check issued</w:t>
            </w:r>
          </w:p>
        </w:tc>
      </w:tr>
      <w:tr w:rsidR="00113BCE" w:rsidRPr="007047D7" w:rsidTr="00900FA7">
        <w:tc>
          <w:tcPr>
            <w:tcW w:w="25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113BCE" w:rsidRPr="007047D7" w:rsidRDefault="00113BCE" w:rsidP="00900FA7">
            <w:pPr>
              <w:spacing w:after="0"/>
              <w:rPr>
                <w:rFonts w:ascii="Arial Narrow" w:hAnsi="Arial Narrow" w:cs="Calibri"/>
                <w:sz w:val="18"/>
                <w:szCs w:val="18"/>
              </w:rPr>
            </w:pPr>
            <w:r>
              <w:rPr>
                <w:rFonts w:ascii="Arial Narrow" w:hAnsi="Arial Narrow" w:cs="Calibri"/>
                <w:sz w:val="18"/>
                <w:szCs w:val="18"/>
              </w:rPr>
              <w:t>Failure Description</w:t>
            </w:r>
            <w:r w:rsidRPr="007047D7">
              <w:rPr>
                <w:rFonts w:ascii="Arial Narrow" w:hAnsi="Arial Narrow" w:cs="Calibri"/>
                <w:sz w:val="18"/>
                <w:szCs w:val="18"/>
              </w:rPr>
              <w:t> </w:t>
            </w:r>
          </w:p>
        </w:tc>
        <w:tc>
          <w:tcPr>
            <w:tcW w:w="6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113BCE" w:rsidRPr="007047D7" w:rsidRDefault="00113BCE" w:rsidP="00900FA7">
            <w:pPr>
              <w:spacing w:after="0"/>
              <w:jc w:val="center"/>
              <w:rPr>
                <w:rFonts w:ascii="Arial Narrow" w:hAnsi="Arial Narrow" w:cs="Calibri"/>
                <w:sz w:val="18"/>
                <w:szCs w:val="18"/>
              </w:rPr>
            </w:pPr>
            <w:r>
              <w:rPr>
                <w:rFonts w:ascii="Arial Narrow" w:hAnsi="Arial Narrow" w:cs="Calibri"/>
                <w:sz w:val="18"/>
                <w:szCs w:val="18"/>
              </w:rPr>
              <w:t>N</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113BCE" w:rsidRPr="007047D7" w:rsidRDefault="00113BCE" w:rsidP="00900FA7">
            <w:pPr>
              <w:spacing w:after="0"/>
              <w:rPr>
                <w:rFonts w:ascii="Arial Narrow" w:hAnsi="Arial Narrow" w:cs="Calibri"/>
                <w:sz w:val="18"/>
                <w:szCs w:val="18"/>
              </w:rPr>
            </w:pPr>
            <w:r>
              <w:rPr>
                <w:rFonts w:ascii="Arial Narrow" w:hAnsi="Arial Narrow" w:cs="Calibri"/>
                <w:sz w:val="18"/>
                <w:szCs w:val="18"/>
              </w:rPr>
              <w:t>35</w:t>
            </w:r>
          </w:p>
        </w:tc>
        <w:tc>
          <w:tcPr>
            <w:tcW w:w="20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113BCE" w:rsidRPr="007047D7" w:rsidRDefault="00113BCE" w:rsidP="00900FA7">
            <w:pPr>
              <w:spacing w:after="0"/>
              <w:rPr>
                <w:rFonts w:ascii="Arial Narrow" w:hAnsi="Arial Narrow" w:cs="Calibri"/>
                <w:sz w:val="18"/>
                <w:szCs w:val="18"/>
              </w:rPr>
            </w:pPr>
            <w:r w:rsidRPr="007047D7">
              <w:rPr>
                <w:rFonts w:ascii="Arial Narrow" w:hAnsi="Arial Narrow" w:cs="Calibri"/>
                <w:sz w:val="18"/>
                <w:szCs w:val="18"/>
              </w:rPr>
              <w:t> </w:t>
            </w:r>
            <w:r>
              <w:rPr>
                <w:rFonts w:ascii="Arial Narrow" w:hAnsi="Arial Narrow" w:cs="Calibri"/>
                <w:sz w:val="18"/>
                <w:szCs w:val="18"/>
              </w:rPr>
              <w:t>If payment status is “Failed” this field will contain a value</w:t>
            </w:r>
          </w:p>
        </w:tc>
        <w:tc>
          <w:tcPr>
            <w:tcW w:w="41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113BCE" w:rsidRPr="007047D7" w:rsidRDefault="00113BCE" w:rsidP="00900FA7">
            <w:pPr>
              <w:spacing w:after="0"/>
              <w:rPr>
                <w:rFonts w:ascii="Arial Narrow" w:hAnsi="Arial Narrow" w:cs="Calibri"/>
                <w:sz w:val="18"/>
                <w:szCs w:val="18"/>
              </w:rPr>
            </w:pPr>
            <w:r>
              <w:rPr>
                <w:rFonts w:ascii="Arial Narrow" w:hAnsi="Arial Narrow" w:cs="Calibri"/>
                <w:sz w:val="18"/>
                <w:szCs w:val="18"/>
              </w:rPr>
              <w:t>If payment fails the reason is listed here, including ODS code and rejection reason.</w:t>
            </w:r>
          </w:p>
        </w:tc>
      </w:tr>
      <w:tr w:rsidR="00113BCE" w:rsidRPr="007047D7" w:rsidTr="00900FA7">
        <w:tc>
          <w:tcPr>
            <w:tcW w:w="2580"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rsidR="00113BCE" w:rsidRDefault="00113BCE" w:rsidP="00900FA7">
            <w:pPr>
              <w:spacing w:after="0"/>
              <w:rPr>
                <w:rFonts w:ascii="Arial Narrow" w:hAnsi="Arial Narrow" w:cs="Calibri"/>
                <w:sz w:val="18"/>
                <w:szCs w:val="18"/>
              </w:rPr>
            </w:pPr>
            <w:r>
              <w:rPr>
                <w:rFonts w:ascii="Arial Narrow" w:hAnsi="Arial Narrow" w:cs="Calibri"/>
                <w:sz w:val="18"/>
                <w:szCs w:val="18"/>
              </w:rPr>
              <w:t>Check Number</w:t>
            </w:r>
          </w:p>
        </w:tc>
        <w:tc>
          <w:tcPr>
            <w:tcW w:w="650"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rsidR="00113BCE" w:rsidRDefault="00113BCE" w:rsidP="00900FA7">
            <w:pPr>
              <w:spacing w:after="0"/>
              <w:jc w:val="center"/>
              <w:rPr>
                <w:rFonts w:ascii="Arial Narrow" w:hAnsi="Arial Narrow" w:cs="Calibri"/>
                <w:sz w:val="18"/>
                <w:szCs w:val="18"/>
              </w:rPr>
            </w:pPr>
            <w:r>
              <w:rPr>
                <w:rFonts w:ascii="Arial Narrow" w:hAnsi="Arial Narrow" w:cs="Calibri"/>
                <w:sz w:val="18"/>
                <w:szCs w:val="18"/>
              </w:rPr>
              <w:t>N</w:t>
            </w:r>
          </w:p>
        </w:tc>
        <w:tc>
          <w:tcPr>
            <w:tcW w:w="1170"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rsidR="00113BCE" w:rsidRDefault="00113BCE" w:rsidP="00900FA7">
            <w:pPr>
              <w:spacing w:after="0"/>
              <w:rPr>
                <w:rFonts w:ascii="Arial Narrow" w:hAnsi="Arial Narrow" w:cs="Calibri"/>
                <w:sz w:val="18"/>
                <w:szCs w:val="18"/>
              </w:rPr>
            </w:pPr>
            <w:r>
              <w:rPr>
                <w:rFonts w:ascii="Arial Narrow" w:hAnsi="Arial Narrow" w:cs="Calibri"/>
                <w:sz w:val="18"/>
                <w:szCs w:val="18"/>
              </w:rPr>
              <w:t>1-10</w:t>
            </w:r>
          </w:p>
        </w:tc>
        <w:tc>
          <w:tcPr>
            <w:tcW w:w="2095"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rsidR="00113BCE" w:rsidRPr="007047D7" w:rsidRDefault="00113BCE" w:rsidP="00900FA7">
            <w:pPr>
              <w:spacing w:after="0"/>
              <w:rPr>
                <w:rFonts w:ascii="Arial Narrow" w:hAnsi="Arial Narrow" w:cs="Calibri"/>
                <w:sz w:val="18"/>
                <w:szCs w:val="18"/>
              </w:rPr>
            </w:pPr>
            <w:r>
              <w:rPr>
                <w:rFonts w:ascii="Arial Narrow" w:hAnsi="Arial Narrow" w:cs="Calibri"/>
                <w:sz w:val="18"/>
                <w:szCs w:val="18"/>
              </w:rPr>
              <w:t>Numeric</w:t>
            </w:r>
          </w:p>
        </w:tc>
        <w:tc>
          <w:tcPr>
            <w:tcW w:w="4107"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rsidR="00113BCE" w:rsidRDefault="00113BCE" w:rsidP="00900FA7">
            <w:pPr>
              <w:spacing w:after="0"/>
              <w:rPr>
                <w:rFonts w:ascii="Arial Narrow" w:hAnsi="Arial Narrow" w:cs="Calibri"/>
                <w:sz w:val="18"/>
                <w:szCs w:val="18"/>
              </w:rPr>
            </w:pPr>
            <w:r>
              <w:rPr>
                <w:rFonts w:ascii="Arial Narrow" w:hAnsi="Arial Narrow" w:cs="Calibri"/>
                <w:sz w:val="18"/>
                <w:szCs w:val="18"/>
              </w:rPr>
              <w:t xml:space="preserve">Number of the check if issued for an expired payment </w:t>
            </w:r>
          </w:p>
        </w:tc>
      </w:tr>
      <w:tr w:rsidR="00113BCE" w:rsidRPr="001438C0" w:rsidTr="00900FA7">
        <w:tc>
          <w:tcPr>
            <w:tcW w:w="25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438C0" w:rsidRDefault="00113BCE" w:rsidP="00900FA7">
            <w:pPr>
              <w:spacing w:after="0"/>
              <w:rPr>
                <w:rFonts w:ascii="Arial Narrow" w:hAnsi="Arial Narrow" w:cs="Calibri"/>
                <w:sz w:val="18"/>
                <w:szCs w:val="18"/>
              </w:rPr>
            </w:pPr>
            <w:r>
              <w:rPr>
                <w:rFonts w:ascii="Arial Narrow" w:hAnsi="Arial Narrow" w:cs="Calibri"/>
                <w:sz w:val="18"/>
                <w:szCs w:val="18"/>
              </w:rPr>
              <w:t>Parameter Name 1</w:t>
            </w:r>
          </w:p>
        </w:tc>
        <w:tc>
          <w:tcPr>
            <w:tcW w:w="6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438C0" w:rsidRDefault="00113BCE" w:rsidP="00900FA7">
            <w:pPr>
              <w:spacing w:after="0"/>
              <w:jc w:val="center"/>
              <w:rPr>
                <w:rFonts w:ascii="Arial Narrow" w:hAnsi="Arial Narrow" w:cs="Calibri"/>
                <w:sz w:val="18"/>
                <w:szCs w:val="18"/>
              </w:rPr>
            </w:pPr>
            <w:r>
              <w:rPr>
                <w:rFonts w:ascii="Arial Narrow" w:hAnsi="Arial Narrow" w:cs="Calibri"/>
                <w:sz w:val="18"/>
                <w:szCs w:val="18"/>
              </w:rPr>
              <w:t>N</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438C0" w:rsidRDefault="00113BCE" w:rsidP="00900FA7">
            <w:pPr>
              <w:spacing w:after="0"/>
              <w:rPr>
                <w:rFonts w:ascii="Arial Narrow" w:hAnsi="Arial Narrow" w:cs="Calibri"/>
                <w:sz w:val="18"/>
                <w:szCs w:val="18"/>
              </w:rPr>
            </w:pPr>
            <w:r>
              <w:rPr>
                <w:rFonts w:ascii="Arial Narrow" w:hAnsi="Arial Narrow" w:cs="Calibri"/>
                <w:sz w:val="18"/>
                <w:szCs w:val="18"/>
              </w:rPr>
              <w:t>0-64</w:t>
            </w:r>
          </w:p>
        </w:tc>
        <w:tc>
          <w:tcPr>
            <w:tcW w:w="20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438C0" w:rsidRDefault="00113BCE" w:rsidP="00900FA7">
            <w:pPr>
              <w:spacing w:after="0"/>
              <w:rPr>
                <w:rFonts w:ascii="Arial Narrow" w:hAnsi="Arial Narrow" w:cs="Calibri"/>
                <w:sz w:val="18"/>
                <w:szCs w:val="18"/>
              </w:rPr>
            </w:pPr>
            <w:r>
              <w:rPr>
                <w:rFonts w:ascii="Arial Narrow" w:hAnsi="Arial Narrow" w:cs="Calibri"/>
                <w:sz w:val="18"/>
                <w:szCs w:val="18"/>
              </w:rPr>
              <w:t>Alpha and/or numeric and special characters</w:t>
            </w:r>
          </w:p>
        </w:tc>
        <w:tc>
          <w:tcPr>
            <w:tcW w:w="41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438C0" w:rsidRDefault="00113BCE" w:rsidP="00900FA7">
            <w:pPr>
              <w:spacing w:after="0"/>
              <w:rPr>
                <w:rFonts w:ascii="Arial Narrow" w:hAnsi="Arial Narrow" w:cs="Calibri"/>
                <w:sz w:val="18"/>
                <w:szCs w:val="18"/>
              </w:rPr>
            </w:pPr>
          </w:p>
        </w:tc>
      </w:tr>
      <w:tr w:rsidR="00113BCE" w:rsidRPr="001438C0" w:rsidTr="00900FA7">
        <w:tc>
          <w:tcPr>
            <w:tcW w:w="25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438C0" w:rsidRDefault="00113BCE" w:rsidP="00900FA7">
            <w:pPr>
              <w:spacing w:after="0"/>
              <w:rPr>
                <w:rFonts w:ascii="Arial Narrow" w:hAnsi="Arial Narrow" w:cs="Calibri"/>
                <w:sz w:val="18"/>
                <w:szCs w:val="18"/>
              </w:rPr>
            </w:pPr>
            <w:r>
              <w:rPr>
                <w:rFonts w:ascii="Arial Narrow" w:hAnsi="Arial Narrow" w:cs="Calibri"/>
                <w:sz w:val="18"/>
                <w:szCs w:val="18"/>
              </w:rPr>
              <w:t>Parameter Value 1</w:t>
            </w:r>
          </w:p>
        </w:tc>
        <w:tc>
          <w:tcPr>
            <w:tcW w:w="6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438C0" w:rsidRDefault="00113BCE" w:rsidP="00900FA7">
            <w:pPr>
              <w:spacing w:after="0"/>
              <w:jc w:val="center"/>
              <w:rPr>
                <w:rFonts w:ascii="Arial Narrow" w:hAnsi="Arial Narrow" w:cs="Calibri"/>
                <w:sz w:val="18"/>
                <w:szCs w:val="18"/>
              </w:rPr>
            </w:pPr>
            <w:r>
              <w:rPr>
                <w:rFonts w:ascii="Arial Narrow" w:hAnsi="Arial Narrow" w:cs="Calibri"/>
                <w:sz w:val="18"/>
                <w:szCs w:val="18"/>
              </w:rPr>
              <w:t>N</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438C0" w:rsidRDefault="00113BCE" w:rsidP="00900FA7">
            <w:pPr>
              <w:spacing w:after="0"/>
              <w:rPr>
                <w:rFonts w:ascii="Arial Narrow" w:hAnsi="Arial Narrow" w:cs="Calibri"/>
                <w:sz w:val="18"/>
                <w:szCs w:val="18"/>
              </w:rPr>
            </w:pPr>
            <w:r>
              <w:rPr>
                <w:rFonts w:ascii="Arial Narrow" w:hAnsi="Arial Narrow" w:cs="Calibri"/>
                <w:sz w:val="18"/>
                <w:szCs w:val="18"/>
              </w:rPr>
              <w:t>0-256</w:t>
            </w:r>
          </w:p>
        </w:tc>
        <w:tc>
          <w:tcPr>
            <w:tcW w:w="20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438C0" w:rsidRDefault="00113BCE" w:rsidP="00900FA7">
            <w:pPr>
              <w:spacing w:after="0"/>
              <w:rPr>
                <w:rFonts w:ascii="Arial Narrow" w:hAnsi="Arial Narrow" w:cs="Calibri"/>
                <w:sz w:val="18"/>
                <w:szCs w:val="18"/>
              </w:rPr>
            </w:pPr>
            <w:r>
              <w:rPr>
                <w:rFonts w:ascii="Arial Narrow" w:hAnsi="Arial Narrow" w:cs="Calibri"/>
                <w:sz w:val="18"/>
                <w:szCs w:val="18"/>
              </w:rPr>
              <w:t>Alpha and/or numeric and special characters</w:t>
            </w:r>
          </w:p>
        </w:tc>
        <w:tc>
          <w:tcPr>
            <w:tcW w:w="41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438C0" w:rsidRDefault="00113BCE" w:rsidP="00900FA7">
            <w:pPr>
              <w:spacing w:after="0"/>
              <w:rPr>
                <w:rFonts w:ascii="Arial Narrow" w:hAnsi="Arial Narrow" w:cs="Calibri"/>
                <w:sz w:val="18"/>
                <w:szCs w:val="18"/>
              </w:rPr>
            </w:pPr>
            <w:r>
              <w:rPr>
                <w:rFonts w:ascii="Arial Narrow" w:hAnsi="Arial Narrow" w:cs="Calibri"/>
                <w:sz w:val="18"/>
                <w:szCs w:val="18"/>
              </w:rPr>
              <w:t>Required if Parameter Name is present</w:t>
            </w:r>
          </w:p>
        </w:tc>
      </w:tr>
      <w:tr w:rsidR="00113BCE" w:rsidRPr="001438C0" w:rsidTr="00900FA7">
        <w:tc>
          <w:tcPr>
            <w:tcW w:w="25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438C0" w:rsidRDefault="00113BCE" w:rsidP="00900FA7">
            <w:pPr>
              <w:spacing w:after="0"/>
              <w:rPr>
                <w:rFonts w:ascii="Arial Narrow" w:hAnsi="Arial Narrow" w:cs="Calibri"/>
                <w:sz w:val="18"/>
                <w:szCs w:val="18"/>
              </w:rPr>
            </w:pPr>
            <w:r>
              <w:rPr>
                <w:rFonts w:ascii="Arial Narrow" w:hAnsi="Arial Narrow" w:cs="Calibri"/>
                <w:sz w:val="18"/>
                <w:szCs w:val="18"/>
              </w:rPr>
              <w:t>Parameter Name 2</w:t>
            </w:r>
          </w:p>
        </w:tc>
        <w:tc>
          <w:tcPr>
            <w:tcW w:w="6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438C0" w:rsidRDefault="00113BCE" w:rsidP="00900FA7">
            <w:pPr>
              <w:spacing w:after="0"/>
              <w:jc w:val="center"/>
              <w:rPr>
                <w:rFonts w:ascii="Arial Narrow" w:hAnsi="Arial Narrow" w:cs="Calibri"/>
                <w:sz w:val="18"/>
                <w:szCs w:val="18"/>
              </w:rPr>
            </w:pPr>
            <w:r>
              <w:rPr>
                <w:rFonts w:ascii="Arial Narrow" w:hAnsi="Arial Narrow" w:cs="Calibri"/>
                <w:sz w:val="18"/>
                <w:szCs w:val="18"/>
              </w:rPr>
              <w:t>N</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438C0" w:rsidRDefault="00113BCE" w:rsidP="00900FA7">
            <w:pPr>
              <w:spacing w:after="0"/>
              <w:rPr>
                <w:rFonts w:ascii="Arial Narrow" w:hAnsi="Arial Narrow" w:cs="Calibri"/>
                <w:sz w:val="18"/>
                <w:szCs w:val="18"/>
              </w:rPr>
            </w:pPr>
            <w:r>
              <w:rPr>
                <w:rFonts w:ascii="Arial Narrow" w:hAnsi="Arial Narrow" w:cs="Calibri"/>
                <w:sz w:val="18"/>
                <w:szCs w:val="18"/>
              </w:rPr>
              <w:t>0-64</w:t>
            </w:r>
          </w:p>
        </w:tc>
        <w:tc>
          <w:tcPr>
            <w:tcW w:w="20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438C0" w:rsidRDefault="00113BCE" w:rsidP="00900FA7">
            <w:pPr>
              <w:spacing w:after="0"/>
              <w:rPr>
                <w:rFonts w:ascii="Arial Narrow" w:hAnsi="Arial Narrow" w:cs="Calibri"/>
                <w:sz w:val="18"/>
                <w:szCs w:val="18"/>
              </w:rPr>
            </w:pPr>
            <w:r>
              <w:rPr>
                <w:rFonts w:ascii="Arial Narrow" w:hAnsi="Arial Narrow" w:cs="Calibri"/>
                <w:sz w:val="18"/>
                <w:szCs w:val="18"/>
              </w:rPr>
              <w:t>Alpha and/or numeric and special characters</w:t>
            </w:r>
          </w:p>
        </w:tc>
        <w:tc>
          <w:tcPr>
            <w:tcW w:w="41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438C0" w:rsidRDefault="00113BCE" w:rsidP="00900FA7">
            <w:pPr>
              <w:spacing w:after="0"/>
              <w:rPr>
                <w:rFonts w:ascii="Arial Narrow" w:hAnsi="Arial Narrow" w:cs="Calibri"/>
                <w:sz w:val="18"/>
                <w:szCs w:val="18"/>
              </w:rPr>
            </w:pPr>
          </w:p>
        </w:tc>
      </w:tr>
      <w:tr w:rsidR="00113BCE" w:rsidRPr="001438C0" w:rsidTr="00900FA7">
        <w:tc>
          <w:tcPr>
            <w:tcW w:w="25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438C0" w:rsidRDefault="00113BCE" w:rsidP="00900FA7">
            <w:pPr>
              <w:spacing w:after="0"/>
              <w:rPr>
                <w:rFonts w:ascii="Arial Narrow" w:hAnsi="Arial Narrow" w:cs="Calibri"/>
                <w:sz w:val="18"/>
                <w:szCs w:val="18"/>
              </w:rPr>
            </w:pPr>
            <w:r>
              <w:rPr>
                <w:rFonts w:ascii="Arial Narrow" w:hAnsi="Arial Narrow" w:cs="Calibri"/>
                <w:sz w:val="18"/>
                <w:szCs w:val="18"/>
              </w:rPr>
              <w:t>Parameter Value 2</w:t>
            </w:r>
          </w:p>
        </w:tc>
        <w:tc>
          <w:tcPr>
            <w:tcW w:w="6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438C0" w:rsidRDefault="00113BCE" w:rsidP="00900FA7">
            <w:pPr>
              <w:spacing w:after="0"/>
              <w:jc w:val="center"/>
              <w:rPr>
                <w:rFonts w:ascii="Arial Narrow" w:hAnsi="Arial Narrow" w:cs="Calibri"/>
                <w:sz w:val="18"/>
                <w:szCs w:val="18"/>
              </w:rPr>
            </w:pPr>
            <w:r>
              <w:rPr>
                <w:rFonts w:ascii="Arial Narrow" w:hAnsi="Arial Narrow" w:cs="Calibri"/>
                <w:sz w:val="18"/>
                <w:szCs w:val="18"/>
              </w:rPr>
              <w:t>N</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438C0" w:rsidRDefault="00113BCE" w:rsidP="00900FA7">
            <w:pPr>
              <w:spacing w:after="0"/>
              <w:rPr>
                <w:rFonts w:ascii="Arial Narrow" w:hAnsi="Arial Narrow" w:cs="Calibri"/>
                <w:sz w:val="18"/>
                <w:szCs w:val="18"/>
              </w:rPr>
            </w:pPr>
            <w:r>
              <w:rPr>
                <w:rFonts w:ascii="Arial Narrow" w:hAnsi="Arial Narrow" w:cs="Calibri"/>
                <w:sz w:val="18"/>
                <w:szCs w:val="18"/>
              </w:rPr>
              <w:t>0-256</w:t>
            </w:r>
          </w:p>
        </w:tc>
        <w:tc>
          <w:tcPr>
            <w:tcW w:w="20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438C0" w:rsidRDefault="00113BCE" w:rsidP="00900FA7">
            <w:pPr>
              <w:spacing w:after="0"/>
              <w:rPr>
                <w:rFonts w:ascii="Arial Narrow" w:hAnsi="Arial Narrow" w:cs="Calibri"/>
                <w:sz w:val="18"/>
                <w:szCs w:val="18"/>
              </w:rPr>
            </w:pPr>
            <w:r>
              <w:rPr>
                <w:rFonts w:ascii="Arial Narrow" w:hAnsi="Arial Narrow" w:cs="Calibri"/>
                <w:sz w:val="18"/>
                <w:szCs w:val="18"/>
              </w:rPr>
              <w:t>Alpha and/or numeric and special characters</w:t>
            </w:r>
          </w:p>
        </w:tc>
        <w:tc>
          <w:tcPr>
            <w:tcW w:w="41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438C0" w:rsidRDefault="00113BCE" w:rsidP="00900FA7">
            <w:pPr>
              <w:spacing w:after="0"/>
              <w:rPr>
                <w:rFonts w:ascii="Arial Narrow" w:hAnsi="Arial Narrow" w:cs="Calibri"/>
                <w:sz w:val="18"/>
                <w:szCs w:val="18"/>
              </w:rPr>
            </w:pPr>
            <w:r>
              <w:rPr>
                <w:rFonts w:ascii="Arial Narrow" w:hAnsi="Arial Narrow" w:cs="Calibri"/>
                <w:sz w:val="18"/>
                <w:szCs w:val="18"/>
              </w:rPr>
              <w:t>Required if Parameter Name is present</w:t>
            </w:r>
          </w:p>
        </w:tc>
      </w:tr>
      <w:tr w:rsidR="00113BCE" w:rsidRPr="001438C0" w:rsidTr="00900FA7">
        <w:tc>
          <w:tcPr>
            <w:tcW w:w="25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438C0" w:rsidRDefault="00113BCE" w:rsidP="00900FA7">
            <w:pPr>
              <w:spacing w:after="0"/>
              <w:rPr>
                <w:rFonts w:ascii="Arial Narrow" w:hAnsi="Arial Narrow" w:cs="Calibri"/>
                <w:sz w:val="18"/>
                <w:szCs w:val="18"/>
              </w:rPr>
            </w:pPr>
            <w:r>
              <w:rPr>
                <w:rFonts w:ascii="Arial Narrow" w:hAnsi="Arial Narrow" w:cs="Calibri"/>
                <w:sz w:val="18"/>
                <w:szCs w:val="18"/>
              </w:rPr>
              <w:lastRenderedPageBreak/>
              <w:t xml:space="preserve">Parameter Name 3 </w:t>
            </w:r>
          </w:p>
        </w:tc>
        <w:tc>
          <w:tcPr>
            <w:tcW w:w="6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438C0" w:rsidRDefault="00113BCE" w:rsidP="00900FA7">
            <w:pPr>
              <w:spacing w:after="0"/>
              <w:jc w:val="center"/>
              <w:rPr>
                <w:rFonts w:ascii="Arial Narrow" w:hAnsi="Arial Narrow" w:cs="Calibri"/>
                <w:sz w:val="18"/>
                <w:szCs w:val="18"/>
              </w:rPr>
            </w:pPr>
            <w:r>
              <w:rPr>
                <w:rFonts w:ascii="Arial Narrow" w:hAnsi="Arial Narrow" w:cs="Calibri"/>
                <w:sz w:val="18"/>
                <w:szCs w:val="18"/>
              </w:rPr>
              <w:t>N</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438C0" w:rsidRDefault="00113BCE" w:rsidP="00900FA7">
            <w:pPr>
              <w:spacing w:after="0"/>
              <w:rPr>
                <w:rFonts w:ascii="Arial Narrow" w:hAnsi="Arial Narrow" w:cs="Calibri"/>
                <w:sz w:val="18"/>
                <w:szCs w:val="18"/>
              </w:rPr>
            </w:pPr>
            <w:r>
              <w:rPr>
                <w:rFonts w:ascii="Arial Narrow" w:hAnsi="Arial Narrow" w:cs="Calibri"/>
                <w:sz w:val="18"/>
                <w:szCs w:val="18"/>
              </w:rPr>
              <w:t>0-64</w:t>
            </w:r>
          </w:p>
        </w:tc>
        <w:tc>
          <w:tcPr>
            <w:tcW w:w="20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438C0" w:rsidRDefault="00113BCE" w:rsidP="00900FA7">
            <w:pPr>
              <w:spacing w:after="0"/>
              <w:rPr>
                <w:rFonts w:ascii="Arial Narrow" w:hAnsi="Arial Narrow" w:cs="Calibri"/>
                <w:sz w:val="18"/>
                <w:szCs w:val="18"/>
              </w:rPr>
            </w:pPr>
            <w:r>
              <w:rPr>
                <w:rFonts w:ascii="Arial Narrow" w:hAnsi="Arial Narrow" w:cs="Calibri"/>
                <w:sz w:val="18"/>
                <w:szCs w:val="18"/>
              </w:rPr>
              <w:t>Alpha and/or numeric and special characters</w:t>
            </w:r>
          </w:p>
        </w:tc>
        <w:tc>
          <w:tcPr>
            <w:tcW w:w="41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438C0" w:rsidRDefault="00113BCE" w:rsidP="00900FA7">
            <w:pPr>
              <w:spacing w:after="0"/>
              <w:rPr>
                <w:rFonts w:ascii="Arial Narrow" w:hAnsi="Arial Narrow" w:cs="Calibri"/>
                <w:sz w:val="18"/>
                <w:szCs w:val="18"/>
              </w:rPr>
            </w:pPr>
          </w:p>
        </w:tc>
      </w:tr>
      <w:tr w:rsidR="00113BCE" w:rsidRPr="001438C0" w:rsidTr="00900FA7">
        <w:tc>
          <w:tcPr>
            <w:tcW w:w="25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438C0" w:rsidRDefault="00113BCE" w:rsidP="00900FA7">
            <w:pPr>
              <w:spacing w:after="0"/>
              <w:rPr>
                <w:rFonts w:ascii="Arial Narrow" w:hAnsi="Arial Narrow" w:cs="Calibri"/>
                <w:sz w:val="18"/>
                <w:szCs w:val="18"/>
              </w:rPr>
            </w:pPr>
            <w:r>
              <w:rPr>
                <w:rFonts w:ascii="Arial Narrow" w:hAnsi="Arial Narrow" w:cs="Calibri"/>
                <w:sz w:val="18"/>
                <w:szCs w:val="18"/>
              </w:rPr>
              <w:t>Parameter Value 3</w:t>
            </w:r>
          </w:p>
        </w:tc>
        <w:tc>
          <w:tcPr>
            <w:tcW w:w="6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438C0" w:rsidRDefault="00113BCE" w:rsidP="00900FA7">
            <w:pPr>
              <w:spacing w:after="0"/>
              <w:jc w:val="center"/>
              <w:rPr>
                <w:rFonts w:ascii="Arial Narrow" w:hAnsi="Arial Narrow" w:cs="Calibri"/>
                <w:sz w:val="18"/>
                <w:szCs w:val="18"/>
              </w:rPr>
            </w:pPr>
            <w:r>
              <w:rPr>
                <w:rFonts w:ascii="Arial Narrow" w:hAnsi="Arial Narrow" w:cs="Calibri"/>
                <w:sz w:val="18"/>
                <w:szCs w:val="18"/>
              </w:rPr>
              <w:t>N</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438C0" w:rsidRDefault="00113BCE" w:rsidP="00900FA7">
            <w:pPr>
              <w:spacing w:after="0"/>
              <w:rPr>
                <w:rFonts w:ascii="Arial Narrow" w:hAnsi="Arial Narrow" w:cs="Calibri"/>
                <w:sz w:val="18"/>
                <w:szCs w:val="18"/>
              </w:rPr>
            </w:pPr>
            <w:r>
              <w:rPr>
                <w:rFonts w:ascii="Arial Narrow" w:hAnsi="Arial Narrow" w:cs="Calibri"/>
                <w:sz w:val="18"/>
                <w:szCs w:val="18"/>
              </w:rPr>
              <w:t>0-256</w:t>
            </w:r>
          </w:p>
        </w:tc>
        <w:tc>
          <w:tcPr>
            <w:tcW w:w="20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438C0" w:rsidRDefault="00113BCE" w:rsidP="00900FA7">
            <w:pPr>
              <w:spacing w:after="0"/>
              <w:rPr>
                <w:rFonts w:ascii="Arial Narrow" w:hAnsi="Arial Narrow" w:cs="Calibri"/>
                <w:sz w:val="18"/>
                <w:szCs w:val="18"/>
              </w:rPr>
            </w:pPr>
            <w:r>
              <w:rPr>
                <w:rFonts w:ascii="Arial Narrow" w:hAnsi="Arial Narrow" w:cs="Calibri"/>
                <w:sz w:val="18"/>
                <w:szCs w:val="18"/>
              </w:rPr>
              <w:t>Alpha and/or numeric and special characters</w:t>
            </w:r>
          </w:p>
        </w:tc>
        <w:tc>
          <w:tcPr>
            <w:tcW w:w="41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438C0" w:rsidRDefault="00113BCE" w:rsidP="00900FA7">
            <w:pPr>
              <w:spacing w:after="0"/>
              <w:rPr>
                <w:rFonts w:ascii="Arial Narrow" w:hAnsi="Arial Narrow" w:cs="Calibri"/>
                <w:sz w:val="18"/>
                <w:szCs w:val="18"/>
              </w:rPr>
            </w:pPr>
            <w:r>
              <w:rPr>
                <w:rFonts w:ascii="Arial Narrow" w:hAnsi="Arial Narrow" w:cs="Calibri"/>
                <w:sz w:val="18"/>
                <w:szCs w:val="18"/>
              </w:rPr>
              <w:t>Required if Parameter Name is present</w:t>
            </w:r>
          </w:p>
        </w:tc>
      </w:tr>
      <w:tr w:rsidR="00113BCE" w:rsidRPr="001438C0" w:rsidTr="00900FA7">
        <w:tc>
          <w:tcPr>
            <w:tcW w:w="25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438C0" w:rsidRDefault="00113BCE" w:rsidP="00900FA7">
            <w:pPr>
              <w:spacing w:after="0"/>
              <w:rPr>
                <w:rFonts w:ascii="Arial Narrow" w:hAnsi="Arial Narrow" w:cs="Calibri"/>
                <w:sz w:val="18"/>
                <w:szCs w:val="18"/>
              </w:rPr>
            </w:pPr>
            <w:r>
              <w:rPr>
                <w:rFonts w:ascii="Arial Narrow" w:hAnsi="Arial Narrow" w:cs="Calibri"/>
                <w:sz w:val="18"/>
                <w:szCs w:val="18"/>
              </w:rPr>
              <w:t>Parameter Name 4</w:t>
            </w:r>
          </w:p>
        </w:tc>
        <w:tc>
          <w:tcPr>
            <w:tcW w:w="6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438C0" w:rsidRDefault="00113BCE" w:rsidP="00900FA7">
            <w:pPr>
              <w:spacing w:after="0"/>
              <w:jc w:val="center"/>
              <w:rPr>
                <w:rFonts w:ascii="Arial Narrow" w:hAnsi="Arial Narrow" w:cs="Calibri"/>
                <w:sz w:val="18"/>
                <w:szCs w:val="18"/>
              </w:rPr>
            </w:pPr>
            <w:r>
              <w:rPr>
                <w:rFonts w:ascii="Arial Narrow" w:hAnsi="Arial Narrow" w:cs="Calibri"/>
                <w:sz w:val="18"/>
                <w:szCs w:val="18"/>
              </w:rPr>
              <w:t>N</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438C0" w:rsidRDefault="00113BCE" w:rsidP="00900FA7">
            <w:pPr>
              <w:spacing w:after="0"/>
              <w:rPr>
                <w:rFonts w:ascii="Arial Narrow" w:hAnsi="Arial Narrow" w:cs="Calibri"/>
                <w:sz w:val="18"/>
                <w:szCs w:val="18"/>
              </w:rPr>
            </w:pPr>
            <w:r>
              <w:rPr>
                <w:rFonts w:ascii="Arial Narrow" w:hAnsi="Arial Narrow" w:cs="Calibri"/>
                <w:sz w:val="18"/>
                <w:szCs w:val="18"/>
              </w:rPr>
              <w:t>0-64</w:t>
            </w:r>
          </w:p>
        </w:tc>
        <w:tc>
          <w:tcPr>
            <w:tcW w:w="20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438C0" w:rsidRDefault="00113BCE" w:rsidP="00900FA7">
            <w:pPr>
              <w:spacing w:after="0"/>
              <w:rPr>
                <w:rFonts w:ascii="Arial Narrow" w:hAnsi="Arial Narrow" w:cs="Calibri"/>
                <w:sz w:val="18"/>
                <w:szCs w:val="18"/>
              </w:rPr>
            </w:pPr>
            <w:r>
              <w:rPr>
                <w:rFonts w:ascii="Arial Narrow" w:hAnsi="Arial Narrow" w:cs="Calibri"/>
                <w:sz w:val="18"/>
                <w:szCs w:val="18"/>
              </w:rPr>
              <w:t>Alpha and/or numeric and special characters</w:t>
            </w:r>
          </w:p>
        </w:tc>
        <w:tc>
          <w:tcPr>
            <w:tcW w:w="41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438C0" w:rsidRDefault="00113BCE" w:rsidP="00900FA7">
            <w:pPr>
              <w:spacing w:after="0"/>
              <w:rPr>
                <w:rFonts w:ascii="Arial Narrow" w:hAnsi="Arial Narrow" w:cs="Calibri"/>
                <w:sz w:val="18"/>
                <w:szCs w:val="18"/>
              </w:rPr>
            </w:pPr>
          </w:p>
        </w:tc>
      </w:tr>
      <w:tr w:rsidR="00113BCE" w:rsidRPr="001438C0" w:rsidTr="00900FA7">
        <w:tc>
          <w:tcPr>
            <w:tcW w:w="25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438C0" w:rsidRDefault="00113BCE" w:rsidP="00900FA7">
            <w:pPr>
              <w:spacing w:after="0"/>
              <w:rPr>
                <w:rFonts w:ascii="Arial Narrow" w:hAnsi="Arial Narrow" w:cs="Calibri"/>
                <w:sz w:val="18"/>
                <w:szCs w:val="18"/>
              </w:rPr>
            </w:pPr>
            <w:r>
              <w:rPr>
                <w:rFonts w:ascii="Arial Narrow" w:hAnsi="Arial Narrow" w:cs="Calibri"/>
                <w:sz w:val="18"/>
                <w:szCs w:val="18"/>
              </w:rPr>
              <w:t>Parameter Value 4</w:t>
            </w:r>
          </w:p>
        </w:tc>
        <w:tc>
          <w:tcPr>
            <w:tcW w:w="6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438C0" w:rsidRDefault="00113BCE" w:rsidP="00900FA7">
            <w:pPr>
              <w:spacing w:after="0"/>
              <w:jc w:val="center"/>
              <w:rPr>
                <w:rFonts w:ascii="Arial Narrow" w:hAnsi="Arial Narrow" w:cs="Calibri"/>
                <w:sz w:val="18"/>
                <w:szCs w:val="18"/>
              </w:rPr>
            </w:pPr>
            <w:r>
              <w:rPr>
                <w:rFonts w:ascii="Arial Narrow" w:hAnsi="Arial Narrow" w:cs="Calibri"/>
                <w:sz w:val="18"/>
                <w:szCs w:val="18"/>
              </w:rPr>
              <w:t>N</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438C0" w:rsidRDefault="00113BCE" w:rsidP="00900FA7">
            <w:pPr>
              <w:spacing w:after="0"/>
              <w:rPr>
                <w:rFonts w:ascii="Arial Narrow" w:hAnsi="Arial Narrow" w:cs="Calibri"/>
                <w:sz w:val="18"/>
                <w:szCs w:val="18"/>
              </w:rPr>
            </w:pPr>
            <w:r>
              <w:rPr>
                <w:rFonts w:ascii="Arial Narrow" w:hAnsi="Arial Narrow" w:cs="Calibri"/>
                <w:sz w:val="18"/>
                <w:szCs w:val="18"/>
              </w:rPr>
              <w:t>0-256</w:t>
            </w:r>
          </w:p>
        </w:tc>
        <w:tc>
          <w:tcPr>
            <w:tcW w:w="20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438C0" w:rsidRDefault="00113BCE" w:rsidP="00900FA7">
            <w:pPr>
              <w:spacing w:after="0"/>
              <w:rPr>
                <w:rFonts w:ascii="Arial Narrow" w:hAnsi="Arial Narrow" w:cs="Calibri"/>
                <w:sz w:val="18"/>
                <w:szCs w:val="18"/>
              </w:rPr>
            </w:pPr>
            <w:r>
              <w:rPr>
                <w:rFonts w:ascii="Arial Narrow" w:hAnsi="Arial Narrow" w:cs="Calibri"/>
                <w:sz w:val="18"/>
                <w:szCs w:val="18"/>
              </w:rPr>
              <w:t>Alpha and/or numeric and special characters</w:t>
            </w:r>
          </w:p>
        </w:tc>
        <w:tc>
          <w:tcPr>
            <w:tcW w:w="41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438C0" w:rsidRDefault="00113BCE" w:rsidP="00900FA7">
            <w:pPr>
              <w:spacing w:after="0"/>
              <w:rPr>
                <w:rFonts w:ascii="Arial Narrow" w:hAnsi="Arial Narrow" w:cs="Calibri"/>
                <w:sz w:val="18"/>
                <w:szCs w:val="18"/>
              </w:rPr>
            </w:pPr>
            <w:r>
              <w:rPr>
                <w:rFonts w:ascii="Arial Narrow" w:hAnsi="Arial Narrow" w:cs="Calibri"/>
                <w:sz w:val="18"/>
                <w:szCs w:val="18"/>
              </w:rPr>
              <w:t>Required if Parameter Name is present</w:t>
            </w:r>
          </w:p>
        </w:tc>
      </w:tr>
      <w:tr w:rsidR="00113BCE" w:rsidRPr="001438C0" w:rsidTr="00900FA7">
        <w:tc>
          <w:tcPr>
            <w:tcW w:w="25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Default="00113BCE" w:rsidP="00900FA7">
            <w:pPr>
              <w:spacing w:after="0"/>
              <w:rPr>
                <w:rFonts w:ascii="Arial Narrow" w:hAnsi="Arial Narrow" w:cs="Calibri"/>
                <w:sz w:val="18"/>
                <w:szCs w:val="18"/>
              </w:rPr>
            </w:pPr>
            <w:r>
              <w:rPr>
                <w:rFonts w:ascii="Arial Narrow" w:hAnsi="Arial Narrow" w:cs="Calibri"/>
                <w:sz w:val="18"/>
                <w:szCs w:val="18"/>
              </w:rPr>
              <w:t>Parameter Name 5</w:t>
            </w:r>
          </w:p>
        </w:tc>
        <w:tc>
          <w:tcPr>
            <w:tcW w:w="6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438C0" w:rsidRDefault="00113BCE" w:rsidP="00900FA7">
            <w:pPr>
              <w:spacing w:after="0"/>
              <w:jc w:val="center"/>
              <w:rPr>
                <w:rFonts w:ascii="Arial Narrow" w:hAnsi="Arial Narrow" w:cs="Calibri"/>
                <w:sz w:val="18"/>
                <w:szCs w:val="18"/>
              </w:rPr>
            </w:pPr>
            <w:r>
              <w:rPr>
                <w:rFonts w:ascii="Arial Narrow" w:hAnsi="Arial Narrow" w:cs="Calibri"/>
                <w:sz w:val="18"/>
                <w:szCs w:val="18"/>
              </w:rPr>
              <w:t>N</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438C0" w:rsidRDefault="00113BCE" w:rsidP="00900FA7">
            <w:pPr>
              <w:spacing w:after="0"/>
              <w:rPr>
                <w:rFonts w:ascii="Arial Narrow" w:hAnsi="Arial Narrow" w:cs="Calibri"/>
                <w:sz w:val="18"/>
                <w:szCs w:val="18"/>
              </w:rPr>
            </w:pPr>
            <w:r>
              <w:rPr>
                <w:rFonts w:ascii="Arial Narrow" w:hAnsi="Arial Narrow" w:cs="Calibri"/>
                <w:sz w:val="18"/>
                <w:szCs w:val="18"/>
              </w:rPr>
              <w:t>0-64</w:t>
            </w:r>
          </w:p>
        </w:tc>
        <w:tc>
          <w:tcPr>
            <w:tcW w:w="20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438C0" w:rsidRDefault="00113BCE" w:rsidP="00900FA7">
            <w:pPr>
              <w:spacing w:after="0"/>
              <w:rPr>
                <w:rFonts w:ascii="Arial Narrow" w:hAnsi="Arial Narrow" w:cs="Calibri"/>
                <w:sz w:val="18"/>
                <w:szCs w:val="18"/>
              </w:rPr>
            </w:pPr>
            <w:r>
              <w:rPr>
                <w:rFonts w:ascii="Arial Narrow" w:hAnsi="Arial Narrow" w:cs="Calibri"/>
                <w:sz w:val="18"/>
                <w:szCs w:val="18"/>
              </w:rPr>
              <w:t>Alpha and/or numeric and special characters</w:t>
            </w:r>
          </w:p>
        </w:tc>
        <w:tc>
          <w:tcPr>
            <w:tcW w:w="41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438C0" w:rsidRDefault="00113BCE" w:rsidP="00900FA7">
            <w:pPr>
              <w:spacing w:after="0"/>
              <w:rPr>
                <w:rFonts w:ascii="Arial Narrow" w:hAnsi="Arial Narrow" w:cs="Calibri"/>
                <w:sz w:val="18"/>
                <w:szCs w:val="18"/>
              </w:rPr>
            </w:pPr>
          </w:p>
        </w:tc>
      </w:tr>
      <w:tr w:rsidR="00113BCE" w:rsidRPr="001438C0" w:rsidTr="00900FA7">
        <w:tc>
          <w:tcPr>
            <w:tcW w:w="25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Default="00113BCE" w:rsidP="00900FA7">
            <w:pPr>
              <w:spacing w:after="0"/>
              <w:rPr>
                <w:rFonts w:ascii="Arial Narrow" w:hAnsi="Arial Narrow" w:cs="Calibri"/>
                <w:sz w:val="18"/>
                <w:szCs w:val="18"/>
              </w:rPr>
            </w:pPr>
            <w:r>
              <w:rPr>
                <w:rFonts w:ascii="Arial Narrow" w:hAnsi="Arial Narrow" w:cs="Calibri"/>
                <w:sz w:val="18"/>
                <w:szCs w:val="18"/>
              </w:rPr>
              <w:t>Parameter Value 5</w:t>
            </w:r>
          </w:p>
        </w:tc>
        <w:tc>
          <w:tcPr>
            <w:tcW w:w="6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438C0" w:rsidRDefault="00113BCE" w:rsidP="00900FA7">
            <w:pPr>
              <w:spacing w:after="0"/>
              <w:jc w:val="center"/>
              <w:rPr>
                <w:rFonts w:ascii="Arial Narrow" w:hAnsi="Arial Narrow" w:cs="Calibri"/>
                <w:sz w:val="18"/>
                <w:szCs w:val="18"/>
              </w:rPr>
            </w:pPr>
            <w:r>
              <w:rPr>
                <w:rFonts w:ascii="Arial Narrow" w:hAnsi="Arial Narrow" w:cs="Calibri"/>
                <w:sz w:val="18"/>
                <w:szCs w:val="18"/>
              </w:rPr>
              <w:t>N</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438C0" w:rsidRDefault="00113BCE" w:rsidP="00900FA7">
            <w:pPr>
              <w:spacing w:after="0"/>
              <w:rPr>
                <w:rFonts w:ascii="Arial Narrow" w:hAnsi="Arial Narrow" w:cs="Calibri"/>
                <w:sz w:val="18"/>
                <w:szCs w:val="18"/>
              </w:rPr>
            </w:pPr>
            <w:r>
              <w:rPr>
                <w:rFonts w:ascii="Arial Narrow" w:hAnsi="Arial Narrow" w:cs="Calibri"/>
                <w:sz w:val="18"/>
                <w:szCs w:val="18"/>
              </w:rPr>
              <w:t>0-256</w:t>
            </w:r>
          </w:p>
        </w:tc>
        <w:tc>
          <w:tcPr>
            <w:tcW w:w="20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438C0" w:rsidRDefault="00113BCE" w:rsidP="00900FA7">
            <w:pPr>
              <w:spacing w:after="0"/>
              <w:rPr>
                <w:rFonts w:ascii="Arial Narrow" w:hAnsi="Arial Narrow" w:cs="Calibri"/>
                <w:sz w:val="18"/>
                <w:szCs w:val="18"/>
              </w:rPr>
            </w:pPr>
            <w:r>
              <w:rPr>
                <w:rFonts w:ascii="Arial Narrow" w:hAnsi="Arial Narrow" w:cs="Calibri"/>
                <w:sz w:val="18"/>
                <w:szCs w:val="18"/>
              </w:rPr>
              <w:t>Alpha and/or numeric and special characters</w:t>
            </w:r>
          </w:p>
        </w:tc>
        <w:tc>
          <w:tcPr>
            <w:tcW w:w="41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1438C0" w:rsidRDefault="00113BCE" w:rsidP="00900FA7">
            <w:pPr>
              <w:spacing w:after="0"/>
              <w:rPr>
                <w:rFonts w:ascii="Arial Narrow" w:hAnsi="Arial Narrow" w:cs="Calibri"/>
                <w:sz w:val="18"/>
                <w:szCs w:val="18"/>
              </w:rPr>
            </w:pPr>
            <w:r>
              <w:rPr>
                <w:rFonts w:ascii="Arial Narrow" w:hAnsi="Arial Narrow" w:cs="Calibri"/>
                <w:sz w:val="18"/>
                <w:szCs w:val="18"/>
              </w:rPr>
              <w:t>Required if Parameter Name is present</w:t>
            </w:r>
          </w:p>
        </w:tc>
      </w:tr>
      <w:tr w:rsidR="00113BCE" w:rsidRPr="007047D7" w:rsidTr="00900FA7">
        <w:tc>
          <w:tcPr>
            <w:tcW w:w="25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Default="00113BCE" w:rsidP="00900FA7">
            <w:pPr>
              <w:spacing w:after="0"/>
              <w:rPr>
                <w:rFonts w:ascii="Arial Narrow" w:hAnsi="Arial Narrow" w:cs="Calibri"/>
                <w:b/>
                <w:bCs/>
                <w:sz w:val="18"/>
                <w:szCs w:val="18"/>
              </w:rPr>
            </w:pPr>
          </w:p>
        </w:tc>
        <w:tc>
          <w:tcPr>
            <w:tcW w:w="6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7047D7" w:rsidRDefault="00113BCE" w:rsidP="00900FA7">
            <w:pPr>
              <w:spacing w:after="0"/>
              <w:jc w:val="center"/>
              <w:rPr>
                <w:rFonts w:ascii="Arial Narrow" w:hAnsi="Arial Narrow" w:cs="Calibri"/>
                <w:sz w:val="18"/>
                <w:szCs w:val="18"/>
              </w:rPr>
            </w:pP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7047D7" w:rsidRDefault="00113BCE" w:rsidP="00900FA7">
            <w:pPr>
              <w:spacing w:after="0"/>
              <w:rPr>
                <w:rFonts w:ascii="Arial Narrow" w:hAnsi="Arial Narrow" w:cs="Calibri"/>
                <w:sz w:val="18"/>
                <w:szCs w:val="18"/>
              </w:rPr>
            </w:pPr>
          </w:p>
        </w:tc>
        <w:tc>
          <w:tcPr>
            <w:tcW w:w="20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7047D7" w:rsidRDefault="00113BCE" w:rsidP="00900FA7">
            <w:pPr>
              <w:spacing w:after="0"/>
              <w:rPr>
                <w:rFonts w:ascii="Arial Narrow" w:hAnsi="Arial Narrow" w:cs="Calibri"/>
                <w:sz w:val="18"/>
                <w:szCs w:val="18"/>
              </w:rPr>
            </w:pPr>
          </w:p>
        </w:tc>
        <w:tc>
          <w:tcPr>
            <w:tcW w:w="41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7047D7" w:rsidRDefault="00113BCE" w:rsidP="00900FA7">
            <w:pPr>
              <w:spacing w:after="0"/>
              <w:rPr>
                <w:rFonts w:ascii="Arial Narrow" w:hAnsi="Arial Narrow" w:cs="Calibri"/>
                <w:sz w:val="18"/>
                <w:szCs w:val="18"/>
              </w:rPr>
            </w:pPr>
          </w:p>
        </w:tc>
      </w:tr>
      <w:tr w:rsidR="00113BCE" w:rsidRPr="007047D7" w:rsidTr="00900FA7">
        <w:tc>
          <w:tcPr>
            <w:tcW w:w="25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113BCE" w:rsidRPr="007047D7" w:rsidRDefault="00113BCE" w:rsidP="00900FA7">
            <w:pPr>
              <w:spacing w:after="0"/>
              <w:rPr>
                <w:rFonts w:ascii="Arial Narrow" w:hAnsi="Arial Narrow" w:cs="Calibri"/>
                <w:sz w:val="18"/>
                <w:szCs w:val="18"/>
              </w:rPr>
            </w:pPr>
            <w:r>
              <w:rPr>
                <w:rFonts w:ascii="Arial Narrow" w:hAnsi="Arial Narrow" w:cs="Calibri"/>
                <w:b/>
                <w:bCs/>
                <w:sz w:val="18"/>
                <w:szCs w:val="18"/>
              </w:rPr>
              <w:t>Transaction</w:t>
            </w:r>
            <w:r w:rsidRPr="007047D7">
              <w:rPr>
                <w:rFonts w:ascii="Arial Narrow" w:hAnsi="Arial Narrow" w:cs="Calibri"/>
                <w:b/>
                <w:bCs/>
                <w:sz w:val="18"/>
                <w:szCs w:val="18"/>
              </w:rPr>
              <w:t xml:space="preserve"> Summary:</w:t>
            </w:r>
          </w:p>
        </w:tc>
        <w:tc>
          <w:tcPr>
            <w:tcW w:w="6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113BCE" w:rsidRPr="007047D7" w:rsidRDefault="00113BCE" w:rsidP="00900FA7">
            <w:pPr>
              <w:spacing w:after="0"/>
              <w:jc w:val="center"/>
              <w:rPr>
                <w:rFonts w:ascii="Arial Narrow" w:hAnsi="Arial Narrow" w:cs="Calibri"/>
                <w:sz w:val="18"/>
                <w:szCs w:val="18"/>
              </w:rPr>
            </w:pP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113BCE" w:rsidRPr="007047D7" w:rsidRDefault="00113BCE" w:rsidP="00900FA7">
            <w:pPr>
              <w:spacing w:after="0"/>
              <w:rPr>
                <w:rFonts w:ascii="Arial Narrow" w:hAnsi="Arial Narrow" w:cs="Calibri"/>
                <w:sz w:val="18"/>
                <w:szCs w:val="18"/>
              </w:rPr>
            </w:pPr>
            <w:r w:rsidRPr="007047D7">
              <w:rPr>
                <w:rFonts w:ascii="Arial Narrow" w:hAnsi="Arial Narrow" w:cs="Calibri"/>
                <w:sz w:val="18"/>
                <w:szCs w:val="18"/>
              </w:rPr>
              <w:t> </w:t>
            </w:r>
          </w:p>
        </w:tc>
        <w:tc>
          <w:tcPr>
            <w:tcW w:w="20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113BCE" w:rsidRPr="007047D7" w:rsidRDefault="00113BCE" w:rsidP="00900FA7">
            <w:pPr>
              <w:spacing w:after="0"/>
              <w:rPr>
                <w:rFonts w:ascii="Arial Narrow" w:hAnsi="Arial Narrow" w:cs="Calibri"/>
                <w:sz w:val="18"/>
                <w:szCs w:val="18"/>
              </w:rPr>
            </w:pPr>
            <w:r w:rsidRPr="007047D7">
              <w:rPr>
                <w:rFonts w:ascii="Arial Narrow" w:hAnsi="Arial Narrow" w:cs="Calibri"/>
                <w:sz w:val="18"/>
                <w:szCs w:val="18"/>
              </w:rPr>
              <w:t> </w:t>
            </w:r>
          </w:p>
        </w:tc>
        <w:tc>
          <w:tcPr>
            <w:tcW w:w="41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113BCE" w:rsidRPr="007047D7" w:rsidRDefault="00113BCE" w:rsidP="00900FA7">
            <w:pPr>
              <w:spacing w:after="0"/>
              <w:rPr>
                <w:rFonts w:ascii="Arial Narrow" w:hAnsi="Arial Narrow" w:cs="Calibri"/>
                <w:sz w:val="18"/>
                <w:szCs w:val="18"/>
              </w:rPr>
            </w:pPr>
            <w:r w:rsidRPr="007047D7">
              <w:rPr>
                <w:rFonts w:ascii="Arial Narrow" w:hAnsi="Arial Narrow" w:cs="Calibri"/>
                <w:sz w:val="18"/>
                <w:szCs w:val="18"/>
              </w:rPr>
              <w:t> </w:t>
            </w:r>
          </w:p>
        </w:tc>
      </w:tr>
      <w:tr w:rsidR="00113BCE" w:rsidRPr="007047D7" w:rsidTr="00900FA7">
        <w:tc>
          <w:tcPr>
            <w:tcW w:w="25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7047D7" w:rsidRDefault="00113BCE" w:rsidP="00900FA7">
            <w:pPr>
              <w:spacing w:after="0"/>
              <w:rPr>
                <w:rFonts w:ascii="Arial Narrow" w:hAnsi="Arial Narrow" w:cs="Calibri"/>
                <w:sz w:val="18"/>
                <w:szCs w:val="18"/>
              </w:rPr>
            </w:pPr>
            <w:r>
              <w:rPr>
                <w:rFonts w:ascii="Arial Narrow" w:hAnsi="Arial Narrow" w:cs="Calibri"/>
                <w:sz w:val="18"/>
                <w:szCs w:val="18"/>
              </w:rPr>
              <w:t>Record Type</w:t>
            </w:r>
          </w:p>
        </w:tc>
        <w:tc>
          <w:tcPr>
            <w:tcW w:w="6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7047D7" w:rsidRDefault="00113BCE" w:rsidP="00900FA7">
            <w:pPr>
              <w:spacing w:after="0"/>
              <w:jc w:val="center"/>
              <w:rPr>
                <w:rFonts w:ascii="Arial Narrow" w:hAnsi="Arial Narrow" w:cs="Calibri"/>
                <w:sz w:val="18"/>
                <w:szCs w:val="18"/>
              </w:rPr>
            </w:pPr>
            <w:r>
              <w:rPr>
                <w:rFonts w:ascii="Arial Narrow" w:hAnsi="Arial Narrow" w:cs="Calibri"/>
                <w:sz w:val="18"/>
                <w:szCs w:val="18"/>
              </w:rPr>
              <w:t>Y</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7047D7" w:rsidRDefault="00113BCE" w:rsidP="00900FA7">
            <w:pPr>
              <w:spacing w:after="0"/>
              <w:rPr>
                <w:rFonts w:ascii="Arial Narrow" w:hAnsi="Arial Narrow" w:cs="Calibri"/>
                <w:sz w:val="18"/>
                <w:szCs w:val="18"/>
              </w:rPr>
            </w:pPr>
          </w:p>
        </w:tc>
        <w:tc>
          <w:tcPr>
            <w:tcW w:w="20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7047D7" w:rsidRDefault="00113BCE" w:rsidP="00900FA7">
            <w:pPr>
              <w:spacing w:after="0"/>
              <w:rPr>
                <w:rFonts w:ascii="Arial Narrow" w:hAnsi="Arial Narrow" w:cs="Calibri"/>
                <w:sz w:val="18"/>
                <w:szCs w:val="18"/>
              </w:rPr>
            </w:pPr>
            <w:r>
              <w:rPr>
                <w:rFonts w:ascii="Arial Narrow" w:hAnsi="Arial Narrow" w:cs="Calibri"/>
                <w:sz w:val="18"/>
                <w:szCs w:val="18"/>
              </w:rPr>
              <w:t>“Trailer”</w:t>
            </w:r>
          </w:p>
        </w:tc>
        <w:tc>
          <w:tcPr>
            <w:tcW w:w="41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113BCE" w:rsidRPr="007047D7" w:rsidRDefault="00113BCE" w:rsidP="00900FA7">
            <w:pPr>
              <w:spacing w:after="0"/>
              <w:rPr>
                <w:rFonts w:ascii="Arial Narrow" w:hAnsi="Arial Narrow" w:cs="Calibri"/>
                <w:sz w:val="18"/>
                <w:szCs w:val="18"/>
              </w:rPr>
            </w:pPr>
            <w:r>
              <w:rPr>
                <w:rFonts w:ascii="Arial Narrow" w:hAnsi="Arial Narrow" w:cs="Calibri"/>
                <w:sz w:val="18"/>
                <w:szCs w:val="18"/>
              </w:rPr>
              <w:t>Indicates this record contains trailer information</w:t>
            </w:r>
          </w:p>
        </w:tc>
      </w:tr>
      <w:tr w:rsidR="00113BCE" w:rsidRPr="007047D7" w:rsidTr="00900FA7">
        <w:tc>
          <w:tcPr>
            <w:tcW w:w="25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113BCE" w:rsidRPr="007047D7" w:rsidRDefault="00113BCE" w:rsidP="00900FA7">
            <w:pPr>
              <w:spacing w:after="0"/>
              <w:rPr>
                <w:rFonts w:ascii="Arial Narrow" w:hAnsi="Arial Narrow" w:cs="Calibri"/>
                <w:sz w:val="18"/>
                <w:szCs w:val="18"/>
              </w:rPr>
            </w:pPr>
            <w:r w:rsidRPr="007047D7">
              <w:rPr>
                <w:rFonts w:ascii="Arial Narrow" w:hAnsi="Arial Narrow" w:cs="Calibri"/>
                <w:sz w:val="18"/>
                <w:szCs w:val="18"/>
              </w:rPr>
              <w:t>Total Payment Records</w:t>
            </w:r>
          </w:p>
        </w:tc>
        <w:tc>
          <w:tcPr>
            <w:tcW w:w="6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113BCE" w:rsidRPr="007047D7" w:rsidRDefault="00113BCE" w:rsidP="00900FA7">
            <w:pPr>
              <w:spacing w:after="0"/>
              <w:jc w:val="center"/>
              <w:rPr>
                <w:rFonts w:ascii="Arial Narrow" w:hAnsi="Arial Narrow" w:cs="Calibri"/>
                <w:sz w:val="18"/>
                <w:szCs w:val="18"/>
              </w:rPr>
            </w:pPr>
            <w:r w:rsidRPr="007047D7">
              <w:rPr>
                <w:rFonts w:ascii="Arial Narrow" w:hAnsi="Arial Narrow" w:cs="Calibri"/>
                <w:sz w:val="18"/>
                <w:szCs w:val="18"/>
              </w:rPr>
              <w:t>Y</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113BCE" w:rsidRPr="007047D7" w:rsidRDefault="00113BCE" w:rsidP="00900FA7">
            <w:pPr>
              <w:spacing w:after="0"/>
              <w:rPr>
                <w:rFonts w:ascii="Arial Narrow" w:hAnsi="Arial Narrow" w:cs="Calibri"/>
                <w:sz w:val="18"/>
                <w:szCs w:val="18"/>
              </w:rPr>
            </w:pPr>
            <w:r w:rsidRPr="007047D7">
              <w:rPr>
                <w:rFonts w:ascii="Arial Narrow" w:hAnsi="Arial Narrow" w:cs="Calibri"/>
                <w:sz w:val="18"/>
                <w:szCs w:val="18"/>
              </w:rPr>
              <w:t> </w:t>
            </w:r>
          </w:p>
        </w:tc>
        <w:tc>
          <w:tcPr>
            <w:tcW w:w="20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113BCE" w:rsidRPr="007047D7" w:rsidRDefault="00113BCE" w:rsidP="00900FA7">
            <w:pPr>
              <w:spacing w:after="0"/>
              <w:rPr>
                <w:rFonts w:ascii="Arial Narrow" w:hAnsi="Arial Narrow" w:cs="Calibri"/>
                <w:sz w:val="18"/>
                <w:szCs w:val="18"/>
              </w:rPr>
            </w:pPr>
            <w:r w:rsidRPr="007047D7">
              <w:rPr>
                <w:rFonts w:ascii="Arial Narrow" w:hAnsi="Arial Narrow" w:cs="Calibri"/>
                <w:sz w:val="18"/>
                <w:szCs w:val="18"/>
              </w:rPr>
              <w:t>Numeric</w:t>
            </w:r>
          </w:p>
        </w:tc>
        <w:tc>
          <w:tcPr>
            <w:tcW w:w="41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113BCE" w:rsidRPr="007047D7" w:rsidRDefault="00113BCE" w:rsidP="00900FA7">
            <w:pPr>
              <w:spacing w:after="0"/>
              <w:rPr>
                <w:rFonts w:ascii="Arial Narrow" w:hAnsi="Arial Narrow" w:cs="Calibri"/>
                <w:sz w:val="18"/>
                <w:szCs w:val="18"/>
              </w:rPr>
            </w:pPr>
            <w:r w:rsidRPr="007047D7">
              <w:rPr>
                <w:rFonts w:ascii="Arial Narrow" w:hAnsi="Arial Narrow" w:cs="Calibri"/>
                <w:sz w:val="18"/>
                <w:szCs w:val="18"/>
              </w:rPr>
              <w:t xml:space="preserve">Number of payment records </w:t>
            </w:r>
            <w:r>
              <w:rPr>
                <w:rFonts w:ascii="Arial Narrow" w:hAnsi="Arial Narrow" w:cs="Calibri"/>
                <w:sz w:val="18"/>
                <w:szCs w:val="18"/>
              </w:rPr>
              <w:t>contained</w:t>
            </w:r>
            <w:r w:rsidRPr="007047D7">
              <w:rPr>
                <w:rFonts w:ascii="Arial Narrow" w:hAnsi="Arial Narrow" w:cs="Calibri"/>
                <w:sz w:val="18"/>
                <w:szCs w:val="18"/>
              </w:rPr>
              <w:t xml:space="preserve"> in file</w:t>
            </w:r>
          </w:p>
        </w:tc>
      </w:tr>
    </w:tbl>
    <w:p w:rsidR="00113BCE" w:rsidRPr="00EC0B45" w:rsidRDefault="00113BCE" w:rsidP="00113BCE"/>
    <w:p w:rsidR="00113BCE" w:rsidRPr="00EC0B45" w:rsidRDefault="00113BCE" w:rsidP="00113BCE">
      <w:pPr>
        <w:pStyle w:val="Heading4"/>
      </w:pPr>
      <w:bookmarkStart w:id="132" w:name="_Toc528055893"/>
      <w:r w:rsidRPr="00EC0B45">
        <w:t>File Naming Convention</w:t>
      </w:r>
      <w:bookmarkEnd w:id="132"/>
    </w:p>
    <w:p w:rsidR="00113BCE" w:rsidRPr="00733B54" w:rsidRDefault="00113BCE" w:rsidP="00113BCE">
      <w:pPr>
        <w:rPr>
          <w:rFonts w:ascii="Tahoma" w:hAnsi="Tahoma" w:cs="Tahoma"/>
          <w:color w:val="FF0000"/>
        </w:rPr>
      </w:pPr>
      <w:r w:rsidRPr="00733B54">
        <w:rPr>
          <w:rFonts w:ascii="Tahoma" w:hAnsi="Tahoma" w:cs="Tahoma"/>
          <w:color w:val="FF0000"/>
        </w:rPr>
        <w:t>TBD</w:t>
      </w:r>
    </w:p>
    <w:p w:rsidR="00113BCE" w:rsidRDefault="00113BCE" w:rsidP="00EB0D30">
      <w:pPr>
        <w:pStyle w:val="BodyTextIndent2"/>
      </w:pPr>
    </w:p>
    <w:p w:rsidR="002369E8" w:rsidRPr="00EC0B45" w:rsidRDefault="00EB0D30" w:rsidP="00EB0D30">
      <w:pPr>
        <w:pStyle w:val="Heading1"/>
        <w:ind w:left="431" w:hanging="431"/>
      </w:pPr>
      <w:bookmarkStart w:id="133" w:name="_Toc528055894"/>
      <w:r>
        <w:lastRenderedPageBreak/>
        <w:t>Functional Requirements</w:t>
      </w:r>
      <w:bookmarkEnd w:id="133"/>
      <w:r>
        <w:t xml:space="preserve"> </w:t>
      </w:r>
    </w:p>
    <w:p w:rsidR="00BE3ADD" w:rsidRPr="00AF469F" w:rsidRDefault="00BE3ADD" w:rsidP="00BE3ADD">
      <w:r w:rsidRPr="00AF469F">
        <w:t xml:space="preserve">The following list of features and use cases list all </w:t>
      </w:r>
      <w:r>
        <w:t>the requirements that are</w:t>
      </w:r>
      <w:r w:rsidRPr="00AF469F">
        <w:t xml:space="preserve"> implemented and flows </w:t>
      </w:r>
      <w:r>
        <w:t xml:space="preserve">are supported. </w:t>
      </w:r>
    </w:p>
    <w:p w:rsidR="00BE3ADD" w:rsidRPr="00EC0B45" w:rsidRDefault="00932AF9" w:rsidP="00BE3ADD">
      <w:pPr>
        <w:pStyle w:val="Heading2"/>
      </w:pPr>
      <w:bookmarkStart w:id="134" w:name="_Toc528055895"/>
      <w:r>
        <w:t xml:space="preserve">FR-1 </w:t>
      </w:r>
      <w:r w:rsidR="00BE3ADD">
        <w:t>Client File Submission</w:t>
      </w:r>
      <w:bookmarkEnd w:id="134"/>
      <w:r w:rsidR="00BE3ADD">
        <w:t xml:space="preserve"> </w:t>
      </w:r>
    </w:p>
    <w:p w:rsidR="00FF2D1D" w:rsidRDefault="00BE3ADD" w:rsidP="00FF2D1D">
      <w:pPr>
        <w:pStyle w:val="BodyTextIndent2"/>
      </w:pPr>
      <w:r w:rsidRPr="00AF469F">
        <w:t xml:space="preserve">Clients will be able to submit </w:t>
      </w:r>
      <w:r>
        <w:t xml:space="preserve">payment </w:t>
      </w:r>
      <w:r w:rsidRPr="00AF469F">
        <w:t>data files in CSV format.</w:t>
      </w:r>
    </w:p>
    <w:p w:rsidR="0033477C" w:rsidRDefault="00BE3ADD" w:rsidP="0033477C">
      <w:pPr>
        <w:pStyle w:val="ListParagraph"/>
        <w:numPr>
          <w:ilvl w:val="0"/>
          <w:numId w:val="9"/>
        </w:numPr>
        <w:spacing w:line="240" w:lineRule="auto"/>
        <w:ind w:left="720"/>
        <w:contextualSpacing/>
        <w:rPr>
          <w:rFonts w:eastAsia="Times New Roman" w:cs="Times New Roman"/>
          <w:lang w:val="en-IE"/>
        </w:rPr>
      </w:pPr>
      <w:r w:rsidRPr="00C65D6D">
        <w:rPr>
          <w:rFonts w:eastAsia="Times New Roman" w:cs="Times New Roman"/>
          <w:lang w:val="en-IE"/>
        </w:rPr>
        <w:t>Payment File containing payee records along</w:t>
      </w:r>
      <w:r w:rsidR="0033477C">
        <w:rPr>
          <w:rFonts w:eastAsia="Times New Roman" w:cs="Times New Roman"/>
          <w:lang w:val="en-IE"/>
        </w:rPr>
        <w:t xml:space="preserve"> </w:t>
      </w:r>
      <w:r w:rsidRPr="00C65D6D">
        <w:rPr>
          <w:rFonts w:eastAsia="Times New Roman" w:cs="Times New Roman"/>
          <w:lang w:val="en-IE"/>
        </w:rPr>
        <w:t xml:space="preserve">with their payment details will be uploaded into IncedoPay via web upload feature of IncedoPay client portal. </w:t>
      </w:r>
    </w:p>
    <w:p w:rsidR="00BE3ADD" w:rsidRPr="0033477C" w:rsidRDefault="0033477C" w:rsidP="0033477C">
      <w:pPr>
        <w:pStyle w:val="ListParagraph"/>
        <w:numPr>
          <w:ilvl w:val="0"/>
          <w:numId w:val="9"/>
        </w:numPr>
        <w:spacing w:line="240" w:lineRule="auto"/>
        <w:ind w:left="720"/>
        <w:contextualSpacing/>
        <w:rPr>
          <w:rFonts w:eastAsia="Times New Roman" w:cs="Times New Roman"/>
          <w:lang w:val="en-IE"/>
        </w:rPr>
      </w:pPr>
      <w:r>
        <w:rPr>
          <w:rFonts w:eastAsia="Times New Roman" w:cs="Times New Roman"/>
          <w:lang w:val="en-IE"/>
        </w:rPr>
        <w:t>Once file uploaded by client,</w:t>
      </w:r>
      <w:r w:rsidRPr="0033477C">
        <w:rPr>
          <w:rFonts w:eastAsia="Times New Roman" w:cs="Times New Roman"/>
          <w:lang w:val="en-IE"/>
        </w:rPr>
        <w:t xml:space="preserve"> File</w:t>
      </w:r>
      <w:r>
        <w:rPr>
          <w:rFonts w:eastAsia="Times New Roman" w:cs="Times New Roman"/>
          <w:lang w:val="en-IE"/>
        </w:rPr>
        <w:t>s will be processed immediately. F</w:t>
      </w:r>
      <w:r w:rsidR="00BE3ADD" w:rsidRPr="0033477C">
        <w:rPr>
          <w:rFonts w:eastAsia="Times New Roman" w:cs="Times New Roman"/>
          <w:lang w:val="en-IE"/>
        </w:rPr>
        <w:t>ile</w:t>
      </w:r>
      <w:r w:rsidR="00662D95" w:rsidRPr="0033477C">
        <w:rPr>
          <w:rFonts w:eastAsia="Times New Roman" w:cs="Times New Roman"/>
          <w:lang w:val="en-IE"/>
        </w:rPr>
        <w:t xml:space="preserve"> structure</w:t>
      </w:r>
      <w:r w:rsidR="00BE3ADD" w:rsidRPr="0033477C">
        <w:rPr>
          <w:rFonts w:eastAsia="Times New Roman" w:cs="Times New Roman"/>
          <w:lang w:val="en-IE"/>
        </w:rPr>
        <w:t xml:space="preserve"> will be validated by IncedoPay and real time file status will be displayed to client. </w:t>
      </w:r>
    </w:p>
    <w:p w:rsidR="00BE3ADD" w:rsidRPr="00C65D6D" w:rsidRDefault="00BE3ADD" w:rsidP="004C09D8">
      <w:pPr>
        <w:pStyle w:val="ListParagraph"/>
        <w:numPr>
          <w:ilvl w:val="0"/>
          <w:numId w:val="9"/>
        </w:numPr>
        <w:spacing w:line="240" w:lineRule="auto"/>
        <w:ind w:left="720"/>
        <w:contextualSpacing/>
        <w:rPr>
          <w:rFonts w:eastAsia="Times New Roman" w:cs="Times New Roman"/>
          <w:lang w:val="en-IE"/>
        </w:rPr>
      </w:pPr>
      <w:r w:rsidRPr="00C65D6D">
        <w:rPr>
          <w:rFonts w:eastAsia="Times New Roman" w:cs="Times New Roman"/>
          <w:lang w:val="en-IE"/>
        </w:rPr>
        <w:t>File will include Consumer contact details and identifying information, to trigger an enrolment campaign if payee doesn’t exist in IncedoPay Database.</w:t>
      </w:r>
    </w:p>
    <w:p w:rsidR="00BE3ADD" w:rsidRPr="00C65D6D" w:rsidRDefault="00BE3ADD" w:rsidP="004C09D8">
      <w:pPr>
        <w:pStyle w:val="ListParagraph"/>
        <w:numPr>
          <w:ilvl w:val="0"/>
          <w:numId w:val="9"/>
        </w:numPr>
        <w:spacing w:line="240" w:lineRule="auto"/>
        <w:ind w:left="720"/>
        <w:contextualSpacing/>
        <w:rPr>
          <w:rFonts w:eastAsia="Times New Roman" w:cs="Times New Roman"/>
          <w:lang w:val="en-IE"/>
        </w:rPr>
      </w:pPr>
      <w:r w:rsidRPr="00C65D6D">
        <w:rPr>
          <w:rFonts w:eastAsia="Times New Roman" w:cs="Times New Roman"/>
          <w:lang w:val="en-IE"/>
        </w:rPr>
        <w:t>CSV files can be comma or pipe delimited. Both delimiters should not be used in the same file. The delimiter that the client will use will be defined during Client onboarding, and stored in the Client configuration.</w:t>
      </w:r>
    </w:p>
    <w:p w:rsidR="00BE3ADD" w:rsidRPr="00BE3ADD" w:rsidRDefault="00BE3ADD" w:rsidP="00BE3ADD">
      <w:pPr>
        <w:pStyle w:val="ListParagraph"/>
        <w:spacing w:line="240" w:lineRule="auto"/>
        <w:contextualSpacing/>
        <w:rPr>
          <w:rFonts w:eastAsia="Times New Roman" w:cs="Times New Roman"/>
          <w:lang w:val="en-IE"/>
        </w:rPr>
      </w:pPr>
    </w:p>
    <w:p w:rsidR="00BE3ADD" w:rsidRDefault="00BE3ADD" w:rsidP="00BE3ADD">
      <w:r w:rsidRPr="00F726F7">
        <w:rPr>
          <w:b/>
        </w:rPr>
        <w:t xml:space="preserve">Exception </w:t>
      </w:r>
      <w:r w:rsidR="0081455C" w:rsidRPr="00F726F7">
        <w:rPr>
          <w:b/>
        </w:rPr>
        <w:t>Handling:</w:t>
      </w:r>
      <w:r w:rsidRPr="00F726F7">
        <w:rPr>
          <w:b/>
        </w:rPr>
        <w:t xml:space="preserve"> </w:t>
      </w:r>
    </w:p>
    <w:p w:rsidR="00662D95" w:rsidRDefault="00BE3ADD" w:rsidP="004C09D8">
      <w:pPr>
        <w:pStyle w:val="ListParagraph"/>
        <w:numPr>
          <w:ilvl w:val="0"/>
          <w:numId w:val="8"/>
        </w:numPr>
      </w:pPr>
      <w:r>
        <w:t>In case complete file fails due to incorrect delimiter/ file s</w:t>
      </w:r>
      <w:r w:rsidR="00AA2531">
        <w:t>tructure</w:t>
      </w:r>
      <w:r>
        <w:t xml:space="preserve">, </w:t>
      </w:r>
      <w:r w:rsidR="00626B5E">
        <w:t xml:space="preserve">error </w:t>
      </w:r>
      <w:r w:rsidR="0081455C">
        <w:t>message</w:t>
      </w:r>
      <w:r>
        <w:t xml:space="preserve"> will be displayed to client</w:t>
      </w:r>
      <w:r w:rsidR="00626B5E">
        <w:t xml:space="preserve"> in client portal</w:t>
      </w:r>
      <w:r w:rsidR="009D28CD">
        <w:t xml:space="preserve"> &amp; client will re-</w:t>
      </w:r>
      <w:r>
        <w:t xml:space="preserve">submit the correct file. </w:t>
      </w:r>
      <w:r w:rsidR="009633CA">
        <w:t>Refer to section 6.8 for file level errors.</w:t>
      </w:r>
    </w:p>
    <w:p w:rsidR="00BE3ADD" w:rsidRDefault="00BE3ADD" w:rsidP="004C09D8">
      <w:pPr>
        <w:pStyle w:val="ListParagraph"/>
        <w:numPr>
          <w:ilvl w:val="0"/>
          <w:numId w:val="8"/>
        </w:numPr>
      </w:pPr>
      <w:r>
        <w:t>In case of any record level exception, correct records will be successfully processed and file status will be ‘file processed with exception’. Then, client will be able to correct and re-submit erroneous records as error records will be displayed in edita</w:t>
      </w:r>
      <w:r w:rsidR="00AA2531">
        <w:t xml:space="preserve">ble grid format on the portal. </w:t>
      </w:r>
    </w:p>
    <w:p w:rsidR="006118FC" w:rsidRDefault="00932AF9" w:rsidP="006118FC">
      <w:pPr>
        <w:pStyle w:val="ListParagraph"/>
      </w:pPr>
      <w:r w:rsidRPr="00917A8F">
        <w:t xml:space="preserve">Refer to </w:t>
      </w:r>
      <w:hyperlink w:anchor="_File_Submission_Workflow" w:history="1">
        <w:r w:rsidRPr="00917A8F">
          <w:rPr>
            <w:rStyle w:val="Hyperlink"/>
          </w:rPr>
          <w:t>Section 4.1</w:t>
        </w:r>
      </w:hyperlink>
      <w:r w:rsidR="00917A8F">
        <w:t xml:space="preserve"> for the workflow reference. </w:t>
      </w:r>
    </w:p>
    <w:p w:rsidR="00AD52B2" w:rsidRDefault="00AD52B2" w:rsidP="006118FC">
      <w:pPr>
        <w:pStyle w:val="ListParagraph"/>
      </w:pPr>
    </w:p>
    <w:p w:rsidR="00B5072E" w:rsidRDefault="00932AF9" w:rsidP="00B5072E">
      <w:pPr>
        <w:pStyle w:val="Heading2"/>
      </w:pPr>
      <w:bookmarkStart w:id="135" w:name="_Toc528055896"/>
      <w:r>
        <w:t xml:space="preserve">FR-2 </w:t>
      </w:r>
      <w:r w:rsidR="00B5072E">
        <w:t>Processing of Payment File</w:t>
      </w:r>
      <w:bookmarkEnd w:id="135"/>
    </w:p>
    <w:p w:rsidR="00B5072E" w:rsidRDefault="00B5072E" w:rsidP="00B5072E">
      <w:pPr>
        <w:pStyle w:val="BodyTextIndent2"/>
      </w:pPr>
      <w:r>
        <w:t xml:space="preserve">The system is able to accept payment file submitted by client. </w:t>
      </w:r>
    </w:p>
    <w:p w:rsidR="00B5072E" w:rsidRPr="00C65D6D" w:rsidRDefault="004511B8" w:rsidP="004C09D8">
      <w:pPr>
        <w:pStyle w:val="ListParagraph"/>
        <w:numPr>
          <w:ilvl w:val="0"/>
          <w:numId w:val="9"/>
        </w:numPr>
        <w:spacing w:line="240" w:lineRule="auto"/>
        <w:ind w:left="720"/>
        <w:contextualSpacing/>
        <w:rPr>
          <w:rFonts w:eastAsia="Times New Roman" w:cs="Times New Roman"/>
          <w:lang w:val="en-IE"/>
        </w:rPr>
      </w:pPr>
      <w:r>
        <w:rPr>
          <w:rFonts w:eastAsia="Times New Roman" w:cs="Times New Roman"/>
          <w:lang w:val="en-IE"/>
        </w:rPr>
        <w:t>Client will be able to upload the file into</w:t>
      </w:r>
      <w:r w:rsidR="00B5072E" w:rsidRPr="00C65D6D">
        <w:rPr>
          <w:rFonts w:eastAsia="Times New Roman" w:cs="Times New Roman"/>
          <w:lang w:val="en-IE"/>
        </w:rPr>
        <w:t xml:space="preserve"> the IncedoPay Client Portal. </w:t>
      </w:r>
    </w:p>
    <w:p w:rsidR="001C1A89" w:rsidRPr="00AF469F" w:rsidRDefault="001C1A89" w:rsidP="004C09D8">
      <w:pPr>
        <w:pStyle w:val="ListParagraph"/>
        <w:numPr>
          <w:ilvl w:val="0"/>
          <w:numId w:val="9"/>
        </w:numPr>
        <w:spacing w:line="240" w:lineRule="auto"/>
        <w:ind w:left="720"/>
        <w:contextualSpacing/>
      </w:pPr>
      <w:r w:rsidRPr="00AF469F">
        <w:t>New payments will have duplicate detection applied, in order to prevent the client from submitting duplicate payments.</w:t>
      </w:r>
    </w:p>
    <w:p w:rsidR="001C1A89" w:rsidRDefault="001C1A89" w:rsidP="00763B71">
      <w:pPr>
        <w:pStyle w:val="ListParagraph"/>
        <w:numPr>
          <w:ilvl w:val="0"/>
          <w:numId w:val="9"/>
        </w:numPr>
        <w:spacing w:line="240" w:lineRule="auto"/>
        <w:ind w:left="720"/>
        <w:contextualSpacing/>
      </w:pPr>
      <w:r w:rsidRPr="00AF469F">
        <w:t xml:space="preserve">The fields that need to be unique are: </w:t>
      </w:r>
      <w:r w:rsidR="00932AF9" w:rsidRPr="00932AF9">
        <w:t>payment reference, Payee</w:t>
      </w:r>
      <w:r w:rsidR="00662D95">
        <w:t xml:space="preserve"> Id &amp;</w:t>
      </w:r>
      <w:r w:rsidRPr="00932AF9">
        <w:t xml:space="preserve"> </w:t>
      </w:r>
      <w:r w:rsidR="00932AF9" w:rsidRPr="00932AF9">
        <w:t xml:space="preserve">Payment </w:t>
      </w:r>
      <w:r w:rsidR="00662D95">
        <w:t>amount.(Combination is to be unique)</w:t>
      </w:r>
    </w:p>
    <w:p w:rsidR="0033477C" w:rsidRPr="004511B8" w:rsidRDefault="00626B5E" w:rsidP="0033477C">
      <w:pPr>
        <w:contextualSpacing/>
        <w:rPr>
          <w:b/>
        </w:rPr>
      </w:pPr>
      <w:r>
        <w:rPr>
          <w:b/>
        </w:rPr>
        <w:t>Incoming fi</w:t>
      </w:r>
      <w:r w:rsidR="004511B8" w:rsidRPr="004511B8">
        <w:rPr>
          <w:b/>
        </w:rPr>
        <w:t>le Blank Payment Type</w:t>
      </w:r>
    </w:p>
    <w:p w:rsidR="0033477C" w:rsidRDefault="0033477C" w:rsidP="0033477C">
      <w:pPr>
        <w:pStyle w:val="ListParagraph"/>
        <w:numPr>
          <w:ilvl w:val="0"/>
          <w:numId w:val="9"/>
        </w:numPr>
        <w:spacing w:line="240" w:lineRule="auto"/>
        <w:ind w:left="720"/>
        <w:contextualSpacing/>
      </w:pPr>
      <w:r>
        <w:t xml:space="preserve">For Payment File </w:t>
      </w:r>
      <w:r w:rsidR="0081455C">
        <w:t>with</w:t>
      </w:r>
      <w:r>
        <w:t xml:space="preserve"> </w:t>
      </w:r>
      <w:r w:rsidRPr="004511B8">
        <w:t>Blank</w:t>
      </w:r>
      <w:r>
        <w:t xml:space="preserve"> value in payment type field  payments exceeding client configurable threshold amount require client approval in payment exchange portal prior to processing the payment. On successful approval, normal processing will continue. For erroneous payments, the client will be able to reject the payment in payment exchange portal and in such cases, the payments</w:t>
      </w:r>
      <w:r w:rsidR="00E21396">
        <w:t xml:space="preserve"> will be rejected in IncedoPay</w:t>
      </w:r>
      <w:r>
        <w:t xml:space="preserve">. </w:t>
      </w:r>
    </w:p>
    <w:p w:rsidR="0033477C" w:rsidRPr="00AF469F" w:rsidRDefault="0033477C" w:rsidP="0033477C">
      <w:pPr>
        <w:pStyle w:val="ListParagraph"/>
        <w:numPr>
          <w:ilvl w:val="0"/>
          <w:numId w:val="9"/>
        </w:numPr>
        <w:spacing w:line="240" w:lineRule="auto"/>
        <w:ind w:left="720"/>
        <w:contextualSpacing/>
      </w:pPr>
      <w:r>
        <w:t>This will be determined by a X</w:t>
      </w:r>
      <w:r w:rsidRPr="00AF469F">
        <w:t>-character code</w:t>
      </w:r>
      <w:r>
        <w:t xml:space="preserve"> or no value</w:t>
      </w:r>
      <w:r w:rsidRPr="00AF469F">
        <w:t xml:space="preserve"> that describes the payment method to use, as indicated in the </w:t>
      </w:r>
      <w:r>
        <w:t>incoming file format</w:t>
      </w:r>
      <w:r w:rsidR="004511B8">
        <w:t xml:space="preserve">. For blank payment </w:t>
      </w:r>
      <w:r w:rsidR="0081455C">
        <w:t>types</w:t>
      </w:r>
      <w:r w:rsidR="0081455C" w:rsidRPr="00AF469F">
        <w:t>,</w:t>
      </w:r>
      <w:r w:rsidR="0081455C">
        <w:t xml:space="preserve"> no</w:t>
      </w:r>
      <w:r w:rsidR="004511B8">
        <w:t xml:space="preserve"> data will be received in this field.</w:t>
      </w:r>
    </w:p>
    <w:p w:rsidR="0033477C" w:rsidRPr="00AF469F" w:rsidRDefault="004511B8" w:rsidP="0033477C">
      <w:pPr>
        <w:pStyle w:val="ListParagraph"/>
        <w:numPr>
          <w:ilvl w:val="0"/>
          <w:numId w:val="9"/>
        </w:numPr>
        <w:spacing w:line="240" w:lineRule="auto"/>
        <w:ind w:left="720"/>
        <w:contextualSpacing/>
      </w:pPr>
      <w:r>
        <w:t xml:space="preserve">For Blank payment </w:t>
      </w:r>
      <w:r w:rsidR="0081455C">
        <w:t xml:space="preserve">type </w:t>
      </w:r>
      <w:r w:rsidR="0081455C" w:rsidRPr="00AF469F">
        <w:t>where</w:t>
      </w:r>
      <w:r w:rsidR="0033477C" w:rsidRPr="00AF469F">
        <w:t xml:space="preserve"> consumer preferences are used, the payment message will be enriched with the settlement details from the beneficiary database.</w:t>
      </w:r>
    </w:p>
    <w:p w:rsidR="0033477C" w:rsidRDefault="0033477C" w:rsidP="0033477C">
      <w:pPr>
        <w:pStyle w:val="ListParagraph"/>
        <w:numPr>
          <w:ilvl w:val="0"/>
          <w:numId w:val="9"/>
        </w:numPr>
        <w:spacing w:line="240" w:lineRule="auto"/>
        <w:ind w:left="720"/>
        <w:contextualSpacing/>
      </w:pPr>
      <w:r w:rsidRPr="00AF469F">
        <w:lastRenderedPageBreak/>
        <w:t>If the Consumer is not found in the beneficiary database, the payment will be held until the Consumer is enrolled.</w:t>
      </w:r>
      <w:r>
        <w:t xml:space="preserve"> D</w:t>
      </w:r>
      <w:r w:rsidRPr="003B25C5">
        <w:t xml:space="preserve">epending on the number of days </w:t>
      </w:r>
      <w:r>
        <w:t>configured</w:t>
      </w:r>
      <w:r w:rsidRPr="003B25C5">
        <w:t xml:space="preserve"> </w:t>
      </w:r>
      <w:r>
        <w:t xml:space="preserve">in </w:t>
      </w:r>
      <w:r w:rsidR="004511B8">
        <w:t>IncedoPay</w:t>
      </w:r>
      <w:r>
        <w:t xml:space="preserve"> </w:t>
      </w:r>
      <w:r w:rsidRPr="003B25C5">
        <w:t xml:space="preserve">for expiry of </w:t>
      </w:r>
      <w:r>
        <w:t xml:space="preserve">enrolment </w:t>
      </w:r>
      <w:r w:rsidRPr="003B25C5">
        <w:t>campaig</w:t>
      </w:r>
      <w:r>
        <w:t>n</w:t>
      </w:r>
      <w:r w:rsidRPr="003B25C5">
        <w:t xml:space="preserve">s, </w:t>
      </w:r>
      <w:r>
        <w:t>the payment will be cancelled</w:t>
      </w:r>
      <w:r w:rsidR="00626B5E">
        <w:t>/Rejected.</w:t>
      </w:r>
    </w:p>
    <w:p w:rsidR="0033477C" w:rsidRPr="00AF469F" w:rsidRDefault="0033477C" w:rsidP="004511B8">
      <w:pPr>
        <w:pStyle w:val="ListParagraph"/>
        <w:numPr>
          <w:ilvl w:val="0"/>
          <w:numId w:val="9"/>
        </w:numPr>
        <w:spacing w:line="240" w:lineRule="auto"/>
        <w:ind w:left="720"/>
        <w:contextualSpacing/>
      </w:pPr>
      <w:r>
        <w:t xml:space="preserve">If the consumer is found in the beneficiary database but the consumer is dormant, the payment will be held until the consumer is reactivated in payment exchange. Depending on the number of days configured for payment deactivation, </w:t>
      </w:r>
      <w:r w:rsidRPr="00AF469F">
        <w:t>the default payment method defined by the Client will be used.</w:t>
      </w:r>
    </w:p>
    <w:p w:rsidR="004511B8" w:rsidRDefault="004511B8" w:rsidP="004511B8">
      <w:pPr>
        <w:pStyle w:val="ListParagraph"/>
        <w:spacing w:line="240" w:lineRule="auto"/>
        <w:contextualSpacing/>
      </w:pPr>
    </w:p>
    <w:p w:rsidR="004511B8" w:rsidRPr="004511B8" w:rsidRDefault="004511B8" w:rsidP="004511B8">
      <w:pPr>
        <w:pStyle w:val="ListParagraph"/>
        <w:spacing w:line="240" w:lineRule="auto"/>
        <w:contextualSpacing/>
        <w:rPr>
          <w:b/>
        </w:rPr>
      </w:pPr>
      <w:r w:rsidRPr="004511B8">
        <w:rPr>
          <w:b/>
        </w:rPr>
        <w:t>In</w:t>
      </w:r>
      <w:r>
        <w:rPr>
          <w:b/>
        </w:rPr>
        <w:t>c</w:t>
      </w:r>
      <w:r w:rsidRPr="004511B8">
        <w:rPr>
          <w:b/>
        </w:rPr>
        <w:t>oming File with Payment type ( ACH,Check,Zelle)</w:t>
      </w:r>
    </w:p>
    <w:p w:rsidR="004511B8" w:rsidRDefault="004511B8" w:rsidP="004511B8">
      <w:pPr>
        <w:pStyle w:val="ListParagraph"/>
        <w:spacing w:line="240" w:lineRule="auto"/>
        <w:contextualSpacing/>
      </w:pPr>
    </w:p>
    <w:p w:rsidR="0033477C" w:rsidRPr="0033477C" w:rsidRDefault="004511B8" w:rsidP="0033477C">
      <w:pPr>
        <w:pStyle w:val="ListParagraph"/>
        <w:numPr>
          <w:ilvl w:val="0"/>
          <w:numId w:val="9"/>
        </w:numPr>
        <w:spacing w:line="240" w:lineRule="auto"/>
        <w:ind w:left="720"/>
        <w:contextualSpacing/>
      </w:pPr>
      <w:r>
        <w:t>For a record, which already include payment type</w:t>
      </w:r>
      <w:r w:rsidR="0033477C" w:rsidRPr="0033477C">
        <w:t xml:space="preserve"> and details, will be transformed and dispatched to the appropriate processor, with no checks on the beneficiary database required.</w:t>
      </w:r>
    </w:p>
    <w:p w:rsidR="0033477C" w:rsidRPr="00AF469F" w:rsidRDefault="0033477C" w:rsidP="0033477C">
      <w:pPr>
        <w:pStyle w:val="ListParagraph"/>
        <w:numPr>
          <w:ilvl w:val="0"/>
          <w:numId w:val="9"/>
        </w:numPr>
        <w:spacing w:line="240" w:lineRule="auto"/>
        <w:ind w:left="720"/>
        <w:contextualSpacing/>
      </w:pPr>
      <w:r w:rsidRPr="00AF469F">
        <w:t>This will be determined by a 3-character code that descr</w:t>
      </w:r>
      <w:r w:rsidR="004511B8">
        <w:t>ibes the payment method to use. P</w:t>
      </w:r>
      <w:r w:rsidRPr="00AF469F">
        <w:t>ayments in scope in the current phase, this code can currently contain the values ACH, C</w:t>
      </w:r>
      <w:r w:rsidR="00900FA7">
        <w:t>HK</w:t>
      </w:r>
      <w:r w:rsidRPr="00AF469F">
        <w:t xml:space="preserve"> and Z</w:t>
      </w:r>
      <w:r w:rsidR="00900FA7">
        <w:t>EL</w:t>
      </w:r>
      <w:r w:rsidRPr="00AF469F">
        <w:t>.</w:t>
      </w:r>
      <w:r>
        <w:t xml:space="preserve"> </w:t>
      </w:r>
    </w:p>
    <w:p w:rsidR="0033477C" w:rsidRDefault="00E21396" w:rsidP="0033477C">
      <w:pPr>
        <w:pStyle w:val="ListParagraph"/>
        <w:numPr>
          <w:ilvl w:val="0"/>
          <w:numId w:val="9"/>
        </w:numPr>
        <w:spacing w:line="240" w:lineRule="auto"/>
        <w:ind w:left="720"/>
        <w:contextualSpacing/>
      </w:pPr>
      <w:r>
        <w:t>All N</w:t>
      </w:r>
      <w:r w:rsidR="00900FA7">
        <w:t xml:space="preserve"> </w:t>
      </w:r>
      <w:r>
        <w:t>records alr</w:t>
      </w:r>
      <w:r w:rsidR="00900FA7">
        <w:t>e</w:t>
      </w:r>
      <w:r>
        <w:t xml:space="preserve">ady including payment types </w:t>
      </w:r>
      <w:r w:rsidR="0033477C">
        <w:t xml:space="preserve">exceeding client configurable threshold amount require client approval in payment exchange portal prior to processing the payment. On successful approval, normal processing will continue. For erroneous payments, the client will be able to reject the payment in payment exchange portal and in such cases, the payments will be rejected in </w:t>
      </w:r>
      <w:r>
        <w:t>IncedoPay</w:t>
      </w:r>
      <w:r w:rsidR="0033477C">
        <w:t xml:space="preserve">. </w:t>
      </w:r>
    </w:p>
    <w:p w:rsidR="0033477C" w:rsidRPr="00AF469F" w:rsidRDefault="0033477C" w:rsidP="0033477C">
      <w:pPr>
        <w:pStyle w:val="ListParagraph"/>
        <w:numPr>
          <w:ilvl w:val="0"/>
          <w:numId w:val="9"/>
        </w:numPr>
        <w:spacing w:line="240" w:lineRule="auto"/>
        <w:ind w:left="720"/>
        <w:contextualSpacing/>
      </w:pPr>
      <w:r w:rsidRPr="00AF469F">
        <w:t>The settlement details will only be obtained from the input file. Any Consumer preference in the database will be ignored, as the beneficiary database is not consulted at all.</w:t>
      </w:r>
    </w:p>
    <w:p w:rsidR="0033477C" w:rsidRDefault="0033477C" w:rsidP="0033477C">
      <w:pPr>
        <w:pStyle w:val="ListParagraph"/>
        <w:numPr>
          <w:ilvl w:val="0"/>
          <w:numId w:val="9"/>
        </w:numPr>
        <w:spacing w:line="240" w:lineRule="auto"/>
        <w:ind w:left="720"/>
        <w:contextualSpacing/>
      </w:pPr>
      <w:r w:rsidRPr="00AF469F">
        <w:t>If any payment details are missing in the input payment file (such as the account or routing number in case of an ACH payment, or the address in case of a check payment), the payment will be rejected. These details will not be retrieved from the beneficiary database</w:t>
      </w:r>
    </w:p>
    <w:p w:rsidR="00662D95" w:rsidRPr="00B80CF3" w:rsidRDefault="0081455C" w:rsidP="00662D95">
      <w:pPr>
        <w:contextualSpacing/>
        <w:rPr>
          <w:color w:val="FF0000"/>
        </w:rPr>
      </w:pPr>
      <w:r w:rsidRPr="00B80CF3">
        <w:rPr>
          <w:color w:val="FF0000"/>
        </w:rPr>
        <w:t>Note:</w:t>
      </w:r>
      <w:r w:rsidR="00662D95" w:rsidRPr="00B80CF3">
        <w:rPr>
          <w:color w:val="FF0000"/>
        </w:rPr>
        <w:t xml:space="preserve"> If US Bank wants to use any other parameter for detecting duplica</w:t>
      </w:r>
      <w:r w:rsidR="00A1746F">
        <w:rPr>
          <w:color w:val="FF0000"/>
        </w:rPr>
        <w:t xml:space="preserve">te payment,please inform. </w:t>
      </w:r>
    </w:p>
    <w:p w:rsidR="001C1A89" w:rsidRDefault="00932AF9" w:rsidP="001C1A89">
      <w:pPr>
        <w:pStyle w:val="Heading2"/>
      </w:pPr>
      <w:bookmarkStart w:id="136" w:name="_Toc528055897"/>
      <w:r>
        <w:t xml:space="preserve">FR-3 </w:t>
      </w:r>
      <w:r w:rsidR="0049379C">
        <w:t xml:space="preserve">Validation </w:t>
      </w:r>
      <w:r w:rsidR="001C1A89">
        <w:t>for the Processing of Payment File</w:t>
      </w:r>
      <w:bookmarkEnd w:id="136"/>
    </w:p>
    <w:p w:rsidR="001C1A89" w:rsidRPr="0066091C" w:rsidRDefault="00B31267" w:rsidP="004C09D8">
      <w:pPr>
        <w:pStyle w:val="ListParagraph"/>
        <w:numPr>
          <w:ilvl w:val="0"/>
          <w:numId w:val="9"/>
        </w:numPr>
        <w:spacing w:line="240" w:lineRule="auto"/>
        <w:ind w:left="720"/>
        <w:contextualSpacing/>
        <w:rPr>
          <w:rFonts w:eastAsia="Times New Roman" w:cs="Times New Roman"/>
          <w:lang w:val="en-IE"/>
        </w:rPr>
      </w:pPr>
      <w:r>
        <w:rPr>
          <w:rFonts w:eastAsia="Times New Roman" w:cs="Times New Roman"/>
          <w:lang w:val="en-IE"/>
        </w:rPr>
        <w:t xml:space="preserve">For </w:t>
      </w:r>
      <w:r w:rsidR="001C1A89" w:rsidRPr="0066091C">
        <w:rPr>
          <w:rFonts w:eastAsia="Times New Roman" w:cs="Times New Roman"/>
          <w:lang w:val="en-IE"/>
        </w:rPr>
        <w:t>beneficiary of e</w:t>
      </w:r>
      <w:r w:rsidR="006E4CFF" w:rsidRPr="0066091C">
        <w:rPr>
          <w:rFonts w:eastAsia="Times New Roman" w:cs="Times New Roman"/>
          <w:lang w:val="en-IE"/>
        </w:rPr>
        <w:t>ach payment, the system will</w:t>
      </w:r>
      <w:r w:rsidR="001C1A89" w:rsidRPr="0066091C">
        <w:rPr>
          <w:rFonts w:eastAsia="Times New Roman" w:cs="Times New Roman"/>
          <w:lang w:val="en-IE"/>
        </w:rPr>
        <w:t xml:space="preserve"> check that their accounts are active.</w:t>
      </w:r>
    </w:p>
    <w:p w:rsidR="0022057F" w:rsidRDefault="001C1A89" w:rsidP="00C06F3E">
      <w:pPr>
        <w:pStyle w:val="ListParagraph"/>
        <w:numPr>
          <w:ilvl w:val="0"/>
          <w:numId w:val="9"/>
        </w:numPr>
        <w:spacing w:line="240" w:lineRule="auto"/>
        <w:ind w:left="720"/>
        <w:contextualSpacing/>
        <w:rPr>
          <w:rFonts w:eastAsia="Times New Roman" w:cs="Times New Roman"/>
          <w:lang w:val="en-IE"/>
        </w:rPr>
      </w:pPr>
      <w:r w:rsidRPr="0066091C">
        <w:rPr>
          <w:rFonts w:eastAsia="Times New Roman" w:cs="Times New Roman"/>
          <w:lang w:val="en-IE"/>
        </w:rPr>
        <w:t>Every certain time when payee doesn’t exist in IncedoPay</w:t>
      </w:r>
      <w:r w:rsidR="0081455C" w:rsidRPr="0066091C">
        <w:rPr>
          <w:rFonts w:eastAsia="Times New Roman" w:cs="Times New Roman"/>
          <w:lang w:val="en-IE"/>
        </w:rPr>
        <w:t>, IncedoPay</w:t>
      </w:r>
      <w:r w:rsidRPr="0066091C">
        <w:rPr>
          <w:rFonts w:eastAsia="Times New Roman" w:cs="Times New Roman"/>
          <w:lang w:val="en-IE"/>
        </w:rPr>
        <w:t xml:space="preserve"> will request payees to confirm the payment method and details.</w:t>
      </w:r>
      <w:r w:rsidR="0081455C" w:rsidRPr="0066091C">
        <w:rPr>
          <w:rFonts w:eastAsia="Times New Roman" w:cs="Times New Roman"/>
          <w:lang w:val="en-IE"/>
        </w:rPr>
        <w:t>(Campaign</w:t>
      </w:r>
      <w:r w:rsidR="006E4CFF" w:rsidRPr="0066091C">
        <w:rPr>
          <w:rFonts w:eastAsia="Times New Roman" w:cs="Times New Roman"/>
          <w:lang w:val="en-IE"/>
        </w:rPr>
        <w:t xml:space="preserve"> Launch)</w:t>
      </w:r>
      <w:r w:rsidRPr="0066091C">
        <w:rPr>
          <w:rFonts w:eastAsia="Times New Roman" w:cs="Times New Roman"/>
          <w:lang w:val="en-IE"/>
        </w:rPr>
        <w:t xml:space="preserve"> </w:t>
      </w:r>
      <w:r w:rsidR="0081455C" w:rsidRPr="0066091C">
        <w:rPr>
          <w:rFonts w:eastAsia="Times New Roman" w:cs="Times New Roman"/>
          <w:lang w:val="en-IE"/>
        </w:rPr>
        <w:t>if</w:t>
      </w:r>
      <w:r w:rsidRPr="0066091C">
        <w:rPr>
          <w:rFonts w:eastAsia="Times New Roman" w:cs="Times New Roman"/>
          <w:lang w:val="en-IE"/>
        </w:rPr>
        <w:t xml:space="preserve"> a response is not received in a certain (configurable) number of days, the </w:t>
      </w:r>
      <w:r w:rsidR="0066091C">
        <w:rPr>
          <w:rFonts w:eastAsia="Times New Roman" w:cs="Times New Roman"/>
          <w:lang w:val="en-IE"/>
        </w:rPr>
        <w:t>payment will be marked as ‘Expired’ and clients will have to re</w:t>
      </w:r>
      <w:r w:rsidR="00A1746F">
        <w:rPr>
          <w:rFonts w:eastAsia="Times New Roman" w:cs="Times New Roman"/>
          <w:lang w:val="en-IE"/>
        </w:rPr>
        <w:t>-</w:t>
      </w:r>
      <w:r w:rsidR="0066091C">
        <w:rPr>
          <w:rFonts w:eastAsia="Times New Roman" w:cs="Times New Roman"/>
          <w:lang w:val="en-IE"/>
        </w:rPr>
        <w:t>upload the payment.</w:t>
      </w:r>
    </w:p>
    <w:p w:rsidR="0022057F" w:rsidRPr="00C06F3E" w:rsidRDefault="0022057F" w:rsidP="00C06F3E">
      <w:pPr>
        <w:pStyle w:val="ListParagraph"/>
        <w:numPr>
          <w:ilvl w:val="0"/>
          <w:numId w:val="9"/>
        </w:numPr>
        <w:spacing w:line="240" w:lineRule="auto"/>
        <w:ind w:left="720"/>
        <w:contextualSpacing/>
        <w:rPr>
          <w:rFonts w:eastAsia="Times New Roman" w:cs="Times New Roman"/>
          <w:lang w:val="en-IE"/>
        </w:rPr>
      </w:pPr>
      <w:r w:rsidRPr="0022057F">
        <w:rPr>
          <w:rFonts w:eastAsia="Times New Roman" w:cs="Times New Roman"/>
          <w:lang w:val="en-IE"/>
        </w:rPr>
        <w:t>T</w:t>
      </w:r>
      <w:r w:rsidRPr="00C06F3E">
        <w:rPr>
          <w:rFonts w:eastAsia="Times New Roman" w:cs="Times New Roman"/>
          <w:lang w:val="en-IE"/>
        </w:rPr>
        <w:t>he campaign email will be sent with from   email address Clientname@incedoPay.com</w:t>
      </w:r>
    </w:p>
    <w:p w:rsidR="001A52DF" w:rsidRPr="0066091C" w:rsidRDefault="001C1A89" w:rsidP="004C09D8">
      <w:pPr>
        <w:pStyle w:val="ListParagraph"/>
        <w:numPr>
          <w:ilvl w:val="0"/>
          <w:numId w:val="9"/>
        </w:numPr>
        <w:spacing w:line="240" w:lineRule="auto"/>
        <w:ind w:left="720"/>
        <w:contextualSpacing/>
        <w:rPr>
          <w:rFonts w:eastAsia="Times New Roman" w:cs="Times New Roman"/>
          <w:lang w:val="en-IE"/>
        </w:rPr>
      </w:pPr>
      <w:r w:rsidRPr="0066091C">
        <w:rPr>
          <w:rFonts w:eastAsia="Times New Roman" w:cs="Times New Roman"/>
          <w:lang w:val="en-IE"/>
        </w:rPr>
        <w:t>This functionality is configurable per Client, who may decide not to use it altogether. This could be set with a flag or setting the number of days to a very high number.</w:t>
      </w:r>
    </w:p>
    <w:p w:rsidR="001A52DF" w:rsidRPr="0066091C" w:rsidRDefault="001A52DF" w:rsidP="004C09D8">
      <w:pPr>
        <w:pStyle w:val="ListParagraph"/>
        <w:numPr>
          <w:ilvl w:val="0"/>
          <w:numId w:val="9"/>
        </w:numPr>
        <w:spacing w:line="240" w:lineRule="auto"/>
        <w:ind w:left="720"/>
        <w:contextualSpacing/>
        <w:rPr>
          <w:rFonts w:eastAsia="Times New Roman" w:cs="Times New Roman"/>
          <w:lang w:val="en-IE"/>
        </w:rPr>
      </w:pPr>
      <w:r w:rsidRPr="0066091C">
        <w:rPr>
          <w:rFonts w:eastAsia="Times New Roman" w:cs="Times New Roman"/>
          <w:lang w:val="en-IE"/>
        </w:rPr>
        <w:t>This check is at the transaction level. As such, only the current transaction is affected by this check; the remaining transactions will be processed normally.</w:t>
      </w:r>
    </w:p>
    <w:p w:rsidR="001A52DF" w:rsidRPr="0066091C" w:rsidRDefault="001A52DF" w:rsidP="004C09D8">
      <w:pPr>
        <w:pStyle w:val="ListParagraph"/>
        <w:numPr>
          <w:ilvl w:val="0"/>
          <w:numId w:val="9"/>
        </w:numPr>
        <w:spacing w:line="240" w:lineRule="auto"/>
        <w:ind w:left="720"/>
        <w:contextualSpacing/>
        <w:rPr>
          <w:rFonts w:eastAsia="Times New Roman" w:cs="Times New Roman"/>
          <w:lang w:val="en-IE"/>
        </w:rPr>
      </w:pPr>
      <w:r w:rsidRPr="0066091C">
        <w:rPr>
          <w:rFonts w:eastAsia="Times New Roman" w:cs="Times New Roman"/>
          <w:lang w:val="en-IE"/>
        </w:rPr>
        <w:t>The Consumer profile should maintain whether the profile is active or not.</w:t>
      </w:r>
    </w:p>
    <w:p w:rsidR="00060CA7" w:rsidRPr="00AB1132" w:rsidRDefault="001A52DF" w:rsidP="00B14DAE">
      <w:pPr>
        <w:pStyle w:val="ListParagraph"/>
        <w:numPr>
          <w:ilvl w:val="0"/>
          <w:numId w:val="9"/>
        </w:numPr>
        <w:spacing w:line="240" w:lineRule="auto"/>
        <w:ind w:left="720"/>
        <w:contextualSpacing/>
        <w:rPr>
          <w:rFonts w:eastAsia="Times New Roman" w:cs="Times New Roman"/>
          <w:lang w:val="en-IE"/>
        </w:rPr>
      </w:pPr>
      <w:r w:rsidRPr="00AB1132">
        <w:rPr>
          <w:rFonts w:eastAsia="Times New Roman" w:cs="Times New Roman"/>
          <w:lang w:val="en-IE"/>
        </w:rPr>
        <w:t xml:space="preserve">If the consumer profile is dormant, then consumer profile verification will be attempted. </w:t>
      </w:r>
      <w:r>
        <w:t>If there is no verification response after a configurable number of days, the payment will be rejected</w:t>
      </w:r>
      <w:r w:rsidR="00AB1132">
        <w:t>.</w:t>
      </w:r>
    </w:p>
    <w:tbl>
      <w:tblPr>
        <w:tblW w:w="9893"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9"/>
        <w:gridCol w:w="1365"/>
        <w:gridCol w:w="1366"/>
        <w:gridCol w:w="1940"/>
        <w:gridCol w:w="1938"/>
        <w:gridCol w:w="1935"/>
      </w:tblGrid>
      <w:tr w:rsidR="00060CA7" w:rsidRPr="00AF469F" w:rsidTr="00060CA7">
        <w:trPr>
          <w:cantSplit/>
          <w:trHeight w:val="589"/>
        </w:trPr>
        <w:tc>
          <w:tcPr>
            <w:tcW w:w="1349" w:type="dxa"/>
            <w:shd w:val="clear" w:color="auto" w:fill="000000" w:themeFill="text1"/>
            <w:vAlign w:val="center"/>
            <w:hideMark/>
          </w:tcPr>
          <w:p w:rsidR="00060CA7" w:rsidRPr="00060CA7" w:rsidRDefault="00060CA7" w:rsidP="00060CA7">
            <w:pPr>
              <w:pStyle w:val="TableHeader"/>
            </w:pPr>
            <w:r w:rsidRPr="00060CA7">
              <w:t xml:space="preserve">Payment Type </w:t>
            </w:r>
          </w:p>
        </w:tc>
        <w:tc>
          <w:tcPr>
            <w:tcW w:w="1365" w:type="dxa"/>
            <w:shd w:val="clear" w:color="auto" w:fill="000000" w:themeFill="text1"/>
            <w:vAlign w:val="center"/>
            <w:hideMark/>
          </w:tcPr>
          <w:p w:rsidR="00060CA7" w:rsidRPr="00060CA7" w:rsidRDefault="00060CA7" w:rsidP="00060CA7">
            <w:pPr>
              <w:pStyle w:val="TableHeader"/>
            </w:pPr>
            <w:r w:rsidRPr="00060CA7">
              <w:t>Payee</w:t>
            </w:r>
            <w:r w:rsidR="006E4CFF">
              <w:t xml:space="preserve"> </w:t>
            </w:r>
            <w:r w:rsidRPr="00060CA7">
              <w:t>in</w:t>
            </w:r>
            <w:r w:rsidR="006E4CFF">
              <w:t xml:space="preserve"> IncedoPay Database</w:t>
            </w:r>
          </w:p>
        </w:tc>
        <w:tc>
          <w:tcPr>
            <w:tcW w:w="1366" w:type="dxa"/>
            <w:shd w:val="clear" w:color="auto" w:fill="000000" w:themeFill="text1"/>
            <w:vAlign w:val="center"/>
            <w:hideMark/>
          </w:tcPr>
          <w:p w:rsidR="00060CA7" w:rsidRPr="00060CA7" w:rsidRDefault="006E4CFF" w:rsidP="00060CA7">
            <w:pPr>
              <w:pStyle w:val="TableHeader"/>
            </w:pPr>
            <w:r>
              <w:t>Is Payee Profile Valid</w:t>
            </w:r>
          </w:p>
        </w:tc>
        <w:tc>
          <w:tcPr>
            <w:tcW w:w="1940" w:type="dxa"/>
            <w:shd w:val="clear" w:color="auto" w:fill="000000" w:themeFill="text1"/>
          </w:tcPr>
          <w:p w:rsidR="00060CA7" w:rsidRPr="00060CA7" w:rsidRDefault="00060CA7" w:rsidP="00060CA7">
            <w:pPr>
              <w:pStyle w:val="TableHeader"/>
            </w:pPr>
            <w:r w:rsidRPr="00060CA7">
              <w:t xml:space="preserve">Expected Action </w:t>
            </w:r>
          </w:p>
        </w:tc>
        <w:tc>
          <w:tcPr>
            <w:tcW w:w="1938" w:type="dxa"/>
            <w:shd w:val="clear" w:color="auto" w:fill="000000" w:themeFill="text1"/>
            <w:vAlign w:val="center"/>
            <w:hideMark/>
          </w:tcPr>
          <w:p w:rsidR="00060CA7" w:rsidRPr="00060CA7" w:rsidRDefault="00060CA7" w:rsidP="00060CA7">
            <w:pPr>
              <w:pStyle w:val="TableHeader"/>
            </w:pPr>
            <w:r>
              <w:t>E</w:t>
            </w:r>
            <w:r w:rsidRPr="00060CA7">
              <w:t>xpected payment method</w:t>
            </w:r>
          </w:p>
        </w:tc>
        <w:tc>
          <w:tcPr>
            <w:tcW w:w="1935" w:type="dxa"/>
            <w:shd w:val="clear" w:color="auto" w:fill="000000" w:themeFill="text1"/>
            <w:vAlign w:val="center"/>
            <w:hideMark/>
          </w:tcPr>
          <w:p w:rsidR="00060CA7" w:rsidRPr="00060CA7" w:rsidRDefault="00060CA7" w:rsidP="00060CA7">
            <w:pPr>
              <w:pStyle w:val="TableHeader"/>
            </w:pPr>
            <w:r>
              <w:t>E</w:t>
            </w:r>
            <w:r w:rsidRPr="00060CA7">
              <w:t>xpected payment details</w:t>
            </w:r>
          </w:p>
        </w:tc>
      </w:tr>
      <w:tr w:rsidR="00060CA7" w:rsidRPr="00AF469F" w:rsidTr="00060CA7">
        <w:trPr>
          <w:cantSplit/>
          <w:trHeight w:val="305"/>
        </w:trPr>
        <w:tc>
          <w:tcPr>
            <w:tcW w:w="1349" w:type="dxa"/>
            <w:shd w:val="clear" w:color="auto" w:fill="auto"/>
            <w:vAlign w:val="center"/>
            <w:hideMark/>
          </w:tcPr>
          <w:p w:rsidR="00060CA7" w:rsidRPr="00AF469F" w:rsidRDefault="00060CA7" w:rsidP="008C1154">
            <w:pPr>
              <w:spacing w:after="0"/>
              <w:jc w:val="center"/>
              <w:rPr>
                <w:rFonts w:ascii="Calibri" w:hAnsi="Calibri" w:cs="Calibri"/>
                <w:color w:val="000000"/>
                <w:sz w:val="22"/>
                <w:szCs w:val="22"/>
                <w:lang w:eastAsia="en-IE"/>
              </w:rPr>
            </w:pPr>
            <w:r>
              <w:rPr>
                <w:rFonts w:ascii="Calibri" w:hAnsi="Calibri" w:cs="Calibri"/>
                <w:color w:val="000000"/>
                <w:sz w:val="22"/>
                <w:szCs w:val="22"/>
                <w:lang w:eastAsia="en-IE"/>
              </w:rPr>
              <w:t>Blank</w:t>
            </w:r>
          </w:p>
        </w:tc>
        <w:tc>
          <w:tcPr>
            <w:tcW w:w="1365" w:type="dxa"/>
            <w:shd w:val="clear" w:color="auto" w:fill="auto"/>
            <w:vAlign w:val="center"/>
            <w:hideMark/>
          </w:tcPr>
          <w:p w:rsidR="00060CA7" w:rsidRPr="00AF469F" w:rsidRDefault="00060CA7" w:rsidP="008C1154">
            <w:pPr>
              <w:spacing w:after="0"/>
              <w:jc w:val="center"/>
              <w:rPr>
                <w:rFonts w:ascii="Calibri" w:hAnsi="Calibri" w:cs="Calibri"/>
                <w:color w:val="000000"/>
                <w:sz w:val="22"/>
                <w:szCs w:val="22"/>
                <w:lang w:eastAsia="en-IE"/>
              </w:rPr>
            </w:pPr>
            <w:r>
              <w:rPr>
                <w:rFonts w:ascii="Calibri" w:hAnsi="Calibri" w:cs="Calibri"/>
                <w:color w:val="000000"/>
                <w:sz w:val="22"/>
                <w:szCs w:val="22"/>
                <w:lang w:eastAsia="en-IE"/>
              </w:rPr>
              <w:t>No</w:t>
            </w:r>
          </w:p>
        </w:tc>
        <w:tc>
          <w:tcPr>
            <w:tcW w:w="1366" w:type="dxa"/>
            <w:shd w:val="clear" w:color="auto" w:fill="auto"/>
            <w:vAlign w:val="center"/>
            <w:hideMark/>
          </w:tcPr>
          <w:p w:rsidR="00060CA7" w:rsidRPr="00AF469F" w:rsidRDefault="00060CA7" w:rsidP="008C1154">
            <w:pPr>
              <w:spacing w:after="0"/>
              <w:jc w:val="center"/>
              <w:rPr>
                <w:rFonts w:ascii="Calibri" w:hAnsi="Calibri" w:cs="Calibri"/>
                <w:color w:val="000000"/>
                <w:sz w:val="22"/>
                <w:szCs w:val="22"/>
                <w:lang w:eastAsia="en-IE"/>
              </w:rPr>
            </w:pPr>
            <w:r>
              <w:rPr>
                <w:rFonts w:ascii="Calibri" w:hAnsi="Calibri" w:cs="Calibri"/>
                <w:color w:val="000000"/>
                <w:sz w:val="22"/>
                <w:szCs w:val="22"/>
                <w:lang w:eastAsia="en-IE"/>
              </w:rPr>
              <w:t>N</w:t>
            </w:r>
            <w:r w:rsidR="006E4CFF">
              <w:rPr>
                <w:rFonts w:ascii="Calibri" w:hAnsi="Calibri" w:cs="Calibri"/>
                <w:color w:val="000000"/>
                <w:sz w:val="22"/>
                <w:szCs w:val="22"/>
                <w:lang w:eastAsia="en-IE"/>
              </w:rPr>
              <w:t>/A</w:t>
            </w:r>
          </w:p>
        </w:tc>
        <w:tc>
          <w:tcPr>
            <w:tcW w:w="1940" w:type="dxa"/>
          </w:tcPr>
          <w:p w:rsidR="00060CA7" w:rsidRPr="00AF469F" w:rsidRDefault="00060CA7" w:rsidP="008C1154">
            <w:pPr>
              <w:spacing w:after="0"/>
              <w:jc w:val="center"/>
              <w:rPr>
                <w:rFonts w:ascii="Calibri" w:hAnsi="Calibri" w:cs="Calibri"/>
                <w:color w:val="000000"/>
                <w:sz w:val="22"/>
                <w:szCs w:val="22"/>
                <w:lang w:eastAsia="en-IE"/>
              </w:rPr>
            </w:pPr>
            <w:r>
              <w:rPr>
                <w:rFonts w:ascii="Calibri" w:hAnsi="Calibri" w:cs="Calibri"/>
                <w:color w:val="000000"/>
                <w:sz w:val="22"/>
                <w:szCs w:val="22"/>
                <w:lang w:eastAsia="en-IE"/>
              </w:rPr>
              <w:t>Enrolment campaign launched for Payee</w:t>
            </w:r>
          </w:p>
        </w:tc>
        <w:tc>
          <w:tcPr>
            <w:tcW w:w="1938" w:type="dxa"/>
            <w:shd w:val="clear" w:color="auto" w:fill="auto"/>
            <w:vAlign w:val="center"/>
            <w:hideMark/>
          </w:tcPr>
          <w:p w:rsidR="00060CA7" w:rsidRPr="00AF469F" w:rsidRDefault="00060CA7" w:rsidP="008C1154">
            <w:pPr>
              <w:spacing w:after="0"/>
              <w:jc w:val="center"/>
              <w:rPr>
                <w:rFonts w:ascii="Calibri" w:hAnsi="Calibri" w:cs="Calibri"/>
                <w:color w:val="000000"/>
                <w:sz w:val="22"/>
                <w:szCs w:val="22"/>
                <w:lang w:eastAsia="en-IE"/>
              </w:rPr>
            </w:pPr>
            <w:r>
              <w:rPr>
                <w:rFonts w:ascii="Calibri" w:hAnsi="Calibri" w:cs="Calibri"/>
                <w:color w:val="000000"/>
                <w:sz w:val="22"/>
                <w:szCs w:val="22"/>
                <w:lang w:eastAsia="en-IE"/>
              </w:rPr>
              <w:t>Payment method selected by payee during enrolment</w:t>
            </w:r>
          </w:p>
        </w:tc>
        <w:tc>
          <w:tcPr>
            <w:tcW w:w="1935" w:type="dxa"/>
            <w:shd w:val="clear" w:color="auto" w:fill="auto"/>
            <w:vAlign w:val="center"/>
          </w:tcPr>
          <w:p w:rsidR="00060CA7" w:rsidRPr="00AF469F" w:rsidRDefault="00060CA7" w:rsidP="008C1154">
            <w:pPr>
              <w:spacing w:after="0"/>
              <w:jc w:val="center"/>
              <w:rPr>
                <w:rFonts w:ascii="Calibri" w:hAnsi="Calibri" w:cs="Calibri"/>
                <w:color w:val="000000"/>
                <w:sz w:val="22"/>
                <w:szCs w:val="22"/>
                <w:lang w:eastAsia="en-IE"/>
              </w:rPr>
            </w:pPr>
            <w:r>
              <w:rPr>
                <w:rFonts w:ascii="Calibri" w:hAnsi="Calibri" w:cs="Calibri"/>
                <w:color w:val="000000"/>
                <w:sz w:val="22"/>
                <w:szCs w:val="22"/>
                <w:lang w:eastAsia="en-IE"/>
              </w:rPr>
              <w:t xml:space="preserve">From </w:t>
            </w:r>
            <w:r w:rsidR="0066091C">
              <w:rPr>
                <w:rFonts w:ascii="Calibri" w:hAnsi="Calibri" w:cs="Calibri"/>
                <w:color w:val="000000"/>
                <w:sz w:val="22"/>
                <w:szCs w:val="22"/>
                <w:lang w:eastAsia="en-IE"/>
              </w:rPr>
              <w:t xml:space="preserve">IncedoPay </w:t>
            </w:r>
            <w:r>
              <w:rPr>
                <w:rFonts w:ascii="Calibri" w:hAnsi="Calibri" w:cs="Calibri"/>
                <w:color w:val="000000"/>
                <w:sz w:val="22"/>
                <w:szCs w:val="22"/>
                <w:lang w:eastAsia="en-IE"/>
              </w:rPr>
              <w:t>Consumer D</w:t>
            </w:r>
            <w:r w:rsidR="0066091C">
              <w:rPr>
                <w:rFonts w:ascii="Calibri" w:hAnsi="Calibri" w:cs="Calibri"/>
                <w:color w:val="000000"/>
                <w:sz w:val="22"/>
                <w:szCs w:val="22"/>
                <w:lang w:eastAsia="en-IE"/>
              </w:rPr>
              <w:t>atabase</w:t>
            </w:r>
          </w:p>
        </w:tc>
      </w:tr>
      <w:tr w:rsidR="00060CA7" w:rsidRPr="00AF469F" w:rsidTr="00060CA7">
        <w:trPr>
          <w:cantSplit/>
          <w:trHeight w:val="683"/>
        </w:trPr>
        <w:tc>
          <w:tcPr>
            <w:tcW w:w="1349" w:type="dxa"/>
            <w:shd w:val="clear" w:color="auto" w:fill="auto"/>
            <w:vAlign w:val="center"/>
            <w:hideMark/>
          </w:tcPr>
          <w:p w:rsidR="00060CA7" w:rsidRPr="00AF469F" w:rsidRDefault="00060CA7" w:rsidP="008C1154">
            <w:pPr>
              <w:spacing w:after="0"/>
              <w:jc w:val="center"/>
              <w:rPr>
                <w:rFonts w:ascii="Calibri" w:hAnsi="Calibri" w:cs="Calibri"/>
                <w:color w:val="000000"/>
                <w:sz w:val="22"/>
                <w:szCs w:val="22"/>
                <w:lang w:eastAsia="en-IE"/>
              </w:rPr>
            </w:pPr>
            <w:r>
              <w:rPr>
                <w:rFonts w:ascii="Calibri" w:hAnsi="Calibri" w:cs="Calibri"/>
                <w:color w:val="000000"/>
                <w:sz w:val="22"/>
                <w:szCs w:val="22"/>
                <w:lang w:eastAsia="en-IE"/>
              </w:rPr>
              <w:t>Blank</w:t>
            </w:r>
          </w:p>
        </w:tc>
        <w:tc>
          <w:tcPr>
            <w:tcW w:w="1365" w:type="dxa"/>
            <w:shd w:val="clear" w:color="auto" w:fill="auto"/>
            <w:vAlign w:val="center"/>
            <w:hideMark/>
          </w:tcPr>
          <w:p w:rsidR="00060CA7" w:rsidRPr="00AF469F" w:rsidRDefault="00060CA7" w:rsidP="008C1154">
            <w:pPr>
              <w:spacing w:after="0"/>
              <w:jc w:val="center"/>
              <w:rPr>
                <w:rFonts w:ascii="Calibri" w:hAnsi="Calibri" w:cs="Calibri"/>
                <w:color w:val="000000"/>
                <w:sz w:val="22"/>
                <w:szCs w:val="22"/>
                <w:lang w:eastAsia="en-IE"/>
              </w:rPr>
            </w:pPr>
            <w:r>
              <w:rPr>
                <w:rFonts w:ascii="Calibri" w:hAnsi="Calibri" w:cs="Calibri"/>
                <w:color w:val="000000"/>
                <w:sz w:val="22"/>
                <w:szCs w:val="22"/>
                <w:lang w:eastAsia="en-IE"/>
              </w:rPr>
              <w:t>Yes</w:t>
            </w:r>
          </w:p>
        </w:tc>
        <w:tc>
          <w:tcPr>
            <w:tcW w:w="1366" w:type="dxa"/>
            <w:shd w:val="clear" w:color="auto" w:fill="auto"/>
            <w:vAlign w:val="center"/>
            <w:hideMark/>
          </w:tcPr>
          <w:p w:rsidR="00060CA7" w:rsidRPr="00AF469F" w:rsidRDefault="00060CA7" w:rsidP="008C1154">
            <w:pPr>
              <w:spacing w:after="0"/>
              <w:jc w:val="center"/>
              <w:rPr>
                <w:rFonts w:ascii="Calibri" w:hAnsi="Calibri" w:cs="Calibri"/>
                <w:color w:val="000000"/>
                <w:sz w:val="22"/>
                <w:szCs w:val="22"/>
                <w:lang w:eastAsia="en-IE"/>
              </w:rPr>
            </w:pPr>
            <w:r>
              <w:rPr>
                <w:rFonts w:ascii="Calibri" w:hAnsi="Calibri" w:cs="Calibri"/>
                <w:color w:val="000000"/>
                <w:sz w:val="22"/>
                <w:szCs w:val="22"/>
                <w:lang w:eastAsia="en-IE"/>
              </w:rPr>
              <w:t>No</w:t>
            </w:r>
          </w:p>
        </w:tc>
        <w:tc>
          <w:tcPr>
            <w:tcW w:w="1940" w:type="dxa"/>
          </w:tcPr>
          <w:p w:rsidR="00060CA7" w:rsidRPr="00AF469F" w:rsidRDefault="00060CA7" w:rsidP="008C1154">
            <w:pPr>
              <w:spacing w:after="0"/>
              <w:jc w:val="center"/>
              <w:rPr>
                <w:rFonts w:ascii="Calibri" w:hAnsi="Calibri" w:cs="Calibri"/>
                <w:color w:val="000000"/>
                <w:sz w:val="22"/>
                <w:szCs w:val="22"/>
                <w:lang w:eastAsia="en-IE"/>
              </w:rPr>
            </w:pPr>
            <w:r>
              <w:rPr>
                <w:rFonts w:ascii="Calibri" w:hAnsi="Calibri" w:cs="Calibri"/>
                <w:color w:val="000000"/>
                <w:sz w:val="22"/>
                <w:szCs w:val="22"/>
                <w:lang w:eastAsia="en-IE"/>
              </w:rPr>
              <w:t>Profile Validation will be required</w:t>
            </w:r>
          </w:p>
        </w:tc>
        <w:tc>
          <w:tcPr>
            <w:tcW w:w="1938" w:type="dxa"/>
            <w:shd w:val="clear" w:color="auto" w:fill="auto"/>
            <w:vAlign w:val="center"/>
            <w:hideMark/>
          </w:tcPr>
          <w:p w:rsidR="00060CA7" w:rsidRPr="00AF469F" w:rsidRDefault="00060CA7" w:rsidP="008C1154">
            <w:pPr>
              <w:spacing w:after="0"/>
              <w:jc w:val="center"/>
              <w:rPr>
                <w:rFonts w:ascii="Calibri" w:hAnsi="Calibri" w:cs="Calibri"/>
                <w:color w:val="000000"/>
                <w:sz w:val="22"/>
                <w:szCs w:val="22"/>
                <w:lang w:eastAsia="en-IE"/>
              </w:rPr>
            </w:pPr>
            <w:r>
              <w:rPr>
                <w:rFonts w:ascii="Calibri" w:hAnsi="Calibri" w:cs="Calibri"/>
                <w:color w:val="000000"/>
                <w:sz w:val="22"/>
                <w:szCs w:val="22"/>
                <w:lang w:eastAsia="en-IE"/>
              </w:rPr>
              <w:t>Payment method chosen by payee post profile validation</w:t>
            </w:r>
          </w:p>
        </w:tc>
        <w:tc>
          <w:tcPr>
            <w:tcW w:w="1935" w:type="dxa"/>
            <w:shd w:val="clear" w:color="auto" w:fill="auto"/>
            <w:vAlign w:val="center"/>
            <w:hideMark/>
          </w:tcPr>
          <w:p w:rsidR="00060CA7" w:rsidRPr="00AF469F" w:rsidRDefault="00060CA7" w:rsidP="008C1154">
            <w:pPr>
              <w:spacing w:after="0"/>
              <w:jc w:val="center"/>
              <w:rPr>
                <w:rFonts w:ascii="Calibri" w:hAnsi="Calibri" w:cs="Calibri"/>
                <w:color w:val="000000"/>
                <w:sz w:val="22"/>
                <w:szCs w:val="22"/>
                <w:lang w:eastAsia="en-IE"/>
              </w:rPr>
            </w:pPr>
            <w:r>
              <w:rPr>
                <w:rFonts w:ascii="Calibri" w:hAnsi="Calibri" w:cs="Calibri"/>
                <w:color w:val="000000"/>
                <w:sz w:val="22"/>
                <w:szCs w:val="22"/>
                <w:lang w:eastAsia="en-IE"/>
              </w:rPr>
              <w:t xml:space="preserve">From </w:t>
            </w:r>
            <w:r w:rsidR="0066091C">
              <w:rPr>
                <w:rFonts w:ascii="Calibri" w:hAnsi="Calibri" w:cs="Calibri"/>
                <w:color w:val="000000"/>
                <w:sz w:val="22"/>
                <w:szCs w:val="22"/>
                <w:lang w:eastAsia="en-IE"/>
              </w:rPr>
              <w:t xml:space="preserve">IncedoPay </w:t>
            </w:r>
            <w:r>
              <w:rPr>
                <w:rFonts w:ascii="Calibri" w:hAnsi="Calibri" w:cs="Calibri"/>
                <w:color w:val="000000"/>
                <w:sz w:val="22"/>
                <w:szCs w:val="22"/>
                <w:lang w:eastAsia="en-IE"/>
              </w:rPr>
              <w:t>Consumer D</w:t>
            </w:r>
            <w:r w:rsidR="0066091C">
              <w:rPr>
                <w:rFonts w:ascii="Calibri" w:hAnsi="Calibri" w:cs="Calibri"/>
                <w:color w:val="000000"/>
                <w:sz w:val="22"/>
                <w:szCs w:val="22"/>
                <w:lang w:eastAsia="en-IE"/>
              </w:rPr>
              <w:t xml:space="preserve">ata </w:t>
            </w:r>
            <w:r>
              <w:rPr>
                <w:rFonts w:ascii="Calibri" w:hAnsi="Calibri" w:cs="Calibri"/>
                <w:color w:val="000000"/>
                <w:sz w:val="22"/>
                <w:szCs w:val="22"/>
                <w:lang w:eastAsia="en-IE"/>
              </w:rPr>
              <w:t>B</w:t>
            </w:r>
            <w:r w:rsidR="0066091C">
              <w:rPr>
                <w:rFonts w:ascii="Calibri" w:hAnsi="Calibri" w:cs="Calibri"/>
                <w:color w:val="000000"/>
                <w:sz w:val="22"/>
                <w:szCs w:val="22"/>
                <w:lang w:eastAsia="en-IE"/>
              </w:rPr>
              <w:t>ase</w:t>
            </w:r>
          </w:p>
        </w:tc>
      </w:tr>
      <w:tr w:rsidR="00060CA7" w:rsidRPr="00AF469F" w:rsidTr="00060CA7">
        <w:trPr>
          <w:cantSplit/>
          <w:trHeight w:val="197"/>
        </w:trPr>
        <w:tc>
          <w:tcPr>
            <w:tcW w:w="1349" w:type="dxa"/>
            <w:shd w:val="clear" w:color="auto" w:fill="auto"/>
            <w:vAlign w:val="center"/>
            <w:hideMark/>
          </w:tcPr>
          <w:p w:rsidR="00060CA7" w:rsidRPr="00AF469F" w:rsidRDefault="00060CA7" w:rsidP="008C1154">
            <w:pPr>
              <w:spacing w:after="0"/>
              <w:jc w:val="center"/>
              <w:rPr>
                <w:rFonts w:ascii="Calibri" w:hAnsi="Calibri" w:cs="Calibri"/>
                <w:color w:val="000000"/>
                <w:sz w:val="22"/>
                <w:szCs w:val="22"/>
                <w:lang w:eastAsia="en-IE"/>
              </w:rPr>
            </w:pPr>
            <w:r>
              <w:rPr>
                <w:rFonts w:ascii="Calibri" w:hAnsi="Calibri" w:cs="Calibri"/>
                <w:color w:val="000000"/>
                <w:sz w:val="22"/>
                <w:szCs w:val="22"/>
                <w:lang w:eastAsia="en-IE"/>
              </w:rPr>
              <w:lastRenderedPageBreak/>
              <w:t>Blank</w:t>
            </w:r>
          </w:p>
        </w:tc>
        <w:tc>
          <w:tcPr>
            <w:tcW w:w="1365" w:type="dxa"/>
            <w:shd w:val="clear" w:color="auto" w:fill="auto"/>
            <w:vAlign w:val="center"/>
            <w:hideMark/>
          </w:tcPr>
          <w:p w:rsidR="00060CA7" w:rsidRPr="00AF469F" w:rsidRDefault="00060CA7" w:rsidP="008C1154">
            <w:pPr>
              <w:spacing w:after="0"/>
              <w:jc w:val="center"/>
              <w:rPr>
                <w:rFonts w:ascii="Calibri" w:hAnsi="Calibri" w:cs="Calibri"/>
                <w:color w:val="000000"/>
                <w:sz w:val="22"/>
                <w:szCs w:val="22"/>
                <w:lang w:eastAsia="en-IE"/>
              </w:rPr>
            </w:pPr>
            <w:r>
              <w:rPr>
                <w:rFonts w:ascii="Calibri" w:hAnsi="Calibri" w:cs="Calibri"/>
                <w:color w:val="000000"/>
                <w:sz w:val="22"/>
                <w:szCs w:val="22"/>
                <w:lang w:eastAsia="en-IE"/>
              </w:rPr>
              <w:t>Y</w:t>
            </w:r>
            <w:r w:rsidRPr="00AF469F">
              <w:rPr>
                <w:rFonts w:ascii="Calibri" w:hAnsi="Calibri" w:cs="Calibri"/>
                <w:color w:val="000000"/>
                <w:sz w:val="22"/>
                <w:szCs w:val="22"/>
                <w:lang w:eastAsia="en-IE"/>
              </w:rPr>
              <w:t>es</w:t>
            </w:r>
          </w:p>
        </w:tc>
        <w:tc>
          <w:tcPr>
            <w:tcW w:w="1366" w:type="dxa"/>
            <w:shd w:val="clear" w:color="auto" w:fill="auto"/>
            <w:vAlign w:val="center"/>
            <w:hideMark/>
          </w:tcPr>
          <w:p w:rsidR="00060CA7" w:rsidRPr="00AF469F" w:rsidRDefault="00060CA7" w:rsidP="008C1154">
            <w:pPr>
              <w:spacing w:after="0"/>
              <w:jc w:val="center"/>
              <w:rPr>
                <w:rFonts w:ascii="Calibri" w:hAnsi="Calibri" w:cs="Calibri"/>
                <w:color w:val="000000"/>
                <w:sz w:val="22"/>
                <w:szCs w:val="22"/>
                <w:lang w:eastAsia="en-IE"/>
              </w:rPr>
            </w:pPr>
            <w:r>
              <w:rPr>
                <w:rFonts w:ascii="Calibri" w:hAnsi="Calibri" w:cs="Calibri"/>
                <w:color w:val="000000"/>
                <w:sz w:val="22"/>
                <w:szCs w:val="22"/>
                <w:lang w:eastAsia="en-IE"/>
              </w:rPr>
              <w:t>Y</w:t>
            </w:r>
            <w:r w:rsidRPr="00AF469F">
              <w:rPr>
                <w:rFonts w:ascii="Calibri" w:hAnsi="Calibri" w:cs="Calibri"/>
                <w:color w:val="000000"/>
                <w:sz w:val="22"/>
                <w:szCs w:val="22"/>
                <w:lang w:eastAsia="en-IE"/>
              </w:rPr>
              <w:t>es</w:t>
            </w:r>
          </w:p>
        </w:tc>
        <w:tc>
          <w:tcPr>
            <w:tcW w:w="1940" w:type="dxa"/>
          </w:tcPr>
          <w:p w:rsidR="00060CA7" w:rsidRPr="00AF469F" w:rsidRDefault="00060CA7" w:rsidP="008C1154">
            <w:pPr>
              <w:spacing w:after="0"/>
              <w:jc w:val="center"/>
              <w:rPr>
                <w:rFonts w:ascii="Calibri" w:hAnsi="Calibri" w:cs="Calibri"/>
                <w:color w:val="000000"/>
                <w:sz w:val="22"/>
                <w:szCs w:val="22"/>
                <w:lang w:eastAsia="en-IE"/>
              </w:rPr>
            </w:pPr>
            <w:r>
              <w:rPr>
                <w:rFonts w:ascii="Calibri" w:hAnsi="Calibri" w:cs="Calibri"/>
                <w:color w:val="000000"/>
                <w:sz w:val="22"/>
                <w:szCs w:val="22"/>
                <w:lang w:eastAsia="en-IE"/>
              </w:rPr>
              <w:t>Payment will be processed as per chosen payment preference</w:t>
            </w:r>
          </w:p>
        </w:tc>
        <w:tc>
          <w:tcPr>
            <w:tcW w:w="1938" w:type="dxa"/>
            <w:shd w:val="clear" w:color="auto" w:fill="auto"/>
            <w:vAlign w:val="center"/>
            <w:hideMark/>
          </w:tcPr>
          <w:p w:rsidR="00060CA7" w:rsidRPr="00AF469F" w:rsidRDefault="00060CA7" w:rsidP="008C1154">
            <w:pPr>
              <w:spacing w:after="0"/>
              <w:jc w:val="center"/>
              <w:rPr>
                <w:rFonts w:ascii="Calibri" w:hAnsi="Calibri" w:cs="Calibri"/>
                <w:color w:val="000000"/>
                <w:sz w:val="22"/>
                <w:szCs w:val="22"/>
                <w:lang w:eastAsia="en-IE"/>
              </w:rPr>
            </w:pPr>
            <w:r w:rsidRPr="00AF469F">
              <w:rPr>
                <w:rFonts w:ascii="Calibri" w:hAnsi="Calibri" w:cs="Calibri"/>
                <w:color w:val="000000"/>
                <w:sz w:val="22"/>
                <w:szCs w:val="22"/>
                <w:lang w:eastAsia="en-IE"/>
              </w:rPr>
              <w:t>from consumer DB</w:t>
            </w:r>
          </w:p>
        </w:tc>
        <w:tc>
          <w:tcPr>
            <w:tcW w:w="1935" w:type="dxa"/>
            <w:shd w:val="clear" w:color="auto" w:fill="auto"/>
            <w:vAlign w:val="center"/>
            <w:hideMark/>
          </w:tcPr>
          <w:p w:rsidR="00060CA7" w:rsidRPr="00AF469F" w:rsidRDefault="0066091C" w:rsidP="008C1154">
            <w:pPr>
              <w:spacing w:after="0"/>
              <w:jc w:val="center"/>
              <w:rPr>
                <w:rFonts w:ascii="Calibri" w:hAnsi="Calibri" w:cs="Calibri"/>
                <w:color w:val="000000"/>
                <w:sz w:val="22"/>
                <w:szCs w:val="22"/>
                <w:lang w:eastAsia="en-IE"/>
              </w:rPr>
            </w:pPr>
            <w:r>
              <w:rPr>
                <w:rFonts w:ascii="Calibri" w:hAnsi="Calibri" w:cs="Calibri"/>
                <w:color w:val="000000"/>
                <w:sz w:val="22"/>
                <w:szCs w:val="22"/>
                <w:lang w:eastAsia="en-IE"/>
              </w:rPr>
              <w:t>F</w:t>
            </w:r>
            <w:r w:rsidR="00060CA7" w:rsidRPr="00AF469F">
              <w:rPr>
                <w:rFonts w:ascii="Calibri" w:hAnsi="Calibri" w:cs="Calibri"/>
                <w:color w:val="000000"/>
                <w:sz w:val="22"/>
                <w:szCs w:val="22"/>
                <w:lang w:eastAsia="en-IE"/>
              </w:rPr>
              <w:t xml:space="preserve">rom </w:t>
            </w:r>
            <w:r>
              <w:rPr>
                <w:rFonts w:ascii="Calibri" w:hAnsi="Calibri" w:cs="Calibri"/>
                <w:color w:val="000000"/>
                <w:sz w:val="22"/>
                <w:szCs w:val="22"/>
                <w:lang w:eastAsia="en-IE"/>
              </w:rPr>
              <w:t>IncedoPay Consumer Data Base</w:t>
            </w:r>
          </w:p>
        </w:tc>
      </w:tr>
      <w:tr w:rsidR="00060CA7" w:rsidRPr="00AF469F" w:rsidTr="00060CA7">
        <w:trPr>
          <w:cantSplit/>
          <w:trHeight w:val="377"/>
        </w:trPr>
        <w:tc>
          <w:tcPr>
            <w:tcW w:w="1349" w:type="dxa"/>
            <w:shd w:val="clear" w:color="auto" w:fill="auto"/>
            <w:vAlign w:val="center"/>
            <w:hideMark/>
          </w:tcPr>
          <w:p w:rsidR="00060CA7" w:rsidRPr="00AF469F" w:rsidRDefault="00060CA7" w:rsidP="008C1154">
            <w:pPr>
              <w:spacing w:after="0"/>
              <w:jc w:val="center"/>
              <w:rPr>
                <w:rFonts w:ascii="Calibri" w:hAnsi="Calibri" w:cs="Calibri"/>
                <w:color w:val="000000"/>
                <w:sz w:val="22"/>
                <w:szCs w:val="22"/>
                <w:lang w:eastAsia="en-IE"/>
              </w:rPr>
            </w:pPr>
            <w:r>
              <w:rPr>
                <w:rFonts w:ascii="Calibri" w:hAnsi="Calibri" w:cs="Calibri"/>
                <w:color w:val="000000"/>
                <w:sz w:val="22"/>
                <w:szCs w:val="22"/>
                <w:lang w:eastAsia="en-IE"/>
              </w:rPr>
              <w:t>ACH</w:t>
            </w:r>
          </w:p>
        </w:tc>
        <w:tc>
          <w:tcPr>
            <w:tcW w:w="1365" w:type="dxa"/>
            <w:shd w:val="clear" w:color="auto" w:fill="auto"/>
            <w:vAlign w:val="center"/>
            <w:hideMark/>
          </w:tcPr>
          <w:p w:rsidR="00060CA7" w:rsidRPr="00AF469F" w:rsidRDefault="00060CA7" w:rsidP="008C1154">
            <w:pPr>
              <w:spacing w:after="0"/>
              <w:jc w:val="center"/>
              <w:rPr>
                <w:rFonts w:ascii="Calibri" w:hAnsi="Calibri" w:cs="Calibri"/>
                <w:color w:val="000000"/>
                <w:sz w:val="22"/>
                <w:szCs w:val="22"/>
                <w:lang w:eastAsia="en-IE"/>
              </w:rPr>
            </w:pPr>
            <w:r>
              <w:rPr>
                <w:rFonts w:ascii="Calibri" w:hAnsi="Calibri" w:cs="Calibri"/>
                <w:color w:val="000000"/>
                <w:sz w:val="22"/>
                <w:szCs w:val="22"/>
                <w:lang w:eastAsia="en-IE"/>
              </w:rPr>
              <w:t>No</w:t>
            </w:r>
          </w:p>
        </w:tc>
        <w:tc>
          <w:tcPr>
            <w:tcW w:w="1366" w:type="dxa"/>
            <w:shd w:val="clear" w:color="auto" w:fill="auto"/>
            <w:vAlign w:val="center"/>
            <w:hideMark/>
          </w:tcPr>
          <w:p w:rsidR="00060CA7" w:rsidRPr="00AF469F" w:rsidRDefault="00060CA7" w:rsidP="008C1154">
            <w:pPr>
              <w:spacing w:after="0"/>
              <w:jc w:val="center"/>
              <w:rPr>
                <w:rFonts w:ascii="Calibri" w:hAnsi="Calibri" w:cs="Calibri"/>
                <w:color w:val="000000"/>
                <w:sz w:val="22"/>
                <w:szCs w:val="22"/>
                <w:lang w:eastAsia="en-IE"/>
              </w:rPr>
            </w:pPr>
            <w:r>
              <w:rPr>
                <w:rFonts w:ascii="Calibri" w:hAnsi="Calibri" w:cs="Calibri"/>
                <w:color w:val="000000"/>
                <w:sz w:val="22"/>
                <w:szCs w:val="22"/>
                <w:lang w:eastAsia="en-IE"/>
              </w:rPr>
              <w:t>N</w:t>
            </w:r>
            <w:r w:rsidR="0066091C">
              <w:rPr>
                <w:rFonts w:ascii="Calibri" w:hAnsi="Calibri" w:cs="Calibri"/>
                <w:color w:val="000000"/>
                <w:sz w:val="22"/>
                <w:szCs w:val="22"/>
                <w:lang w:eastAsia="en-IE"/>
              </w:rPr>
              <w:t>/A</w:t>
            </w:r>
          </w:p>
        </w:tc>
        <w:tc>
          <w:tcPr>
            <w:tcW w:w="1940" w:type="dxa"/>
          </w:tcPr>
          <w:p w:rsidR="00060CA7" w:rsidRPr="00AF469F" w:rsidRDefault="00060CA7" w:rsidP="008C1154">
            <w:pPr>
              <w:spacing w:after="0"/>
              <w:jc w:val="center"/>
              <w:rPr>
                <w:rFonts w:ascii="Calibri" w:hAnsi="Calibri" w:cs="Calibri"/>
                <w:color w:val="000000"/>
                <w:sz w:val="22"/>
                <w:szCs w:val="22"/>
                <w:lang w:eastAsia="en-IE"/>
              </w:rPr>
            </w:pPr>
            <w:r>
              <w:rPr>
                <w:rFonts w:ascii="Calibri" w:hAnsi="Calibri" w:cs="Calibri"/>
                <w:color w:val="000000"/>
                <w:sz w:val="22"/>
                <w:szCs w:val="22"/>
                <w:lang w:eastAsia="en-IE"/>
              </w:rPr>
              <w:t>Payment will be processed as per ACH payment processing</w:t>
            </w:r>
          </w:p>
        </w:tc>
        <w:tc>
          <w:tcPr>
            <w:tcW w:w="1938" w:type="dxa"/>
            <w:shd w:val="clear" w:color="auto" w:fill="auto"/>
            <w:vAlign w:val="center"/>
            <w:hideMark/>
          </w:tcPr>
          <w:p w:rsidR="00060CA7" w:rsidRPr="00AF469F" w:rsidRDefault="00060CA7" w:rsidP="008C1154">
            <w:pPr>
              <w:spacing w:after="0"/>
              <w:jc w:val="center"/>
              <w:rPr>
                <w:rFonts w:ascii="Calibri" w:hAnsi="Calibri" w:cs="Calibri"/>
                <w:color w:val="000000"/>
                <w:sz w:val="22"/>
                <w:szCs w:val="22"/>
                <w:lang w:eastAsia="en-IE"/>
              </w:rPr>
            </w:pPr>
            <w:r>
              <w:rPr>
                <w:rFonts w:ascii="Calibri" w:hAnsi="Calibri" w:cs="Calibri"/>
                <w:color w:val="000000"/>
                <w:sz w:val="22"/>
                <w:szCs w:val="22"/>
                <w:lang w:eastAsia="en-IE"/>
              </w:rPr>
              <w:t>From Input File</w:t>
            </w:r>
          </w:p>
        </w:tc>
        <w:tc>
          <w:tcPr>
            <w:tcW w:w="1935" w:type="dxa"/>
            <w:shd w:val="clear" w:color="auto" w:fill="auto"/>
            <w:vAlign w:val="center"/>
            <w:hideMark/>
          </w:tcPr>
          <w:p w:rsidR="00060CA7" w:rsidRPr="00AF469F" w:rsidRDefault="00060CA7" w:rsidP="008C1154">
            <w:pPr>
              <w:spacing w:after="0"/>
              <w:jc w:val="center"/>
              <w:rPr>
                <w:rFonts w:ascii="Calibri" w:hAnsi="Calibri" w:cs="Calibri"/>
                <w:color w:val="000000"/>
                <w:sz w:val="22"/>
                <w:szCs w:val="22"/>
                <w:lang w:eastAsia="en-IE"/>
              </w:rPr>
            </w:pPr>
            <w:r>
              <w:rPr>
                <w:rFonts w:ascii="Calibri" w:hAnsi="Calibri" w:cs="Calibri"/>
                <w:color w:val="000000"/>
                <w:sz w:val="22"/>
                <w:szCs w:val="22"/>
                <w:lang w:eastAsia="en-IE"/>
              </w:rPr>
              <w:t>From Input File</w:t>
            </w:r>
          </w:p>
        </w:tc>
      </w:tr>
      <w:tr w:rsidR="00060CA7" w:rsidRPr="00AF469F" w:rsidTr="00060CA7">
        <w:trPr>
          <w:cantSplit/>
          <w:trHeight w:val="231"/>
        </w:trPr>
        <w:tc>
          <w:tcPr>
            <w:tcW w:w="1349" w:type="dxa"/>
            <w:shd w:val="clear" w:color="auto" w:fill="auto"/>
            <w:vAlign w:val="center"/>
            <w:hideMark/>
          </w:tcPr>
          <w:p w:rsidR="00060CA7" w:rsidRPr="0066091C" w:rsidRDefault="00060CA7" w:rsidP="008C1154">
            <w:pPr>
              <w:spacing w:after="0"/>
              <w:jc w:val="center"/>
              <w:rPr>
                <w:rFonts w:ascii="Calibri" w:hAnsi="Calibri" w:cs="Calibri"/>
                <w:color w:val="000000"/>
                <w:sz w:val="22"/>
                <w:szCs w:val="22"/>
                <w:lang w:eastAsia="en-IE"/>
              </w:rPr>
            </w:pPr>
            <w:r w:rsidRPr="0066091C">
              <w:rPr>
                <w:rFonts w:ascii="Calibri" w:hAnsi="Calibri" w:cs="Calibri"/>
                <w:color w:val="000000"/>
                <w:sz w:val="22"/>
                <w:szCs w:val="22"/>
                <w:lang w:eastAsia="en-IE"/>
              </w:rPr>
              <w:t>ACH</w:t>
            </w:r>
          </w:p>
        </w:tc>
        <w:tc>
          <w:tcPr>
            <w:tcW w:w="1365" w:type="dxa"/>
            <w:shd w:val="clear" w:color="auto" w:fill="auto"/>
            <w:vAlign w:val="center"/>
            <w:hideMark/>
          </w:tcPr>
          <w:p w:rsidR="00060CA7" w:rsidRPr="0066091C" w:rsidRDefault="00060CA7" w:rsidP="008C1154">
            <w:pPr>
              <w:spacing w:after="0"/>
              <w:jc w:val="center"/>
              <w:rPr>
                <w:rFonts w:ascii="Calibri" w:hAnsi="Calibri" w:cs="Calibri"/>
                <w:color w:val="000000"/>
                <w:sz w:val="22"/>
                <w:szCs w:val="22"/>
                <w:lang w:eastAsia="en-IE"/>
              </w:rPr>
            </w:pPr>
            <w:r w:rsidRPr="0066091C">
              <w:rPr>
                <w:rFonts w:ascii="Calibri" w:hAnsi="Calibri" w:cs="Calibri"/>
                <w:color w:val="000000"/>
                <w:sz w:val="22"/>
                <w:szCs w:val="22"/>
                <w:lang w:eastAsia="en-IE"/>
              </w:rPr>
              <w:t>Yes</w:t>
            </w:r>
          </w:p>
        </w:tc>
        <w:tc>
          <w:tcPr>
            <w:tcW w:w="1366" w:type="dxa"/>
            <w:shd w:val="clear" w:color="auto" w:fill="auto"/>
            <w:vAlign w:val="center"/>
            <w:hideMark/>
          </w:tcPr>
          <w:p w:rsidR="00060CA7" w:rsidRPr="0066091C" w:rsidRDefault="0066091C" w:rsidP="008C1154">
            <w:pPr>
              <w:spacing w:after="0"/>
              <w:jc w:val="center"/>
              <w:rPr>
                <w:rFonts w:ascii="Calibri" w:hAnsi="Calibri" w:cs="Calibri"/>
                <w:color w:val="000000"/>
                <w:sz w:val="22"/>
                <w:szCs w:val="22"/>
                <w:lang w:eastAsia="en-IE"/>
              </w:rPr>
            </w:pPr>
            <w:r w:rsidRPr="0066091C">
              <w:rPr>
                <w:rFonts w:ascii="Calibri" w:hAnsi="Calibri" w:cs="Calibri"/>
                <w:color w:val="000000"/>
                <w:sz w:val="22"/>
                <w:szCs w:val="22"/>
                <w:lang w:eastAsia="en-IE"/>
              </w:rPr>
              <w:t>N</w:t>
            </w:r>
            <w:r w:rsidR="00060CA7" w:rsidRPr="0066091C">
              <w:rPr>
                <w:rFonts w:ascii="Calibri" w:hAnsi="Calibri" w:cs="Calibri"/>
                <w:color w:val="000000"/>
                <w:sz w:val="22"/>
                <w:szCs w:val="22"/>
                <w:lang w:eastAsia="en-IE"/>
              </w:rPr>
              <w:t>o</w:t>
            </w:r>
          </w:p>
        </w:tc>
        <w:tc>
          <w:tcPr>
            <w:tcW w:w="1940" w:type="dxa"/>
          </w:tcPr>
          <w:p w:rsidR="00060CA7" w:rsidRPr="0066091C" w:rsidRDefault="00060CA7" w:rsidP="008C1154">
            <w:pPr>
              <w:spacing w:after="0"/>
              <w:jc w:val="center"/>
              <w:rPr>
                <w:rFonts w:ascii="Calibri" w:hAnsi="Calibri" w:cs="Calibri"/>
                <w:color w:val="000000"/>
                <w:sz w:val="22"/>
                <w:szCs w:val="22"/>
                <w:lang w:eastAsia="en-IE"/>
              </w:rPr>
            </w:pPr>
          </w:p>
        </w:tc>
        <w:tc>
          <w:tcPr>
            <w:tcW w:w="1938" w:type="dxa"/>
            <w:shd w:val="clear" w:color="auto" w:fill="auto"/>
            <w:vAlign w:val="center"/>
          </w:tcPr>
          <w:p w:rsidR="00060CA7" w:rsidRPr="0066091C" w:rsidRDefault="0049379C" w:rsidP="0049379C">
            <w:pPr>
              <w:spacing w:after="0"/>
              <w:rPr>
                <w:rFonts w:ascii="Calibri" w:hAnsi="Calibri" w:cs="Calibri"/>
                <w:color w:val="000000"/>
                <w:sz w:val="22"/>
                <w:szCs w:val="22"/>
                <w:lang w:eastAsia="en-IE"/>
              </w:rPr>
            </w:pPr>
            <w:r w:rsidRPr="0066091C">
              <w:rPr>
                <w:rFonts w:ascii="Calibri" w:hAnsi="Calibri" w:cs="Calibri"/>
                <w:color w:val="000000"/>
                <w:sz w:val="22"/>
                <w:szCs w:val="22"/>
                <w:lang w:eastAsia="en-IE"/>
              </w:rPr>
              <w:t xml:space="preserve"> From Input File </w:t>
            </w:r>
          </w:p>
        </w:tc>
        <w:tc>
          <w:tcPr>
            <w:tcW w:w="1935" w:type="dxa"/>
            <w:shd w:val="clear" w:color="auto" w:fill="auto"/>
            <w:vAlign w:val="center"/>
          </w:tcPr>
          <w:p w:rsidR="00060CA7" w:rsidRPr="0066091C" w:rsidRDefault="0049379C" w:rsidP="008C1154">
            <w:pPr>
              <w:spacing w:after="0"/>
              <w:jc w:val="center"/>
              <w:rPr>
                <w:rFonts w:ascii="Calibri" w:hAnsi="Calibri" w:cs="Calibri"/>
                <w:color w:val="000000"/>
                <w:sz w:val="22"/>
                <w:szCs w:val="22"/>
                <w:lang w:eastAsia="en-IE"/>
              </w:rPr>
            </w:pPr>
            <w:r w:rsidRPr="0066091C">
              <w:rPr>
                <w:rFonts w:ascii="Calibri" w:hAnsi="Calibri" w:cs="Calibri"/>
                <w:color w:val="000000"/>
                <w:sz w:val="22"/>
                <w:szCs w:val="22"/>
                <w:lang w:eastAsia="en-IE"/>
              </w:rPr>
              <w:t>From Input File</w:t>
            </w:r>
          </w:p>
        </w:tc>
      </w:tr>
      <w:tr w:rsidR="00060CA7" w:rsidRPr="00AF469F" w:rsidTr="00060CA7">
        <w:trPr>
          <w:cantSplit/>
          <w:trHeight w:val="218"/>
        </w:trPr>
        <w:tc>
          <w:tcPr>
            <w:tcW w:w="1349" w:type="dxa"/>
            <w:shd w:val="clear" w:color="auto" w:fill="auto"/>
            <w:vAlign w:val="center"/>
            <w:hideMark/>
          </w:tcPr>
          <w:p w:rsidR="00060CA7" w:rsidRPr="0066091C" w:rsidRDefault="00060CA7" w:rsidP="008C1154">
            <w:pPr>
              <w:spacing w:after="0"/>
              <w:jc w:val="center"/>
              <w:rPr>
                <w:rFonts w:ascii="Calibri" w:hAnsi="Calibri" w:cs="Calibri"/>
                <w:color w:val="000000"/>
                <w:sz w:val="22"/>
                <w:szCs w:val="22"/>
                <w:lang w:eastAsia="en-IE"/>
              </w:rPr>
            </w:pPr>
            <w:r w:rsidRPr="0066091C">
              <w:rPr>
                <w:rFonts w:ascii="Calibri" w:hAnsi="Calibri" w:cs="Calibri"/>
                <w:color w:val="000000"/>
                <w:sz w:val="22"/>
                <w:szCs w:val="22"/>
                <w:lang w:eastAsia="en-IE"/>
              </w:rPr>
              <w:t>ACH</w:t>
            </w:r>
          </w:p>
        </w:tc>
        <w:tc>
          <w:tcPr>
            <w:tcW w:w="1365" w:type="dxa"/>
            <w:shd w:val="clear" w:color="auto" w:fill="auto"/>
            <w:vAlign w:val="center"/>
            <w:hideMark/>
          </w:tcPr>
          <w:p w:rsidR="00060CA7" w:rsidRPr="0066091C" w:rsidRDefault="00060CA7" w:rsidP="008C1154">
            <w:pPr>
              <w:spacing w:after="0"/>
              <w:jc w:val="center"/>
              <w:rPr>
                <w:rFonts w:ascii="Calibri" w:hAnsi="Calibri" w:cs="Calibri"/>
                <w:color w:val="000000"/>
                <w:sz w:val="22"/>
                <w:szCs w:val="22"/>
                <w:lang w:eastAsia="en-IE"/>
              </w:rPr>
            </w:pPr>
            <w:r w:rsidRPr="0066091C">
              <w:rPr>
                <w:rFonts w:ascii="Calibri" w:hAnsi="Calibri" w:cs="Calibri"/>
                <w:color w:val="000000"/>
                <w:sz w:val="22"/>
                <w:szCs w:val="22"/>
                <w:lang w:eastAsia="en-IE"/>
              </w:rPr>
              <w:t>Yes</w:t>
            </w:r>
          </w:p>
        </w:tc>
        <w:tc>
          <w:tcPr>
            <w:tcW w:w="1366" w:type="dxa"/>
            <w:shd w:val="clear" w:color="auto" w:fill="auto"/>
            <w:vAlign w:val="center"/>
            <w:hideMark/>
          </w:tcPr>
          <w:p w:rsidR="00060CA7" w:rsidRPr="0066091C" w:rsidRDefault="00060CA7" w:rsidP="008C1154">
            <w:pPr>
              <w:spacing w:after="0"/>
              <w:jc w:val="center"/>
              <w:rPr>
                <w:rFonts w:ascii="Calibri" w:hAnsi="Calibri" w:cs="Calibri"/>
                <w:color w:val="000000"/>
                <w:sz w:val="22"/>
                <w:szCs w:val="22"/>
                <w:lang w:eastAsia="en-IE"/>
              </w:rPr>
            </w:pPr>
            <w:r w:rsidRPr="0066091C">
              <w:rPr>
                <w:rFonts w:ascii="Calibri" w:hAnsi="Calibri" w:cs="Calibri"/>
                <w:color w:val="000000"/>
                <w:sz w:val="22"/>
                <w:szCs w:val="22"/>
                <w:lang w:eastAsia="en-IE"/>
              </w:rPr>
              <w:t>Yes</w:t>
            </w:r>
          </w:p>
        </w:tc>
        <w:tc>
          <w:tcPr>
            <w:tcW w:w="1940" w:type="dxa"/>
          </w:tcPr>
          <w:p w:rsidR="00060CA7" w:rsidRPr="0066091C" w:rsidRDefault="00060CA7" w:rsidP="008C1154">
            <w:pPr>
              <w:spacing w:after="0"/>
              <w:jc w:val="center"/>
              <w:rPr>
                <w:rFonts w:ascii="Calibri" w:hAnsi="Calibri" w:cs="Calibri"/>
                <w:color w:val="000000"/>
                <w:sz w:val="22"/>
                <w:szCs w:val="22"/>
                <w:lang w:eastAsia="en-IE"/>
              </w:rPr>
            </w:pPr>
          </w:p>
        </w:tc>
        <w:tc>
          <w:tcPr>
            <w:tcW w:w="1938" w:type="dxa"/>
            <w:shd w:val="clear" w:color="auto" w:fill="auto"/>
            <w:vAlign w:val="center"/>
          </w:tcPr>
          <w:p w:rsidR="00060CA7" w:rsidRPr="0066091C" w:rsidRDefault="0066091C" w:rsidP="008C1154">
            <w:pPr>
              <w:spacing w:after="0"/>
              <w:jc w:val="center"/>
              <w:rPr>
                <w:rFonts w:ascii="Calibri" w:hAnsi="Calibri" w:cs="Calibri"/>
                <w:color w:val="000000"/>
                <w:sz w:val="22"/>
                <w:szCs w:val="22"/>
                <w:lang w:eastAsia="en-IE"/>
              </w:rPr>
            </w:pPr>
            <w:r w:rsidRPr="0066091C">
              <w:rPr>
                <w:rFonts w:ascii="Calibri" w:hAnsi="Calibri" w:cs="Calibri"/>
                <w:color w:val="000000"/>
                <w:sz w:val="22"/>
                <w:szCs w:val="22"/>
                <w:lang w:eastAsia="en-IE"/>
              </w:rPr>
              <w:t>From Input file</w:t>
            </w:r>
          </w:p>
        </w:tc>
        <w:tc>
          <w:tcPr>
            <w:tcW w:w="1935" w:type="dxa"/>
            <w:shd w:val="clear" w:color="auto" w:fill="auto"/>
            <w:vAlign w:val="center"/>
          </w:tcPr>
          <w:p w:rsidR="00060CA7" w:rsidRPr="0066091C" w:rsidRDefault="0066091C" w:rsidP="008C1154">
            <w:pPr>
              <w:spacing w:after="0"/>
              <w:jc w:val="center"/>
              <w:rPr>
                <w:rFonts w:ascii="Calibri" w:hAnsi="Calibri" w:cs="Calibri"/>
                <w:color w:val="000000"/>
                <w:sz w:val="22"/>
                <w:szCs w:val="22"/>
                <w:lang w:eastAsia="en-IE"/>
              </w:rPr>
            </w:pPr>
            <w:r w:rsidRPr="0066091C">
              <w:rPr>
                <w:rFonts w:ascii="Calibri" w:hAnsi="Calibri" w:cs="Calibri"/>
                <w:color w:val="000000"/>
                <w:sz w:val="22"/>
                <w:szCs w:val="22"/>
                <w:lang w:eastAsia="en-IE"/>
              </w:rPr>
              <w:t>From Input file</w:t>
            </w:r>
          </w:p>
        </w:tc>
      </w:tr>
      <w:tr w:rsidR="00060CA7" w:rsidRPr="00AF469F" w:rsidTr="00060CA7">
        <w:trPr>
          <w:cantSplit/>
          <w:trHeight w:val="188"/>
        </w:trPr>
        <w:tc>
          <w:tcPr>
            <w:tcW w:w="1349" w:type="dxa"/>
            <w:shd w:val="clear" w:color="auto" w:fill="auto"/>
            <w:vAlign w:val="center"/>
            <w:hideMark/>
          </w:tcPr>
          <w:p w:rsidR="00060CA7" w:rsidRPr="00AF469F" w:rsidRDefault="00060CA7" w:rsidP="008C1154">
            <w:pPr>
              <w:spacing w:after="0"/>
              <w:jc w:val="center"/>
              <w:rPr>
                <w:rFonts w:ascii="Calibri" w:hAnsi="Calibri" w:cs="Calibri"/>
                <w:color w:val="000000"/>
                <w:sz w:val="22"/>
                <w:szCs w:val="22"/>
                <w:lang w:eastAsia="en-IE"/>
              </w:rPr>
            </w:pPr>
            <w:r>
              <w:rPr>
                <w:rFonts w:ascii="Calibri" w:hAnsi="Calibri" w:cs="Calibri"/>
                <w:color w:val="000000"/>
                <w:sz w:val="22"/>
                <w:szCs w:val="22"/>
                <w:lang w:eastAsia="en-IE"/>
              </w:rPr>
              <w:t>CHK</w:t>
            </w:r>
          </w:p>
        </w:tc>
        <w:tc>
          <w:tcPr>
            <w:tcW w:w="1365" w:type="dxa"/>
            <w:shd w:val="clear" w:color="auto" w:fill="auto"/>
            <w:vAlign w:val="center"/>
            <w:hideMark/>
          </w:tcPr>
          <w:p w:rsidR="00060CA7" w:rsidRPr="00AF469F" w:rsidRDefault="00060CA7" w:rsidP="008C1154">
            <w:pPr>
              <w:spacing w:after="0"/>
              <w:jc w:val="center"/>
              <w:rPr>
                <w:rFonts w:ascii="Calibri" w:hAnsi="Calibri" w:cs="Calibri"/>
                <w:color w:val="000000"/>
                <w:sz w:val="22"/>
                <w:szCs w:val="22"/>
                <w:lang w:eastAsia="en-IE"/>
              </w:rPr>
            </w:pPr>
            <w:r>
              <w:rPr>
                <w:rFonts w:ascii="Calibri" w:hAnsi="Calibri" w:cs="Calibri"/>
                <w:color w:val="000000"/>
                <w:sz w:val="22"/>
                <w:szCs w:val="22"/>
                <w:lang w:eastAsia="en-IE"/>
              </w:rPr>
              <w:t>No</w:t>
            </w:r>
          </w:p>
        </w:tc>
        <w:tc>
          <w:tcPr>
            <w:tcW w:w="1366" w:type="dxa"/>
            <w:shd w:val="clear" w:color="auto" w:fill="auto"/>
            <w:vAlign w:val="center"/>
            <w:hideMark/>
          </w:tcPr>
          <w:p w:rsidR="00060CA7" w:rsidRPr="00AF469F" w:rsidRDefault="00060CA7" w:rsidP="008C1154">
            <w:pPr>
              <w:spacing w:after="0"/>
              <w:jc w:val="center"/>
              <w:rPr>
                <w:rFonts w:ascii="Calibri" w:hAnsi="Calibri" w:cs="Calibri"/>
                <w:color w:val="000000"/>
                <w:sz w:val="22"/>
                <w:szCs w:val="22"/>
                <w:lang w:eastAsia="en-IE"/>
              </w:rPr>
            </w:pPr>
            <w:r>
              <w:rPr>
                <w:rFonts w:ascii="Calibri" w:hAnsi="Calibri" w:cs="Calibri"/>
                <w:color w:val="000000"/>
                <w:sz w:val="22"/>
                <w:szCs w:val="22"/>
                <w:lang w:eastAsia="en-IE"/>
              </w:rPr>
              <w:t>No</w:t>
            </w:r>
          </w:p>
        </w:tc>
        <w:tc>
          <w:tcPr>
            <w:tcW w:w="1940" w:type="dxa"/>
          </w:tcPr>
          <w:p w:rsidR="00060CA7" w:rsidRPr="00AF469F" w:rsidRDefault="00060CA7" w:rsidP="008C1154">
            <w:pPr>
              <w:spacing w:after="0"/>
              <w:jc w:val="center"/>
              <w:rPr>
                <w:rFonts w:ascii="Calibri" w:hAnsi="Calibri" w:cs="Calibri"/>
                <w:color w:val="000000"/>
                <w:sz w:val="22"/>
                <w:szCs w:val="22"/>
                <w:lang w:eastAsia="en-IE"/>
              </w:rPr>
            </w:pPr>
            <w:r>
              <w:rPr>
                <w:rFonts w:ascii="Calibri" w:hAnsi="Calibri" w:cs="Calibri"/>
                <w:color w:val="000000"/>
                <w:sz w:val="22"/>
                <w:szCs w:val="22"/>
                <w:lang w:eastAsia="en-IE"/>
              </w:rPr>
              <w:t>Payment will be processed as per CHK payment processing</w:t>
            </w:r>
          </w:p>
        </w:tc>
        <w:tc>
          <w:tcPr>
            <w:tcW w:w="1938" w:type="dxa"/>
            <w:shd w:val="clear" w:color="auto" w:fill="auto"/>
            <w:vAlign w:val="center"/>
            <w:hideMark/>
          </w:tcPr>
          <w:p w:rsidR="00060CA7" w:rsidRPr="00AF469F" w:rsidRDefault="00060CA7" w:rsidP="008C1154">
            <w:pPr>
              <w:spacing w:after="0"/>
              <w:jc w:val="center"/>
              <w:rPr>
                <w:rFonts w:ascii="Calibri" w:hAnsi="Calibri" w:cs="Calibri"/>
                <w:color w:val="000000"/>
                <w:sz w:val="22"/>
                <w:szCs w:val="22"/>
                <w:lang w:eastAsia="en-IE"/>
              </w:rPr>
            </w:pPr>
            <w:r>
              <w:rPr>
                <w:rFonts w:ascii="Calibri" w:hAnsi="Calibri" w:cs="Calibri"/>
                <w:color w:val="000000"/>
                <w:sz w:val="22"/>
                <w:szCs w:val="22"/>
                <w:lang w:eastAsia="en-IE"/>
              </w:rPr>
              <w:t>From Input File</w:t>
            </w:r>
          </w:p>
        </w:tc>
        <w:tc>
          <w:tcPr>
            <w:tcW w:w="1935" w:type="dxa"/>
            <w:shd w:val="clear" w:color="auto" w:fill="auto"/>
            <w:vAlign w:val="center"/>
            <w:hideMark/>
          </w:tcPr>
          <w:p w:rsidR="00060CA7" w:rsidRPr="00AF469F" w:rsidRDefault="00060CA7" w:rsidP="008C1154">
            <w:pPr>
              <w:spacing w:after="0"/>
              <w:jc w:val="center"/>
              <w:rPr>
                <w:rFonts w:ascii="Calibri" w:hAnsi="Calibri" w:cs="Calibri"/>
                <w:color w:val="000000"/>
                <w:sz w:val="22"/>
                <w:szCs w:val="22"/>
                <w:lang w:eastAsia="en-IE"/>
              </w:rPr>
            </w:pPr>
            <w:r>
              <w:rPr>
                <w:rFonts w:ascii="Calibri" w:hAnsi="Calibri" w:cs="Calibri"/>
                <w:color w:val="000000"/>
                <w:sz w:val="22"/>
                <w:szCs w:val="22"/>
                <w:lang w:eastAsia="en-IE"/>
              </w:rPr>
              <w:t>From Input File</w:t>
            </w:r>
          </w:p>
        </w:tc>
      </w:tr>
      <w:tr w:rsidR="00060CA7" w:rsidRPr="00AF469F" w:rsidTr="00060CA7">
        <w:trPr>
          <w:cantSplit/>
          <w:trHeight w:val="80"/>
        </w:trPr>
        <w:tc>
          <w:tcPr>
            <w:tcW w:w="134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60CA7" w:rsidRPr="00AF469F" w:rsidRDefault="00060CA7" w:rsidP="008C1154">
            <w:pPr>
              <w:spacing w:after="0"/>
              <w:jc w:val="center"/>
              <w:rPr>
                <w:rFonts w:ascii="Calibri" w:hAnsi="Calibri" w:cs="Calibri"/>
                <w:color w:val="000000"/>
                <w:sz w:val="22"/>
                <w:szCs w:val="22"/>
                <w:lang w:eastAsia="en-IE"/>
              </w:rPr>
            </w:pPr>
            <w:r>
              <w:rPr>
                <w:rFonts w:ascii="Calibri" w:hAnsi="Calibri" w:cs="Calibri"/>
                <w:color w:val="000000"/>
                <w:sz w:val="22"/>
                <w:szCs w:val="22"/>
                <w:lang w:eastAsia="en-IE"/>
              </w:rPr>
              <w:t>Zelle</w:t>
            </w:r>
          </w:p>
        </w:tc>
        <w:tc>
          <w:tcPr>
            <w:tcW w:w="136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60CA7" w:rsidRPr="00AF469F" w:rsidRDefault="00060CA7" w:rsidP="008C1154">
            <w:pPr>
              <w:spacing w:after="0"/>
              <w:jc w:val="center"/>
              <w:rPr>
                <w:rFonts w:ascii="Calibri" w:hAnsi="Calibri" w:cs="Calibri"/>
                <w:color w:val="000000"/>
                <w:sz w:val="22"/>
                <w:szCs w:val="22"/>
                <w:lang w:eastAsia="en-IE"/>
              </w:rPr>
            </w:pPr>
            <w:r>
              <w:rPr>
                <w:rFonts w:ascii="Calibri" w:hAnsi="Calibri" w:cs="Calibri"/>
                <w:color w:val="000000"/>
                <w:sz w:val="22"/>
                <w:szCs w:val="22"/>
                <w:lang w:eastAsia="en-IE"/>
              </w:rPr>
              <w:t>No</w:t>
            </w:r>
          </w:p>
        </w:tc>
        <w:tc>
          <w:tcPr>
            <w:tcW w:w="136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60CA7" w:rsidRPr="00AF469F" w:rsidRDefault="00060CA7" w:rsidP="008C1154">
            <w:pPr>
              <w:spacing w:after="0"/>
              <w:jc w:val="center"/>
              <w:rPr>
                <w:rFonts w:ascii="Calibri" w:hAnsi="Calibri" w:cs="Calibri"/>
                <w:color w:val="000000"/>
                <w:sz w:val="22"/>
                <w:szCs w:val="22"/>
                <w:lang w:eastAsia="en-IE"/>
              </w:rPr>
            </w:pPr>
            <w:r>
              <w:rPr>
                <w:rFonts w:ascii="Calibri" w:hAnsi="Calibri" w:cs="Calibri"/>
                <w:color w:val="000000"/>
                <w:sz w:val="22"/>
                <w:szCs w:val="22"/>
                <w:lang w:eastAsia="en-IE"/>
              </w:rPr>
              <w:t>No</w:t>
            </w:r>
          </w:p>
        </w:tc>
        <w:tc>
          <w:tcPr>
            <w:tcW w:w="1940" w:type="dxa"/>
            <w:tcBorders>
              <w:top w:val="single" w:sz="4" w:space="0" w:color="auto"/>
              <w:left w:val="single" w:sz="4" w:space="0" w:color="auto"/>
              <w:bottom w:val="single" w:sz="4" w:space="0" w:color="auto"/>
              <w:right w:val="single" w:sz="4" w:space="0" w:color="auto"/>
            </w:tcBorders>
          </w:tcPr>
          <w:p w:rsidR="00060CA7" w:rsidRPr="00AF469F" w:rsidRDefault="00060CA7" w:rsidP="008C1154">
            <w:pPr>
              <w:spacing w:after="0"/>
              <w:jc w:val="center"/>
              <w:rPr>
                <w:rFonts w:ascii="Calibri" w:hAnsi="Calibri" w:cs="Calibri"/>
                <w:color w:val="000000"/>
                <w:sz w:val="22"/>
                <w:szCs w:val="22"/>
                <w:lang w:eastAsia="en-IE"/>
              </w:rPr>
            </w:pPr>
            <w:r>
              <w:rPr>
                <w:rFonts w:ascii="Calibri" w:hAnsi="Calibri" w:cs="Calibri"/>
                <w:color w:val="000000"/>
                <w:sz w:val="22"/>
                <w:szCs w:val="22"/>
                <w:lang w:eastAsia="en-IE"/>
              </w:rPr>
              <w:t>Payment will be processed as per Zelle payment processing</w:t>
            </w:r>
          </w:p>
        </w:tc>
        <w:tc>
          <w:tcPr>
            <w:tcW w:w="193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60CA7" w:rsidRPr="00AF469F" w:rsidRDefault="00060CA7" w:rsidP="008C1154">
            <w:pPr>
              <w:spacing w:after="0"/>
              <w:jc w:val="center"/>
              <w:rPr>
                <w:rFonts w:ascii="Calibri" w:hAnsi="Calibri" w:cs="Calibri"/>
                <w:color w:val="000000"/>
                <w:sz w:val="22"/>
                <w:szCs w:val="22"/>
                <w:lang w:eastAsia="en-IE"/>
              </w:rPr>
            </w:pPr>
            <w:r>
              <w:rPr>
                <w:rFonts w:ascii="Calibri" w:hAnsi="Calibri" w:cs="Calibri"/>
                <w:color w:val="000000"/>
                <w:sz w:val="22"/>
                <w:szCs w:val="22"/>
                <w:lang w:eastAsia="en-IE"/>
              </w:rPr>
              <w:t>From Input File</w:t>
            </w:r>
          </w:p>
        </w:tc>
        <w:tc>
          <w:tcPr>
            <w:tcW w:w="19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60CA7" w:rsidRPr="00AF469F" w:rsidRDefault="00060CA7" w:rsidP="008C1154">
            <w:pPr>
              <w:spacing w:after="0"/>
              <w:jc w:val="center"/>
              <w:rPr>
                <w:rFonts w:ascii="Calibri" w:hAnsi="Calibri" w:cs="Calibri"/>
                <w:color w:val="000000"/>
                <w:sz w:val="22"/>
                <w:szCs w:val="22"/>
                <w:lang w:eastAsia="en-IE"/>
              </w:rPr>
            </w:pPr>
            <w:r>
              <w:rPr>
                <w:rFonts w:ascii="Calibri" w:hAnsi="Calibri" w:cs="Calibri"/>
                <w:color w:val="000000"/>
                <w:sz w:val="22"/>
                <w:szCs w:val="22"/>
                <w:lang w:eastAsia="en-IE"/>
              </w:rPr>
              <w:t>From Input File</w:t>
            </w:r>
          </w:p>
        </w:tc>
      </w:tr>
    </w:tbl>
    <w:p w:rsidR="00060CA7" w:rsidRPr="00060CA7" w:rsidRDefault="00060CA7" w:rsidP="00060CA7">
      <w:pPr>
        <w:contextualSpacing/>
      </w:pPr>
    </w:p>
    <w:p w:rsidR="00B5072E" w:rsidRDefault="00917A8F" w:rsidP="00FF2D1D">
      <w:pPr>
        <w:pStyle w:val="BodyTextIndent2"/>
      </w:pPr>
      <w:r w:rsidRPr="00917A8F">
        <w:t xml:space="preserve">Refer to </w:t>
      </w:r>
      <w:hyperlink w:anchor="_Payment_Processing_:" w:history="1">
        <w:r w:rsidRPr="00917A8F">
          <w:rPr>
            <w:rStyle w:val="Hyperlink"/>
          </w:rPr>
          <w:t>Section 4.4</w:t>
        </w:r>
      </w:hyperlink>
      <w:r w:rsidRPr="00917A8F">
        <w:t xml:space="preserve"> </w:t>
      </w:r>
      <w:r w:rsidR="00932AF9" w:rsidRPr="00917A8F">
        <w:t xml:space="preserve">and </w:t>
      </w:r>
      <w:hyperlink w:anchor="_Profile_Validation_(Workflow" w:history="1">
        <w:r w:rsidRPr="00917A8F">
          <w:rPr>
            <w:rStyle w:val="Hyperlink"/>
          </w:rPr>
          <w:t>Section 4.5</w:t>
        </w:r>
      </w:hyperlink>
      <w:r w:rsidRPr="00917A8F">
        <w:t xml:space="preserve"> for the workflow reference.</w:t>
      </w:r>
      <w:r>
        <w:t xml:space="preserve"> </w:t>
      </w:r>
    </w:p>
    <w:p w:rsidR="0076029B" w:rsidRDefault="0076029B" w:rsidP="0076029B">
      <w:pPr>
        <w:pStyle w:val="Heading2"/>
      </w:pPr>
      <w:bookmarkStart w:id="137" w:name="_Toc528055898"/>
      <w:r>
        <w:t>FR - 4 Client Configurations</w:t>
      </w:r>
      <w:bookmarkEnd w:id="137"/>
      <w:r>
        <w:t xml:space="preserve"> </w:t>
      </w:r>
    </w:p>
    <w:p w:rsidR="0076029B" w:rsidRPr="00FF4B28" w:rsidRDefault="0076029B" w:rsidP="004C09D8">
      <w:pPr>
        <w:pStyle w:val="ListParagraph"/>
        <w:numPr>
          <w:ilvl w:val="0"/>
          <w:numId w:val="9"/>
        </w:numPr>
        <w:spacing w:line="240" w:lineRule="auto"/>
        <w:ind w:left="720"/>
        <w:contextualSpacing/>
      </w:pPr>
      <w:r>
        <w:rPr>
          <w:rFonts w:eastAsia="Times New Roman" w:cs="Times New Roman"/>
          <w:lang w:val="en-IE"/>
        </w:rPr>
        <w:t>Client</w:t>
      </w:r>
      <w:r w:rsidRPr="0076029B">
        <w:rPr>
          <w:rFonts w:eastAsia="Times New Roman" w:cs="Times New Roman"/>
          <w:lang w:val="en-IE"/>
        </w:rPr>
        <w:t xml:space="preserve"> should be able to update their pref</w:t>
      </w:r>
      <w:r>
        <w:rPr>
          <w:rFonts w:eastAsia="Times New Roman" w:cs="Times New Roman"/>
          <w:lang w:val="en-IE"/>
        </w:rPr>
        <w:t>erences via the IncedoPay Client</w:t>
      </w:r>
      <w:r w:rsidRPr="0076029B">
        <w:rPr>
          <w:rFonts w:eastAsia="Times New Roman" w:cs="Times New Roman"/>
          <w:lang w:val="en-IE"/>
        </w:rPr>
        <w:t xml:space="preserve"> portal</w:t>
      </w:r>
      <w:r>
        <w:rPr>
          <w:rFonts w:eastAsia="Times New Roman" w:cs="Times New Roman"/>
          <w:lang w:val="en-IE"/>
        </w:rPr>
        <w:t xml:space="preserve">. </w:t>
      </w:r>
    </w:p>
    <w:p w:rsidR="00FF4B28" w:rsidRDefault="00FF4B28" w:rsidP="00FF4B28">
      <w:pPr>
        <w:contextualSpacing/>
      </w:pPr>
      <w:r>
        <w:t xml:space="preserve">Refer to </w:t>
      </w:r>
      <w:hyperlink w:anchor="_Client_configuration" w:history="1">
        <w:r w:rsidRPr="00FF4B28">
          <w:rPr>
            <w:rStyle w:val="Hyperlink"/>
          </w:rPr>
          <w:t>section 6.7</w:t>
        </w:r>
      </w:hyperlink>
      <w:r>
        <w:t xml:space="preserve"> for client configurations. </w:t>
      </w:r>
    </w:p>
    <w:p w:rsidR="00C65D6D" w:rsidRDefault="0049379C" w:rsidP="008C1154">
      <w:pPr>
        <w:pStyle w:val="Heading2"/>
      </w:pPr>
      <w:bookmarkStart w:id="138" w:name="_Toc528055899"/>
      <w:r>
        <w:t xml:space="preserve">Payment </w:t>
      </w:r>
      <w:r w:rsidR="0081455C">
        <w:t>Transformation</w:t>
      </w:r>
      <w:r>
        <w:t xml:space="preserve"> &amp; </w:t>
      </w:r>
      <w:r w:rsidR="00C65D6D">
        <w:t>Delivery</w:t>
      </w:r>
      <w:r>
        <w:t xml:space="preserve"> to</w:t>
      </w:r>
      <w:r w:rsidR="00C65D6D">
        <w:t xml:space="preserve"> </w:t>
      </w:r>
      <w:r>
        <w:t>US Bank</w:t>
      </w:r>
      <w:r w:rsidR="00C65D6D">
        <w:t xml:space="preserve"> product processors</w:t>
      </w:r>
      <w:bookmarkEnd w:id="138"/>
    </w:p>
    <w:p w:rsidR="00C65D6D" w:rsidRPr="00C65D6D" w:rsidRDefault="00C65D6D" w:rsidP="00C65D6D"/>
    <w:p w:rsidR="00C65D6D" w:rsidRPr="003614C9" w:rsidRDefault="0076029B" w:rsidP="00D549B5">
      <w:pPr>
        <w:pStyle w:val="Heading3"/>
        <w:tabs>
          <w:tab w:val="clear" w:pos="5850"/>
          <w:tab w:val="num" w:pos="720"/>
        </w:tabs>
        <w:ind w:left="720"/>
      </w:pPr>
      <w:bookmarkStart w:id="139" w:name="_Toc528055900"/>
      <w:r>
        <w:t>FR-5</w:t>
      </w:r>
      <w:r w:rsidR="00932AF9">
        <w:t xml:space="preserve"> </w:t>
      </w:r>
      <w:r w:rsidR="00C65D6D">
        <w:t>ACH Payment Processing</w:t>
      </w:r>
      <w:bookmarkEnd w:id="139"/>
      <w:r w:rsidR="00C65D6D">
        <w:t xml:space="preserve"> </w:t>
      </w:r>
    </w:p>
    <w:p w:rsidR="00C65D6D" w:rsidRDefault="003614C9" w:rsidP="004C09D8">
      <w:pPr>
        <w:pStyle w:val="ListParagraph"/>
        <w:numPr>
          <w:ilvl w:val="0"/>
          <w:numId w:val="9"/>
        </w:numPr>
        <w:spacing w:line="240" w:lineRule="auto"/>
        <w:ind w:left="720"/>
        <w:contextualSpacing/>
        <w:rPr>
          <w:rFonts w:eastAsia="Times New Roman" w:cs="Times New Roman"/>
          <w:lang w:val="en-IE"/>
        </w:rPr>
      </w:pPr>
      <w:r w:rsidRPr="003614C9">
        <w:rPr>
          <w:rFonts w:eastAsia="Times New Roman" w:cs="Times New Roman"/>
          <w:lang w:val="en-IE"/>
        </w:rPr>
        <w:t xml:space="preserve">ACH payment will be transformed </w:t>
      </w:r>
      <w:r>
        <w:rPr>
          <w:rFonts w:eastAsia="Times New Roman" w:cs="Times New Roman"/>
          <w:lang w:val="en-IE"/>
        </w:rPr>
        <w:t>into NACHA format. File will</w:t>
      </w:r>
      <w:r w:rsidRPr="003614C9">
        <w:rPr>
          <w:rFonts w:eastAsia="Times New Roman" w:cs="Times New Roman"/>
          <w:lang w:val="en-IE"/>
        </w:rPr>
        <w:t xml:space="preserve"> be in accordance</w:t>
      </w:r>
      <w:r>
        <w:rPr>
          <w:rFonts w:eastAsia="Times New Roman" w:cs="Times New Roman"/>
          <w:lang w:val="en-IE"/>
        </w:rPr>
        <w:t xml:space="preserve"> with the NACHA specifications and a</w:t>
      </w:r>
      <w:r w:rsidRPr="003614C9">
        <w:rPr>
          <w:rFonts w:eastAsia="Times New Roman" w:cs="Times New Roman"/>
          <w:lang w:val="en-IE"/>
        </w:rPr>
        <w:t>ny validations will have been performed before the file is submitted to</w:t>
      </w:r>
      <w:r>
        <w:rPr>
          <w:rFonts w:eastAsia="Times New Roman" w:cs="Times New Roman"/>
          <w:lang w:val="en-IE"/>
        </w:rPr>
        <w:t xml:space="preserve"> US Bank ACH product processor. </w:t>
      </w:r>
    </w:p>
    <w:p w:rsidR="003614C9" w:rsidRDefault="0081455C" w:rsidP="004C09D8">
      <w:pPr>
        <w:pStyle w:val="ListParagraph"/>
        <w:numPr>
          <w:ilvl w:val="0"/>
          <w:numId w:val="9"/>
        </w:numPr>
        <w:spacing w:line="240" w:lineRule="auto"/>
        <w:ind w:left="720"/>
        <w:contextualSpacing/>
        <w:rPr>
          <w:rFonts w:eastAsia="Times New Roman" w:cs="Times New Roman"/>
          <w:lang w:val="en-IE"/>
        </w:rPr>
      </w:pPr>
      <w:r>
        <w:rPr>
          <w:rFonts w:eastAsia="Times New Roman" w:cs="Times New Roman"/>
          <w:lang w:val="en-IE"/>
        </w:rPr>
        <w:t>Every time</w:t>
      </w:r>
      <w:r w:rsidR="0049379C">
        <w:rPr>
          <w:rFonts w:eastAsia="Times New Roman" w:cs="Times New Roman"/>
          <w:lang w:val="en-IE"/>
        </w:rPr>
        <w:t xml:space="preserve"> IncedoPay</w:t>
      </w:r>
      <w:r w:rsidR="003614C9">
        <w:rPr>
          <w:rFonts w:eastAsia="Times New Roman" w:cs="Times New Roman"/>
          <w:lang w:val="en-IE"/>
        </w:rPr>
        <w:t xml:space="preserve"> send NACHA file to U</w:t>
      </w:r>
      <w:r w:rsidR="0049379C">
        <w:rPr>
          <w:rFonts w:eastAsia="Times New Roman" w:cs="Times New Roman"/>
          <w:lang w:val="en-IE"/>
        </w:rPr>
        <w:t>S Bank ACH product processor, IncedoPay</w:t>
      </w:r>
      <w:r w:rsidR="003614C9">
        <w:rPr>
          <w:rFonts w:eastAsia="Times New Roman" w:cs="Times New Roman"/>
          <w:lang w:val="en-IE"/>
        </w:rPr>
        <w:t xml:space="preserve"> will receive ACH Confirmation file. </w:t>
      </w:r>
    </w:p>
    <w:p w:rsidR="003614C9" w:rsidRDefault="0049379C" w:rsidP="004C09D8">
      <w:pPr>
        <w:pStyle w:val="ListParagraph"/>
        <w:numPr>
          <w:ilvl w:val="0"/>
          <w:numId w:val="9"/>
        </w:numPr>
        <w:spacing w:line="240" w:lineRule="auto"/>
        <w:ind w:left="720"/>
        <w:contextualSpacing/>
        <w:rPr>
          <w:rFonts w:eastAsia="Times New Roman" w:cs="Times New Roman"/>
          <w:lang w:val="en-IE"/>
        </w:rPr>
      </w:pPr>
      <w:r>
        <w:rPr>
          <w:rFonts w:eastAsia="Times New Roman" w:cs="Times New Roman"/>
          <w:lang w:val="en-IE"/>
        </w:rPr>
        <w:t>As &amp; when available</w:t>
      </w:r>
      <w:r w:rsidR="003614C9">
        <w:rPr>
          <w:rFonts w:eastAsia="Times New Roman" w:cs="Times New Roman"/>
          <w:lang w:val="en-IE"/>
        </w:rPr>
        <w:t xml:space="preserve">, </w:t>
      </w:r>
      <w:r>
        <w:rPr>
          <w:rFonts w:eastAsia="Times New Roman" w:cs="Times New Roman"/>
          <w:lang w:val="en-IE"/>
        </w:rPr>
        <w:t>IncedoPay will receive</w:t>
      </w:r>
      <w:r w:rsidR="003614C9">
        <w:rPr>
          <w:rFonts w:eastAsia="Times New Roman" w:cs="Times New Roman"/>
          <w:lang w:val="en-IE"/>
        </w:rPr>
        <w:t xml:space="preserve"> NACHA return file basis on which IncedoPay will </w:t>
      </w:r>
      <w:r w:rsidR="006A3BA5">
        <w:rPr>
          <w:rFonts w:eastAsia="Times New Roman" w:cs="Times New Roman"/>
          <w:lang w:val="en-IE"/>
        </w:rPr>
        <w:t>match the totals</w:t>
      </w:r>
      <w:r w:rsidR="003614C9">
        <w:rPr>
          <w:rFonts w:eastAsia="Times New Roman" w:cs="Times New Roman"/>
          <w:lang w:val="en-IE"/>
        </w:rPr>
        <w:t xml:space="preserve">. </w:t>
      </w:r>
    </w:p>
    <w:p w:rsidR="00BF5D21" w:rsidRPr="00BF5D21" w:rsidRDefault="00BF5D21" w:rsidP="00BF5D21">
      <w:pPr>
        <w:pStyle w:val="ListParagraph"/>
        <w:numPr>
          <w:ilvl w:val="0"/>
          <w:numId w:val="9"/>
        </w:numPr>
        <w:spacing w:line="240" w:lineRule="auto"/>
        <w:ind w:left="720"/>
        <w:contextualSpacing/>
        <w:rPr>
          <w:rFonts w:eastAsia="Times New Roman" w:cs="Times New Roman"/>
          <w:lang w:val="en-IE"/>
        </w:rPr>
      </w:pPr>
      <w:r>
        <w:rPr>
          <w:rFonts w:eastAsia="Times New Roman" w:cs="Times New Roman"/>
          <w:lang w:val="en-IE"/>
        </w:rPr>
        <w:t xml:space="preserve">NACHA </w:t>
      </w:r>
      <w:r w:rsidRPr="00BF5D21">
        <w:rPr>
          <w:rFonts w:eastAsia="Times New Roman" w:cs="Times New Roman"/>
          <w:lang w:val="en-IE"/>
        </w:rPr>
        <w:t>Files</w:t>
      </w:r>
      <w:r>
        <w:rPr>
          <w:rFonts w:eastAsia="Times New Roman" w:cs="Times New Roman"/>
          <w:lang w:val="en-IE"/>
        </w:rPr>
        <w:t xml:space="preserve"> sent by IncedoPay</w:t>
      </w:r>
      <w:r w:rsidRPr="00BF5D21">
        <w:rPr>
          <w:rFonts w:eastAsia="Times New Roman" w:cs="Times New Roman"/>
          <w:lang w:val="en-IE"/>
        </w:rPr>
        <w:t xml:space="preserve"> must be in accordance with the NACHA specifications. Any validations will have been performed befo</w:t>
      </w:r>
      <w:r>
        <w:rPr>
          <w:rFonts w:eastAsia="Times New Roman" w:cs="Times New Roman"/>
          <w:lang w:val="en-IE"/>
        </w:rPr>
        <w:t>re the file is submitted to US Bank ACH Network</w:t>
      </w:r>
      <w:r w:rsidRPr="00BF5D21">
        <w:rPr>
          <w:rFonts w:eastAsia="Times New Roman" w:cs="Times New Roman"/>
          <w:lang w:val="en-IE"/>
        </w:rPr>
        <w:t>.</w:t>
      </w:r>
    </w:p>
    <w:p w:rsidR="00BF5D21" w:rsidRPr="00BF5D21" w:rsidRDefault="00BF5D21" w:rsidP="00BF5D21">
      <w:pPr>
        <w:pStyle w:val="ListParagraph"/>
        <w:numPr>
          <w:ilvl w:val="0"/>
          <w:numId w:val="9"/>
        </w:numPr>
        <w:spacing w:line="240" w:lineRule="auto"/>
        <w:ind w:left="720"/>
        <w:contextualSpacing/>
        <w:rPr>
          <w:rFonts w:eastAsia="Times New Roman" w:cs="Times New Roman"/>
          <w:lang w:val="en-IE"/>
        </w:rPr>
      </w:pPr>
      <w:r w:rsidRPr="00BF5D21">
        <w:rPr>
          <w:rFonts w:eastAsia="Times New Roman" w:cs="Times New Roman"/>
          <w:lang w:val="en-IE"/>
        </w:rPr>
        <w:t>The payment reference Id / EndToEndId field should be propagated to the NACHA file.</w:t>
      </w:r>
    </w:p>
    <w:p w:rsidR="00BF5D21" w:rsidRPr="00BF5D21" w:rsidRDefault="00BF5D21" w:rsidP="00BF5D21">
      <w:pPr>
        <w:pStyle w:val="ListParagraph"/>
        <w:numPr>
          <w:ilvl w:val="0"/>
          <w:numId w:val="9"/>
        </w:numPr>
        <w:spacing w:line="240" w:lineRule="auto"/>
        <w:ind w:left="720"/>
        <w:contextualSpacing/>
        <w:rPr>
          <w:rFonts w:eastAsia="Times New Roman" w:cs="Times New Roman"/>
          <w:lang w:val="en-IE"/>
        </w:rPr>
      </w:pPr>
      <w:r w:rsidRPr="00BF5D21">
        <w:rPr>
          <w:rFonts w:eastAsia="Times New Roman" w:cs="Times New Roman"/>
          <w:lang w:val="en-IE"/>
        </w:rPr>
        <w:t>Transmission will happen over</w:t>
      </w:r>
      <w:r w:rsidR="0060031E">
        <w:rPr>
          <w:rFonts w:eastAsia="Times New Roman" w:cs="Times New Roman"/>
          <w:lang w:val="en-IE"/>
        </w:rPr>
        <w:t xml:space="preserve"> Secured File Transfer Protocol.</w:t>
      </w:r>
    </w:p>
    <w:p w:rsidR="00257FCC" w:rsidRPr="00C06F3E" w:rsidRDefault="00BF5D21" w:rsidP="00C06F3E">
      <w:pPr>
        <w:pStyle w:val="ListParagraph"/>
        <w:numPr>
          <w:ilvl w:val="0"/>
          <w:numId w:val="9"/>
        </w:numPr>
        <w:spacing w:line="240" w:lineRule="auto"/>
        <w:ind w:left="720"/>
        <w:contextualSpacing/>
        <w:rPr>
          <w:rFonts w:eastAsia="Times New Roman" w:cs="Times New Roman"/>
          <w:lang w:val="en-IE"/>
        </w:rPr>
      </w:pPr>
      <w:r w:rsidRPr="00BF5D21">
        <w:rPr>
          <w:rFonts w:eastAsia="Times New Roman" w:cs="Times New Roman"/>
          <w:lang w:val="en-IE"/>
        </w:rPr>
        <w:t xml:space="preserve">Payments that are ready to be processed </w:t>
      </w:r>
      <w:r>
        <w:rPr>
          <w:rFonts w:eastAsia="Times New Roman" w:cs="Times New Roman"/>
          <w:lang w:val="en-IE"/>
        </w:rPr>
        <w:t>will be sent immediately to US Bank ACH Network</w:t>
      </w:r>
      <w:r w:rsidRPr="00BF5D21">
        <w:rPr>
          <w:rFonts w:eastAsia="Times New Roman" w:cs="Times New Roman"/>
          <w:lang w:val="en-IE"/>
        </w:rPr>
        <w:t xml:space="preserve"> in file format.</w:t>
      </w:r>
      <w:r w:rsidR="00257FCC" w:rsidRPr="00C06F3E">
        <w:rPr>
          <w:rFonts w:eastAsia="Times New Roman" w:cs="Times New Roman"/>
          <w:lang w:val="en-IE"/>
        </w:rPr>
        <w:t xml:space="preserve"> Files can be sent at a minimum 5 minutes apart.</w:t>
      </w:r>
    </w:p>
    <w:p w:rsidR="00BF5D21" w:rsidRPr="00BF5D21" w:rsidRDefault="00BF5D21" w:rsidP="00BF5D21">
      <w:pPr>
        <w:pStyle w:val="ListParagraph"/>
        <w:numPr>
          <w:ilvl w:val="0"/>
          <w:numId w:val="9"/>
        </w:numPr>
        <w:spacing w:line="240" w:lineRule="auto"/>
        <w:ind w:left="720"/>
        <w:contextualSpacing/>
        <w:rPr>
          <w:rFonts w:eastAsia="Times New Roman" w:cs="Times New Roman"/>
          <w:lang w:val="en-IE"/>
        </w:rPr>
      </w:pPr>
      <w:r w:rsidRPr="00BF5D21">
        <w:rPr>
          <w:rFonts w:eastAsia="Times New Roman" w:cs="Times New Roman"/>
          <w:lang w:val="en-IE"/>
        </w:rPr>
        <w:t>Other payments will be sent once their respective Consumer validations or enrolments are complete. These payments will be batched in severa</w:t>
      </w:r>
      <w:r>
        <w:rPr>
          <w:rFonts w:eastAsia="Times New Roman" w:cs="Times New Roman"/>
          <w:lang w:val="en-IE"/>
        </w:rPr>
        <w:t xml:space="preserve">l files per day, IncedoPay will be passing files to US Bank ACH Network </w:t>
      </w:r>
      <w:r w:rsidR="00257FCC">
        <w:rPr>
          <w:rFonts w:eastAsia="Times New Roman" w:cs="Times New Roman"/>
          <w:lang w:val="en-IE"/>
        </w:rPr>
        <w:t xml:space="preserve">can occur upto 5 times a day </w:t>
      </w:r>
      <w:r w:rsidR="00B174CC">
        <w:rPr>
          <w:rFonts w:eastAsia="Times New Roman" w:cs="Times New Roman"/>
          <w:lang w:val="en-IE"/>
        </w:rPr>
        <w:t xml:space="preserve">initiating from 9:00 am to </w:t>
      </w:r>
      <w:r w:rsidR="00257FCC">
        <w:rPr>
          <w:rFonts w:eastAsia="Times New Roman" w:cs="Times New Roman"/>
          <w:lang w:val="en-IE"/>
        </w:rPr>
        <w:t>10</w:t>
      </w:r>
      <w:r w:rsidR="00B174CC">
        <w:rPr>
          <w:rFonts w:eastAsia="Times New Roman" w:cs="Times New Roman"/>
          <w:lang w:val="en-IE"/>
        </w:rPr>
        <w:t>:30 pm</w:t>
      </w:r>
      <w:r w:rsidR="00257FCC">
        <w:rPr>
          <w:rFonts w:eastAsia="Times New Roman" w:cs="Times New Roman"/>
          <w:lang w:val="en-IE"/>
        </w:rPr>
        <w:t xml:space="preserve"> CT for current day processing</w:t>
      </w:r>
      <w:r w:rsidR="00B174CC">
        <w:rPr>
          <w:rFonts w:eastAsia="Times New Roman" w:cs="Times New Roman"/>
          <w:lang w:val="en-IE"/>
        </w:rPr>
        <w:t xml:space="preserve"> wherein timings will be configurable.</w:t>
      </w:r>
      <w:r w:rsidRPr="00BF5D21">
        <w:rPr>
          <w:rFonts w:eastAsia="Times New Roman" w:cs="Times New Roman"/>
          <w:lang w:val="en-IE"/>
        </w:rPr>
        <w:t xml:space="preserve"> No files should be sent from midnight on Friday to Sunday at noon.</w:t>
      </w:r>
    </w:p>
    <w:p w:rsidR="00257FCC" w:rsidRPr="00C06F3E" w:rsidRDefault="00BF5D21" w:rsidP="00C06F3E">
      <w:pPr>
        <w:pStyle w:val="ListParagraph"/>
        <w:numPr>
          <w:ilvl w:val="0"/>
          <w:numId w:val="9"/>
        </w:numPr>
        <w:spacing w:line="240" w:lineRule="auto"/>
        <w:ind w:left="720"/>
        <w:contextualSpacing/>
        <w:rPr>
          <w:rFonts w:eastAsia="Times New Roman" w:cs="Times New Roman"/>
          <w:lang w:val="en-IE"/>
        </w:rPr>
      </w:pPr>
      <w:r w:rsidRPr="00BF5D21">
        <w:rPr>
          <w:rFonts w:eastAsia="Times New Roman" w:cs="Times New Roman"/>
          <w:lang w:val="en-IE"/>
        </w:rPr>
        <w:lastRenderedPageBreak/>
        <w:t>Available payments from all clients are distributed in separate NACHA files per client</w:t>
      </w:r>
      <w:r w:rsidR="00257FCC">
        <w:rPr>
          <w:rFonts w:eastAsia="Times New Roman" w:cs="Times New Roman"/>
          <w:lang w:val="en-IE"/>
        </w:rPr>
        <w:t xml:space="preserve">. </w:t>
      </w:r>
      <w:r w:rsidR="00257FCC" w:rsidRPr="00C06F3E">
        <w:rPr>
          <w:rFonts w:eastAsia="Times New Roman" w:cs="Times New Roman"/>
          <w:lang w:val="en-IE"/>
        </w:rPr>
        <w:t>Files can be sent at a minimum 5 minutes apart.</w:t>
      </w:r>
    </w:p>
    <w:p w:rsidR="00BF5D21" w:rsidRPr="00BF5D21" w:rsidRDefault="00B174CC" w:rsidP="00BF5D21">
      <w:pPr>
        <w:pStyle w:val="ListParagraph"/>
        <w:numPr>
          <w:ilvl w:val="0"/>
          <w:numId w:val="9"/>
        </w:numPr>
        <w:spacing w:line="240" w:lineRule="auto"/>
        <w:ind w:left="720"/>
        <w:contextualSpacing/>
        <w:rPr>
          <w:rFonts w:eastAsia="Times New Roman" w:cs="Times New Roman"/>
          <w:lang w:val="en-IE"/>
        </w:rPr>
      </w:pPr>
      <w:r>
        <w:rPr>
          <w:rFonts w:eastAsia="Times New Roman" w:cs="Times New Roman"/>
          <w:lang w:val="en-IE"/>
        </w:rPr>
        <w:t xml:space="preserve">File will be created after every 2 hours of time interval wherein time will be configurable. </w:t>
      </w:r>
      <w:r w:rsidR="00BF5D21" w:rsidRPr="00BF5D21">
        <w:rPr>
          <w:rFonts w:eastAsia="Times New Roman" w:cs="Times New Roman"/>
          <w:lang w:val="en-IE"/>
        </w:rPr>
        <w:t>There are no file size limitations.</w:t>
      </w:r>
    </w:p>
    <w:p w:rsidR="00BF5D21" w:rsidRPr="00BF5D21" w:rsidRDefault="00BF5D21" w:rsidP="00BF5D21">
      <w:pPr>
        <w:pStyle w:val="ListParagraph"/>
        <w:numPr>
          <w:ilvl w:val="0"/>
          <w:numId w:val="9"/>
        </w:numPr>
        <w:spacing w:line="240" w:lineRule="auto"/>
        <w:ind w:left="720"/>
        <w:contextualSpacing/>
        <w:rPr>
          <w:rFonts w:eastAsia="Times New Roman" w:cs="Times New Roman"/>
          <w:lang w:val="en-IE"/>
        </w:rPr>
      </w:pPr>
      <w:r w:rsidRPr="00BF5D21">
        <w:rPr>
          <w:rFonts w:eastAsia="Times New Roman" w:cs="Times New Roman"/>
          <w:lang w:val="en-IE"/>
        </w:rPr>
        <w:t xml:space="preserve">All Production Support issues with files or transactions in files will be handled by the </w:t>
      </w:r>
      <w:r>
        <w:rPr>
          <w:rFonts w:eastAsia="Times New Roman" w:cs="Times New Roman"/>
          <w:lang w:val="en-IE"/>
        </w:rPr>
        <w:t xml:space="preserve"> IncedoPay </w:t>
      </w:r>
      <w:r w:rsidRPr="00BF5D21">
        <w:rPr>
          <w:rFonts w:eastAsia="Times New Roman" w:cs="Times New Roman"/>
          <w:lang w:val="en-IE"/>
        </w:rPr>
        <w:t xml:space="preserve">Ops team. </w:t>
      </w:r>
    </w:p>
    <w:p w:rsidR="00BF5D21" w:rsidRPr="00BF5D21" w:rsidRDefault="00BF5D21" w:rsidP="00BF5D21">
      <w:pPr>
        <w:pStyle w:val="ListParagraph"/>
        <w:numPr>
          <w:ilvl w:val="0"/>
          <w:numId w:val="9"/>
        </w:numPr>
        <w:spacing w:line="240" w:lineRule="auto"/>
        <w:ind w:left="720"/>
        <w:contextualSpacing/>
        <w:rPr>
          <w:rFonts w:eastAsia="Times New Roman" w:cs="Times New Roman"/>
          <w:lang w:val="en-IE"/>
        </w:rPr>
      </w:pPr>
      <w:r w:rsidRPr="00BF5D21">
        <w:rPr>
          <w:rFonts w:eastAsia="Times New Roman" w:cs="Times New Roman"/>
          <w:lang w:val="en-IE"/>
        </w:rPr>
        <w:t>There will be no IAT</w:t>
      </w:r>
      <w:r w:rsidRPr="00BF5D21">
        <w:rPr>
          <w:rFonts w:eastAsia="Times New Roman" w:cs="Times New Roman"/>
          <w:lang w:val="en-IE"/>
        </w:rPr>
        <w:footnoteReference w:id="1"/>
      </w:r>
      <w:r w:rsidRPr="00BF5D21">
        <w:rPr>
          <w:rFonts w:eastAsia="Times New Roman" w:cs="Times New Roman"/>
          <w:lang w:val="en-IE"/>
        </w:rPr>
        <w:t xml:space="preserve"> transactions in scope. </w:t>
      </w:r>
    </w:p>
    <w:p w:rsidR="00BF5D21" w:rsidRPr="00D72931" w:rsidRDefault="0081455C" w:rsidP="00D72931">
      <w:pPr>
        <w:pStyle w:val="ListParagraph"/>
        <w:numPr>
          <w:ilvl w:val="0"/>
          <w:numId w:val="9"/>
        </w:numPr>
        <w:spacing w:line="240" w:lineRule="auto"/>
        <w:ind w:left="720"/>
        <w:contextualSpacing/>
        <w:rPr>
          <w:rFonts w:eastAsia="Times New Roman" w:cs="Times New Roman"/>
          <w:lang w:val="en-IE"/>
        </w:rPr>
      </w:pPr>
      <w:r>
        <w:rPr>
          <w:rFonts w:eastAsia="Times New Roman" w:cs="Times New Roman"/>
          <w:lang w:val="en-IE"/>
        </w:rPr>
        <w:t xml:space="preserve">Returns </w:t>
      </w:r>
      <w:r w:rsidR="00D72931">
        <w:rPr>
          <w:rFonts w:eastAsia="Times New Roman" w:cs="Times New Roman"/>
          <w:lang w:val="en-IE"/>
        </w:rPr>
        <w:t>files received from US Bank ACH Network</w:t>
      </w:r>
      <w:r w:rsidR="00BF5D21" w:rsidRPr="00BF5D21">
        <w:rPr>
          <w:rFonts w:eastAsia="Times New Roman" w:cs="Times New Roman"/>
          <w:lang w:val="en-IE"/>
        </w:rPr>
        <w:t xml:space="preserve"> will be processed to update the status of transactions in the system.</w:t>
      </w:r>
      <w:r w:rsidR="00257FCC" w:rsidRPr="00257FCC">
        <w:rPr>
          <w:spacing w:val="3"/>
        </w:rPr>
        <w:t xml:space="preserve"> </w:t>
      </w:r>
      <w:r w:rsidR="00257FCC">
        <w:rPr>
          <w:spacing w:val="3"/>
        </w:rPr>
        <w:t>U.S. Bank will not create/send a return file if no activity/data.</w:t>
      </w:r>
    </w:p>
    <w:p w:rsidR="003614C9" w:rsidRDefault="003614C9" w:rsidP="003614C9">
      <w:pPr>
        <w:contextualSpacing/>
      </w:pPr>
    </w:p>
    <w:p w:rsidR="00917A8F" w:rsidRDefault="00917A8F" w:rsidP="003614C9">
      <w:pPr>
        <w:contextualSpacing/>
      </w:pPr>
      <w:r>
        <w:t xml:space="preserve">Refer to </w:t>
      </w:r>
      <w:hyperlink w:anchor="_Payment_Processing_:_1" w:history="1">
        <w:r w:rsidRPr="00917A8F">
          <w:rPr>
            <w:rStyle w:val="Hyperlink"/>
          </w:rPr>
          <w:t>section 4.7</w:t>
        </w:r>
      </w:hyperlink>
      <w:r>
        <w:t xml:space="preserve"> for workflow reference. </w:t>
      </w:r>
    </w:p>
    <w:p w:rsidR="003614C9" w:rsidRDefault="0076029B" w:rsidP="00D549B5">
      <w:pPr>
        <w:pStyle w:val="Heading3"/>
        <w:tabs>
          <w:tab w:val="clear" w:pos="5850"/>
          <w:tab w:val="num" w:pos="720"/>
        </w:tabs>
        <w:ind w:left="720"/>
      </w:pPr>
      <w:bookmarkStart w:id="140" w:name="_Toc528055901"/>
      <w:r>
        <w:t>FR-6</w:t>
      </w:r>
      <w:r w:rsidR="00932AF9">
        <w:t xml:space="preserve"> </w:t>
      </w:r>
      <w:r w:rsidR="003614C9">
        <w:t>Zelle Payment Processing</w:t>
      </w:r>
      <w:bookmarkEnd w:id="140"/>
      <w:r w:rsidR="003614C9">
        <w:t xml:space="preserve"> </w:t>
      </w:r>
    </w:p>
    <w:p w:rsidR="003614C9" w:rsidRDefault="003614C9" w:rsidP="004C09D8">
      <w:pPr>
        <w:pStyle w:val="ListParagraph"/>
        <w:numPr>
          <w:ilvl w:val="0"/>
          <w:numId w:val="9"/>
        </w:numPr>
        <w:spacing w:line="240" w:lineRule="auto"/>
        <w:ind w:left="720"/>
        <w:contextualSpacing/>
        <w:rPr>
          <w:rFonts w:eastAsia="Times New Roman" w:cs="Times New Roman"/>
          <w:lang w:val="en-IE"/>
        </w:rPr>
      </w:pPr>
      <w:r w:rsidRPr="003614C9">
        <w:rPr>
          <w:rFonts w:eastAsia="Times New Roman" w:cs="Times New Roman"/>
          <w:lang w:val="en-IE"/>
        </w:rPr>
        <w:t>For</w:t>
      </w:r>
      <w:r w:rsidR="008956FB">
        <w:rPr>
          <w:rFonts w:eastAsia="Times New Roman" w:cs="Times New Roman"/>
          <w:lang w:val="en-IE"/>
        </w:rPr>
        <w:t xml:space="preserve"> consumer driven payment methods</w:t>
      </w:r>
      <w:r w:rsidRPr="003614C9">
        <w:rPr>
          <w:rFonts w:eastAsia="Times New Roman" w:cs="Times New Roman"/>
          <w:lang w:val="en-IE"/>
        </w:rPr>
        <w:t xml:space="preserve"> Zelle payments, Incedopay will send a token to US Bank Zelle network </w:t>
      </w:r>
      <w:r>
        <w:rPr>
          <w:rFonts w:eastAsia="Times New Roman" w:cs="Times New Roman"/>
          <w:lang w:val="en-IE"/>
        </w:rPr>
        <w:t xml:space="preserve">to verify payee enrolment with </w:t>
      </w:r>
      <w:r w:rsidRPr="00AB1132">
        <w:rPr>
          <w:rFonts w:eastAsia="Times New Roman" w:cs="Times New Roman"/>
          <w:lang w:val="en-IE"/>
        </w:rPr>
        <w:t>Zelle</w:t>
      </w:r>
      <w:r w:rsidR="0049379C" w:rsidRPr="00AB1132">
        <w:rPr>
          <w:rFonts w:eastAsia="Times New Roman" w:cs="Times New Roman"/>
          <w:lang w:val="en-IE"/>
        </w:rPr>
        <w:t xml:space="preserve"> while launching campaign</w:t>
      </w:r>
      <w:r w:rsidRPr="00AB1132">
        <w:rPr>
          <w:rFonts w:eastAsia="Times New Roman" w:cs="Times New Roman"/>
          <w:lang w:val="en-IE"/>
        </w:rPr>
        <w:t>.</w:t>
      </w:r>
      <w:r>
        <w:rPr>
          <w:rFonts w:eastAsia="Times New Roman" w:cs="Times New Roman"/>
          <w:lang w:val="en-IE"/>
        </w:rPr>
        <w:t xml:space="preserve"> Token will be sent via “CheckAliasEnrollmentRequest” API to Zelle network. </w:t>
      </w:r>
    </w:p>
    <w:p w:rsidR="003614C9" w:rsidRDefault="00FA0B70" w:rsidP="004C09D8">
      <w:pPr>
        <w:pStyle w:val="ListParagraph"/>
        <w:numPr>
          <w:ilvl w:val="0"/>
          <w:numId w:val="9"/>
        </w:numPr>
        <w:spacing w:line="240" w:lineRule="auto"/>
        <w:ind w:left="720"/>
        <w:contextualSpacing/>
        <w:rPr>
          <w:rFonts w:eastAsia="Times New Roman" w:cs="Times New Roman"/>
          <w:lang w:val="en-IE"/>
        </w:rPr>
      </w:pPr>
      <w:r>
        <w:rPr>
          <w:rFonts w:eastAsia="Times New Roman" w:cs="Times New Roman"/>
          <w:lang w:val="en-IE"/>
        </w:rPr>
        <w:t xml:space="preserve">IncedoPay will invoke the </w:t>
      </w:r>
      <w:r w:rsidR="003614C9">
        <w:rPr>
          <w:rFonts w:eastAsia="Times New Roman" w:cs="Times New Roman"/>
          <w:lang w:val="en-IE"/>
        </w:rPr>
        <w:t>“CheckAliasEnrollmentReply”</w:t>
      </w:r>
      <w:r>
        <w:rPr>
          <w:rFonts w:eastAsia="Times New Roman" w:cs="Times New Roman"/>
          <w:lang w:val="en-IE"/>
        </w:rPr>
        <w:t xml:space="preserve"> API to find out whether payees are enrolled with Zelle.</w:t>
      </w:r>
    </w:p>
    <w:p w:rsidR="00FA0B70" w:rsidRPr="00FA0B70" w:rsidRDefault="00FA0B70" w:rsidP="004C09D8">
      <w:pPr>
        <w:pStyle w:val="ListParagraph"/>
        <w:numPr>
          <w:ilvl w:val="0"/>
          <w:numId w:val="9"/>
        </w:numPr>
        <w:spacing w:line="240" w:lineRule="auto"/>
        <w:ind w:left="720"/>
        <w:contextualSpacing/>
        <w:rPr>
          <w:rFonts w:eastAsia="Times New Roman" w:cs="Times New Roman"/>
          <w:lang w:val="en-IE"/>
        </w:rPr>
      </w:pPr>
    </w:p>
    <w:p w:rsidR="003614C9" w:rsidRDefault="003614C9" w:rsidP="004C09D8">
      <w:pPr>
        <w:pStyle w:val="ListParagraph"/>
        <w:numPr>
          <w:ilvl w:val="0"/>
          <w:numId w:val="9"/>
        </w:numPr>
        <w:spacing w:line="240" w:lineRule="auto"/>
        <w:ind w:left="720"/>
        <w:contextualSpacing/>
        <w:rPr>
          <w:rFonts w:eastAsia="Times New Roman" w:cs="Times New Roman"/>
          <w:lang w:val="en-IE"/>
        </w:rPr>
      </w:pPr>
      <w:r w:rsidRPr="003614C9">
        <w:rPr>
          <w:rFonts w:eastAsia="Times New Roman" w:cs="Times New Roman"/>
          <w:lang w:val="en-IE"/>
        </w:rPr>
        <w:t>All tokens and data will be managed in accordance with the requirements defined by the network.</w:t>
      </w:r>
    </w:p>
    <w:p w:rsidR="003614C9" w:rsidRDefault="003614C9" w:rsidP="004C09D8">
      <w:pPr>
        <w:pStyle w:val="ListParagraph"/>
        <w:numPr>
          <w:ilvl w:val="0"/>
          <w:numId w:val="9"/>
        </w:numPr>
        <w:spacing w:line="240" w:lineRule="auto"/>
        <w:ind w:left="720"/>
        <w:contextualSpacing/>
        <w:rPr>
          <w:rFonts w:eastAsia="Times New Roman" w:cs="Times New Roman"/>
          <w:lang w:val="en-IE"/>
        </w:rPr>
      </w:pPr>
      <w:r>
        <w:rPr>
          <w:rFonts w:eastAsia="Times New Roman" w:cs="Times New Roman"/>
          <w:lang w:val="en-IE"/>
        </w:rPr>
        <w:t>If token is active</w:t>
      </w:r>
      <w:r w:rsidR="008956FB">
        <w:rPr>
          <w:rFonts w:eastAsia="Times New Roman" w:cs="Times New Roman"/>
          <w:lang w:val="en-IE"/>
        </w:rPr>
        <w:t xml:space="preserve"> or inactive</w:t>
      </w:r>
      <w:r w:rsidR="0081455C">
        <w:rPr>
          <w:rFonts w:eastAsia="Times New Roman" w:cs="Times New Roman"/>
          <w:lang w:val="en-IE"/>
        </w:rPr>
        <w:t>, payment</w:t>
      </w:r>
      <w:r>
        <w:rPr>
          <w:rFonts w:eastAsia="Times New Roman" w:cs="Times New Roman"/>
          <w:lang w:val="en-IE"/>
        </w:rPr>
        <w:t xml:space="preserve"> will be requested using “MakePaymentRequest” API and payment processing response will be received via “MakePaymentReply” API.</w:t>
      </w:r>
    </w:p>
    <w:p w:rsidR="003614C9" w:rsidRDefault="003614C9" w:rsidP="004C09D8">
      <w:pPr>
        <w:pStyle w:val="ListParagraph"/>
        <w:numPr>
          <w:ilvl w:val="0"/>
          <w:numId w:val="9"/>
        </w:numPr>
        <w:spacing w:line="240" w:lineRule="auto"/>
        <w:ind w:left="720"/>
        <w:contextualSpacing/>
        <w:rPr>
          <w:rFonts w:eastAsia="Times New Roman" w:cs="Times New Roman"/>
          <w:lang w:val="en-IE"/>
        </w:rPr>
      </w:pPr>
      <w:r>
        <w:rPr>
          <w:rFonts w:eastAsia="Times New Roman" w:cs="Times New Roman"/>
          <w:lang w:val="en-IE"/>
        </w:rPr>
        <w:t xml:space="preserve">At the end of the day, Zelle </w:t>
      </w:r>
      <w:r w:rsidR="00485C97">
        <w:rPr>
          <w:rFonts w:eastAsia="Times New Roman" w:cs="Times New Roman"/>
          <w:lang w:val="en-IE"/>
        </w:rPr>
        <w:t>Update</w:t>
      </w:r>
      <w:r>
        <w:rPr>
          <w:rFonts w:eastAsia="Times New Roman" w:cs="Times New Roman"/>
          <w:lang w:val="en-IE"/>
        </w:rPr>
        <w:t xml:space="preserve"> file will be received from Zelle network to IncedoPay basis on which transaction status will be updated in IncedoPay database.  </w:t>
      </w:r>
    </w:p>
    <w:p w:rsidR="00917A8F" w:rsidRPr="00917A8F" w:rsidRDefault="00917A8F" w:rsidP="00917A8F">
      <w:pPr>
        <w:contextualSpacing/>
      </w:pPr>
      <w:r>
        <w:t xml:space="preserve">Refer to </w:t>
      </w:r>
      <w:hyperlink w:anchor="_Payment_Processing_:_2" w:history="1">
        <w:r w:rsidRPr="00917A8F">
          <w:rPr>
            <w:rStyle w:val="Hyperlink"/>
          </w:rPr>
          <w:t>section 4.6</w:t>
        </w:r>
      </w:hyperlink>
      <w:r>
        <w:t xml:space="preserve"> </w:t>
      </w:r>
      <w:r w:rsidR="008956FB">
        <w:t xml:space="preserve">  and </w:t>
      </w:r>
      <w:hyperlink w:anchor="_Payment_Processing_:" w:history="1">
        <w:r w:rsidR="008956FB" w:rsidRPr="008956FB">
          <w:rPr>
            <w:rStyle w:val="Hyperlink"/>
          </w:rPr>
          <w:t>sections 4.3</w:t>
        </w:r>
      </w:hyperlink>
      <w:r w:rsidR="008956FB">
        <w:t xml:space="preserve"> </w:t>
      </w:r>
      <w:r>
        <w:t xml:space="preserve">for workflow reference. </w:t>
      </w:r>
    </w:p>
    <w:p w:rsidR="003614C9" w:rsidRDefault="0076029B" w:rsidP="00D549B5">
      <w:pPr>
        <w:pStyle w:val="Heading3"/>
        <w:tabs>
          <w:tab w:val="clear" w:pos="5850"/>
          <w:tab w:val="num" w:pos="720"/>
        </w:tabs>
        <w:ind w:left="720"/>
      </w:pPr>
      <w:bookmarkStart w:id="141" w:name="_Toc528055902"/>
      <w:r>
        <w:t>FR-7</w:t>
      </w:r>
      <w:r w:rsidR="00932AF9">
        <w:t xml:space="preserve"> </w:t>
      </w:r>
      <w:r w:rsidR="003614C9">
        <w:t>Check Payment Processing</w:t>
      </w:r>
      <w:bookmarkEnd w:id="141"/>
      <w:r w:rsidR="003614C9">
        <w:t xml:space="preserve"> </w:t>
      </w:r>
    </w:p>
    <w:p w:rsidR="00216FD8" w:rsidRDefault="00381853" w:rsidP="00216FD8">
      <w:pPr>
        <w:pStyle w:val="ListParagraph"/>
        <w:numPr>
          <w:ilvl w:val="0"/>
          <w:numId w:val="9"/>
        </w:numPr>
        <w:spacing w:line="240" w:lineRule="auto"/>
        <w:ind w:left="720"/>
        <w:contextualSpacing/>
        <w:rPr>
          <w:rFonts w:eastAsia="Times New Roman" w:cs="Times New Roman"/>
          <w:lang w:val="en-IE"/>
        </w:rPr>
      </w:pPr>
      <w:r w:rsidRPr="00216FD8">
        <w:rPr>
          <w:rFonts w:eastAsia="Times New Roman" w:cs="Times New Roman"/>
          <w:lang w:val="en-IE"/>
        </w:rPr>
        <w:t>Consumer can choose “Check” as payment method</w:t>
      </w:r>
      <w:r w:rsidR="00216FD8" w:rsidRPr="00216FD8">
        <w:rPr>
          <w:rFonts w:eastAsia="Times New Roman" w:cs="Times New Roman"/>
          <w:lang w:val="en-IE"/>
        </w:rPr>
        <w:t xml:space="preserve">. </w:t>
      </w:r>
      <w:r w:rsidRPr="00216FD8">
        <w:rPr>
          <w:rFonts w:eastAsia="Times New Roman" w:cs="Times New Roman"/>
          <w:lang w:val="en-IE"/>
        </w:rPr>
        <w:t>If consumers opts to be pai</w:t>
      </w:r>
      <w:r w:rsidR="00AB1132" w:rsidRPr="00216FD8">
        <w:rPr>
          <w:rFonts w:eastAsia="Times New Roman" w:cs="Times New Roman"/>
          <w:lang w:val="en-IE"/>
        </w:rPr>
        <w:t xml:space="preserve">d through </w:t>
      </w:r>
      <w:r w:rsidRPr="00216FD8">
        <w:rPr>
          <w:rFonts w:eastAsia="Times New Roman" w:cs="Times New Roman"/>
          <w:lang w:val="en-IE"/>
        </w:rPr>
        <w:t>check</w:t>
      </w:r>
      <w:r w:rsidR="00216FD8" w:rsidRPr="00216FD8">
        <w:rPr>
          <w:rFonts w:eastAsia="Times New Roman" w:cs="Times New Roman"/>
          <w:lang w:val="en-IE"/>
        </w:rPr>
        <w:t xml:space="preserve">, then </w:t>
      </w:r>
      <w:r w:rsidR="00216FD8">
        <w:rPr>
          <w:rFonts w:eastAsia="Times New Roman" w:cs="Times New Roman"/>
          <w:lang w:val="en-IE"/>
        </w:rPr>
        <w:t>f</w:t>
      </w:r>
      <w:r w:rsidR="003614C9" w:rsidRPr="00216FD8">
        <w:rPr>
          <w:rFonts w:eastAsia="Times New Roman" w:cs="Times New Roman"/>
          <w:lang w:val="en-IE"/>
        </w:rPr>
        <w:t>or check payments, IncedoPay will set ‘expiry days’ as “0” and add payee address details</w:t>
      </w:r>
      <w:r w:rsidR="00216FD8">
        <w:rPr>
          <w:rFonts w:eastAsia="Times New Roman" w:cs="Times New Roman"/>
          <w:lang w:val="en-IE"/>
        </w:rPr>
        <w:t>.</w:t>
      </w:r>
    </w:p>
    <w:p w:rsidR="003614C9" w:rsidRPr="00216FD8" w:rsidRDefault="00216FD8" w:rsidP="00216FD8">
      <w:pPr>
        <w:pStyle w:val="ListParagraph"/>
        <w:numPr>
          <w:ilvl w:val="0"/>
          <w:numId w:val="9"/>
        </w:numPr>
        <w:spacing w:line="240" w:lineRule="auto"/>
        <w:ind w:left="720"/>
        <w:contextualSpacing/>
        <w:rPr>
          <w:rFonts w:eastAsia="Times New Roman" w:cs="Times New Roman"/>
          <w:lang w:val="en-IE"/>
        </w:rPr>
      </w:pPr>
      <w:r>
        <w:rPr>
          <w:rFonts w:eastAsia="Times New Roman" w:cs="Times New Roman"/>
          <w:lang w:val="en-IE"/>
        </w:rPr>
        <w:t>P</w:t>
      </w:r>
      <w:r w:rsidR="003614C9" w:rsidRPr="00216FD8">
        <w:rPr>
          <w:rFonts w:eastAsia="Times New Roman" w:cs="Times New Roman"/>
          <w:lang w:val="en-IE"/>
        </w:rPr>
        <w:t>ayment request</w:t>
      </w:r>
      <w:r>
        <w:rPr>
          <w:rFonts w:eastAsia="Times New Roman" w:cs="Times New Roman"/>
          <w:lang w:val="en-IE"/>
        </w:rPr>
        <w:t xml:space="preserve"> will be made</w:t>
      </w:r>
      <w:r w:rsidR="003614C9" w:rsidRPr="00216FD8">
        <w:rPr>
          <w:rFonts w:eastAsia="Times New Roman" w:cs="Times New Roman"/>
          <w:lang w:val="en-IE"/>
        </w:rPr>
        <w:t xml:space="preserve"> to Zelle network using “MakePaymentRequest” API. </w:t>
      </w:r>
    </w:p>
    <w:p w:rsidR="003614C9" w:rsidRDefault="003614C9" w:rsidP="004C09D8">
      <w:pPr>
        <w:pStyle w:val="ListParagraph"/>
        <w:numPr>
          <w:ilvl w:val="0"/>
          <w:numId w:val="9"/>
        </w:numPr>
        <w:spacing w:line="240" w:lineRule="auto"/>
        <w:ind w:left="720"/>
        <w:contextualSpacing/>
        <w:rPr>
          <w:rFonts w:eastAsia="Times New Roman" w:cs="Times New Roman"/>
          <w:lang w:val="en-IE"/>
        </w:rPr>
      </w:pPr>
      <w:r>
        <w:rPr>
          <w:rFonts w:eastAsia="Times New Roman" w:cs="Times New Roman"/>
          <w:lang w:val="en-IE"/>
        </w:rPr>
        <w:t xml:space="preserve">Payment response will be received via “MakePaymentReply” API. </w:t>
      </w:r>
    </w:p>
    <w:p w:rsidR="00917A8F" w:rsidRDefault="00917A8F" w:rsidP="00917A8F">
      <w:pPr>
        <w:pStyle w:val="ListParagraph"/>
        <w:spacing w:line="240" w:lineRule="auto"/>
        <w:contextualSpacing/>
        <w:rPr>
          <w:rFonts w:eastAsia="Times New Roman" w:cs="Times New Roman"/>
          <w:lang w:val="en-IE"/>
        </w:rPr>
      </w:pPr>
    </w:p>
    <w:p w:rsidR="00917A8F" w:rsidRPr="00917A8F" w:rsidRDefault="00917A8F" w:rsidP="00917A8F">
      <w:pPr>
        <w:contextualSpacing/>
      </w:pPr>
      <w:r>
        <w:t xml:space="preserve">Refer to </w:t>
      </w:r>
      <w:hyperlink w:anchor="_Payment_Processing_:_3" w:history="1">
        <w:r w:rsidRPr="00917A8F">
          <w:rPr>
            <w:rStyle w:val="Hyperlink"/>
          </w:rPr>
          <w:t>section 4.8</w:t>
        </w:r>
      </w:hyperlink>
      <w:r>
        <w:t xml:space="preserve"> </w:t>
      </w:r>
      <w:r w:rsidR="004B4E67">
        <w:t xml:space="preserve">and </w:t>
      </w:r>
      <w:hyperlink w:anchor="_Payment_Processing_:" w:history="1">
        <w:r w:rsidR="004B4E67" w:rsidRPr="004B4E67">
          <w:rPr>
            <w:rStyle w:val="Hyperlink"/>
          </w:rPr>
          <w:t>section 4.3</w:t>
        </w:r>
      </w:hyperlink>
      <w:r>
        <w:t xml:space="preserve">for workflow reference. </w:t>
      </w:r>
    </w:p>
    <w:p w:rsidR="00FA0B70" w:rsidRDefault="00FA0B70" w:rsidP="00FA0B70">
      <w:pPr>
        <w:contextualSpacing/>
      </w:pPr>
    </w:p>
    <w:p w:rsidR="00FA0B70" w:rsidRDefault="00FA0B70" w:rsidP="00FA0B70">
      <w:pPr>
        <w:contextualSpacing/>
      </w:pPr>
    </w:p>
    <w:p w:rsidR="00FA0B70" w:rsidRDefault="00FA0B70" w:rsidP="008C1154">
      <w:pPr>
        <w:pStyle w:val="Heading2"/>
      </w:pPr>
      <w:bookmarkStart w:id="142" w:name="_Toc528055903"/>
      <w:r>
        <w:t>IncedoPay</w:t>
      </w:r>
      <w:bookmarkEnd w:id="142"/>
      <w:r>
        <w:t xml:space="preserve"> </w:t>
      </w:r>
    </w:p>
    <w:p w:rsidR="00234AF6" w:rsidRDefault="00234AF6" w:rsidP="00234AF6"/>
    <w:p w:rsidR="00234AF6" w:rsidRDefault="00234AF6" w:rsidP="00D549B5">
      <w:pPr>
        <w:pStyle w:val="Heading3"/>
        <w:tabs>
          <w:tab w:val="clear" w:pos="5850"/>
          <w:tab w:val="num" w:pos="720"/>
        </w:tabs>
        <w:ind w:left="720"/>
      </w:pPr>
      <w:bookmarkStart w:id="143" w:name="_Toc528055904"/>
      <w:r>
        <w:t>Client Portal</w:t>
      </w:r>
      <w:bookmarkEnd w:id="143"/>
      <w:r>
        <w:t xml:space="preserve"> </w:t>
      </w:r>
    </w:p>
    <w:p w:rsidR="006F4081" w:rsidRPr="006F4081" w:rsidRDefault="006F4081" w:rsidP="006F4081"/>
    <w:p w:rsidR="006F4081" w:rsidRDefault="0076029B" w:rsidP="006F4081">
      <w:pPr>
        <w:pStyle w:val="Heading4"/>
      </w:pPr>
      <w:bookmarkStart w:id="144" w:name="_Toc528055905"/>
      <w:r>
        <w:t>FR-8</w:t>
      </w:r>
      <w:r w:rsidR="00932AF9">
        <w:t xml:space="preserve"> </w:t>
      </w:r>
      <w:r w:rsidR="006F4081">
        <w:t>Client Onboarding</w:t>
      </w:r>
      <w:bookmarkEnd w:id="144"/>
      <w:r w:rsidR="006F4081">
        <w:t xml:space="preserve"> </w:t>
      </w:r>
    </w:p>
    <w:p w:rsidR="006F4081" w:rsidRPr="00C06F3E" w:rsidRDefault="006F4081" w:rsidP="004C09D8">
      <w:pPr>
        <w:pStyle w:val="ListParagraph"/>
        <w:numPr>
          <w:ilvl w:val="0"/>
          <w:numId w:val="9"/>
        </w:numPr>
        <w:spacing w:line="240" w:lineRule="auto"/>
        <w:ind w:left="720"/>
        <w:contextualSpacing/>
        <w:rPr>
          <w:rFonts w:eastAsia="Times New Roman" w:cs="Times New Roman"/>
          <w:color w:val="FF0000"/>
          <w:lang w:val="en-IE"/>
        </w:rPr>
      </w:pPr>
      <w:r w:rsidRPr="00C06F3E">
        <w:rPr>
          <w:rFonts w:eastAsia="Times New Roman" w:cs="Times New Roman"/>
          <w:color w:val="FF0000"/>
          <w:lang w:val="en-IE"/>
        </w:rPr>
        <w:t xml:space="preserve">The payer will be able to enrol into the client portal. IncedoPay Admin or any authorized </w:t>
      </w:r>
      <w:r w:rsidR="00757346">
        <w:rPr>
          <w:rFonts w:eastAsia="Times New Roman" w:cs="Times New Roman"/>
          <w:color w:val="FF0000"/>
          <w:lang w:val="en-IE"/>
        </w:rPr>
        <w:t>US Bank</w:t>
      </w:r>
      <w:r w:rsidRPr="00C06F3E">
        <w:rPr>
          <w:rFonts w:eastAsia="Times New Roman" w:cs="Times New Roman"/>
          <w:color w:val="FF0000"/>
          <w:lang w:val="en-IE"/>
        </w:rPr>
        <w:t xml:space="preserve">user will be able to fill client onboarding form. </w:t>
      </w:r>
    </w:p>
    <w:p w:rsidR="006F4081" w:rsidRPr="00C06F3E" w:rsidRDefault="006F4081" w:rsidP="004C09D8">
      <w:pPr>
        <w:pStyle w:val="ListParagraph"/>
        <w:numPr>
          <w:ilvl w:val="0"/>
          <w:numId w:val="9"/>
        </w:numPr>
        <w:spacing w:line="240" w:lineRule="auto"/>
        <w:ind w:left="720"/>
        <w:contextualSpacing/>
        <w:rPr>
          <w:color w:val="FF0000"/>
        </w:rPr>
      </w:pPr>
      <w:r w:rsidRPr="00C06F3E">
        <w:rPr>
          <w:rFonts w:eastAsia="Times New Roman" w:cs="Times New Roman"/>
          <w:color w:val="FF0000"/>
          <w:lang w:val="en-IE"/>
        </w:rPr>
        <w:t xml:space="preserve">The payer will be asked to </w:t>
      </w:r>
      <w:r w:rsidRPr="00C06F3E">
        <w:rPr>
          <w:color w:val="FF0000"/>
        </w:rPr>
        <w:t xml:space="preserve">enter details such as Company name, Address, Federal Tax id or Social security number. An activation code will be sent to payer to validate the profile post saving information. </w:t>
      </w:r>
    </w:p>
    <w:p w:rsidR="006F4081" w:rsidRPr="00C06F3E" w:rsidRDefault="006F4081" w:rsidP="004C09D8">
      <w:pPr>
        <w:pStyle w:val="ListParagraph"/>
        <w:numPr>
          <w:ilvl w:val="0"/>
          <w:numId w:val="9"/>
        </w:numPr>
        <w:spacing w:line="240" w:lineRule="auto"/>
        <w:ind w:left="720"/>
        <w:contextualSpacing/>
        <w:rPr>
          <w:color w:val="FF0000"/>
        </w:rPr>
      </w:pPr>
      <w:r w:rsidRPr="00C06F3E">
        <w:rPr>
          <w:color w:val="FF0000"/>
        </w:rPr>
        <w:lastRenderedPageBreak/>
        <w:t xml:space="preserve">Payer will validate the profile by entering received activation code and navigated to client configuration screen where he will set the </w:t>
      </w:r>
      <w:r w:rsidR="0081455C" w:rsidRPr="0081455C">
        <w:rPr>
          <w:color w:val="FF0000"/>
        </w:rPr>
        <w:t>configurations</w:t>
      </w:r>
      <w:r w:rsidRPr="00C06F3E">
        <w:rPr>
          <w:color w:val="FF0000"/>
        </w:rPr>
        <w:t xml:space="preserve">/ access rights. </w:t>
      </w:r>
    </w:p>
    <w:p w:rsidR="00597CDD" w:rsidRDefault="00597CDD" w:rsidP="00597CDD">
      <w:pPr>
        <w:contextualSpacing/>
        <w:rPr>
          <w:color w:val="FF0000"/>
        </w:rPr>
      </w:pPr>
      <w:r w:rsidRPr="00C06F3E">
        <w:rPr>
          <w:color w:val="FF0000"/>
        </w:rPr>
        <w:t xml:space="preserve">Refer to </w:t>
      </w:r>
      <w:hyperlink w:anchor="_Client_Onboarding_(Workflow" w:history="1">
        <w:r w:rsidR="00917A8F" w:rsidRPr="00C06F3E">
          <w:rPr>
            <w:rStyle w:val="Hyperlink"/>
            <w:color w:val="FF0000"/>
          </w:rPr>
          <w:t>section 4.3</w:t>
        </w:r>
      </w:hyperlink>
      <w:r w:rsidR="00917A8F" w:rsidRPr="00C06F3E">
        <w:rPr>
          <w:color w:val="FF0000"/>
        </w:rPr>
        <w:t xml:space="preserve"> for workflow reference. </w:t>
      </w:r>
    </w:p>
    <w:p w:rsidR="005A5B59" w:rsidRDefault="005A5B59" w:rsidP="00597CDD">
      <w:pPr>
        <w:contextualSpacing/>
        <w:rPr>
          <w:color w:val="FF0000"/>
        </w:rPr>
      </w:pPr>
    </w:p>
    <w:p w:rsidR="005A5B59" w:rsidRDefault="005A5B59" w:rsidP="00597CDD">
      <w:pPr>
        <w:contextualSpacing/>
        <w:rPr>
          <w:color w:val="FF0000"/>
        </w:rPr>
      </w:pPr>
      <w:r>
        <w:rPr>
          <w:color w:val="FF0000"/>
        </w:rPr>
        <w:t xml:space="preserve">Refer to </w:t>
      </w:r>
      <w:hyperlink w:anchor="_Client_Onboarding_Form" w:history="1">
        <w:r w:rsidRPr="00926438">
          <w:rPr>
            <w:rStyle w:val="Hyperlink"/>
          </w:rPr>
          <w:t xml:space="preserve">section </w:t>
        </w:r>
        <w:r w:rsidR="00926438" w:rsidRPr="00926438">
          <w:rPr>
            <w:rStyle w:val="Hyperlink"/>
          </w:rPr>
          <w:t>6.16</w:t>
        </w:r>
      </w:hyperlink>
      <w:r>
        <w:rPr>
          <w:color w:val="FF0000"/>
        </w:rPr>
        <w:t xml:space="preserve"> for  client onboarding form fields. </w:t>
      </w:r>
    </w:p>
    <w:p w:rsidR="00216FD8" w:rsidRDefault="00216FD8" w:rsidP="00597CDD">
      <w:pPr>
        <w:contextualSpacing/>
        <w:rPr>
          <w:color w:val="FF0000"/>
        </w:rPr>
      </w:pPr>
    </w:p>
    <w:p w:rsidR="00216FD8" w:rsidRPr="00C06F3E" w:rsidRDefault="0081455C" w:rsidP="00597CDD">
      <w:pPr>
        <w:contextualSpacing/>
        <w:rPr>
          <w:color w:val="FF0000"/>
        </w:rPr>
      </w:pPr>
      <w:r>
        <w:rPr>
          <w:color w:val="FF0000"/>
        </w:rPr>
        <w:t>NOTE:</w:t>
      </w:r>
      <w:r w:rsidR="00216FD8">
        <w:rPr>
          <w:color w:val="FF0000"/>
        </w:rPr>
        <w:t xml:space="preserve"> US Bank has to confirm the Onboarding flow. </w:t>
      </w:r>
    </w:p>
    <w:p w:rsidR="006F4081" w:rsidRDefault="006F4081" w:rsidP="006F4081">
      <w:pPr>
        <w:pStyle w:val="ListParagraph"/>
        <w:spacing w:line="240" w:lineRule="auto"/>
        <w:contextualSpacing/>
      </w:pPr>
    </w:p>
    <w:p w:rsidR="006F4081" w:rsidRDefault="0076029B" w:rsidP="006F4081">
      <w:pPr>
        <w:pStyle w:val="Heading4"/>
      </w:pPr>
      <w:bookmarkStart w:id="145" w:name="_Toc528055906"/>
      <w:r>
        <w:t>FR-9</w:t>
      </w:r>
      <w:r w:rsidR="00932AF9">
        <w:t xml:space="preserve"> </w:t>
      </w:r>
      <w:r w:rsidR="006F4081">
        <w:t>Payer Portal View</w:t>
      </w:r>
      <w:bookmarkEnd w:id="145"/>
      <w:r w:rsidR="006F4081">
        <w:t xml:space="preserve"> </w:t>
      </w:r>
    </w:p>
    <w:p w:rsidR="006F4081" w:rsidRDefault="006F4081" w:rsidP="004C09D8">
      <w:pPr>
        <w:pStyle w:val="ListParagraph"/>
        <w:numPr>
          <w:ilvl w:val="0"/>
          <w:numId w:val="9"/>
        </w:numPr>
        <w:spacing w:line="240" w:lineRule="auto"/>
        <w:ind w:left="720"/>
        <w:contextualSpacing/>
      </w:pPr>
      <w:r>
        <w:t xml:space="preserve">Once the client profile has been Successfully created in client portal. The users created within the payer profile will have access to different information such as </w:t>
      </w:r>
      <w:r w:rsidR="0081455C">
        <w:t>Payment files</w:t>
      </w:r>
      <w:r>
        <w:t xml:space="preserve"> information, Payment detail, Payee profile </w:t>
      </w:r>
      <w:r w:rsidR="0081455C">
        <w:t>details.</w:t>
      </w:r>
    </w:p>
    <w:p w:rsidR="00216FD8" w:rsidRDefault="00216FD8" w:rsidP="004C09D8">
      <w:pPr>
        <w:pStyle w:val="ListParagraph"/>
        <w:numPr>
          <w:ilvl w:val="0"/>
          <w:numId w:val="9"/>
        </w:numPr>
        <w:spacing w:line="240" w:lineRule="auto"/>
        <w:ind w:left="720"/>
        <w:contextualSpacing/>
      </w:pPr>
      <w:r>
        <w:t xml:space="preserve">The account information of payee will be masked. </w:t>
      </w:r>
    </w:p>
    <w:p w:rsidR="006F4081" w:rsidRDefault="006F4081" w:rsidP="004C09D8">
      <w:pPr>
        <w:pStyle w:val="ListParagraph"/>
        <w:numPr>
          <w:ilvl w:val="0"/>
          <w:numId w:val="9"/>
        </w:numPr>
        <w:spacing w:line="240" w:lineRule="auto"/>
        <w:ind w:left="720"/>
        <w:contextualSpacing/>
      </w:pPr>
      <w:r>
        <w:t xml:space="preserve">Files section will display ‘Files – waiting for approval’ and </w:t>
      </w:r>
      <w:r w:rsidR="0081455C">
        <w:t>‘recently</w:t>
      </w:r>
      <w:r>
        <w:t xml:space="preserve"> uploaded files’. </w:t>
      </w:r>
    </w:p>
    <w:p w:rsidR="006F4081" w:rsidRDefault="006F4081" w:rsidP="004C09D8">
      <w:pPr>
        <w:pStyle w:val="ListParagraph"/>
        <w:numPr>
          <w:ilvl w:val="0"/>
          <w:numId w:val="9"/>
        </w:numPr>
        <w:spacing w:line="240" w:lineRule="auto"/>
        <w:ind w:left="720"/>
        <w:contextualSpacing/>
      </w:pPr>
      <w:r>
        <w:t xml:space="preserve">Payer can see the list of the payees and their details. </w:t>
      </w:r>
    </w:p>
    <w:p w:rsidR="006F4081" w:rsidRDefault="006F4081" w:rsidP="004C09D8">
      <w:pPr>
        <w:pStyle w:val="ListParagraph"/>
        <w:numPr>
          <w:ilvl w:val="0"/>
          <w:numId w:val="9"/>
        </w:numPr>
        <w:spacing w:line="240" w:lineRule="auto"/>
        <w:ind w:left="720"/>
        <w:contextualSpacing/>
      </w:pPr>
      <w:r>
        <w:t>Payer will be able to view payee updates (if any).The information related to fields updated by the consumer will be displayed.</w:t>
      </w:r>
    </w:p>
    <w:p w:rsidR="006F4081" w:rsidRDefault="006F4081" w:rsidP="004C09D8">
      <w:pPr>
        <w:pStyle w:val="ListParagraph"/>
        <w:numPr>
          <w:ilvl w:val="0"/>
          <w:numId w:val="9"/>
        </w:numPr>
        <w:spacing w:line="240" w:lineRule="auto"/>
        <w:ind w:left="720"/>
        <w:contextualSpacing/>
      </w:pPr>
      <w:r w:rsidRPr="00880075">
        <w:t>There will be an additional tab</w:t>
      </w:r>
      <w:r>
        <w:rPr>
          <w:b/>
        </w:rPr>
        <w:t xml:space="preserve"> ‘Payment </w:t>
      </w:r>
      <w:r w:rsidRPr="00EA1B7B">
        <w:rPr>
          <w:b/>
        </w:rPr>
        <w:t>History</w:t>
      </w:r>
      <w:r w:rsidRPr="00880075">
        <w:t xml:space="preserve">’ that will provide the details of </w:t>
      </w:r>
      <w:r w:rsidRPr="00EA1B7B">
        <w:t>previous</w:t>
      </w:r>
      <w:r w:rsidRPr="00880075">
        <w:t xml:space="preserve"> payment received by consumer</w:t>
      </w:r>
    </w:p>
    <w:p w:rsidR="006F4081" w:rsidRDefault="006F4081" w:rsidP="004C09D8">
      <w:pPr>
        <w:pStyle w:val="ListParagraph"/>
        <w:numPr>
          <w:ilvl w:val="0"/>
          <w:numId w:val="9"/>
        </w:numPr>
        <w:spacing w:line="240" w:lineRule="auto"/>
        <w:ind w:left="720"/>
        <w:contextualSpacing/>
      </w:pPr>
      <w:r>
        <w:t xml:space="preserve">Payer can view and update his profile. </w:t>
      </w:r>
    </w:p>
    <w:p w:rsidR="006F4081" w:rsidRDefault="006F4081" w:rsidP="004C09D8">
      <w:pPr>
        <w:pStyle w:val="ListParagraph"/>
        <w:numPr>
          <w:ilvl w:val="0"/>
          <w:numId w:val="9"/>
        </w:numPr>
        <w:spacing w:line="240" w:lineRule="auto"/>
        <w:ind w:left="720"/>
        <w:contextualSpacing/>
      </w:pPr>
      <w:r>
        <w:t xml:space="preserve">Payer can see the configuration values client has opted for and will have the option to edit the information as well. </w:t>
      </w:r>
    </w:p>
    <w:p w:rsidR="006F4081" w:rsidRDefault="006F4081" w:rsidP="004C09D8">
      <w:pPr>
        <w:pStyle w:val="ListParagraph"/>
        <w:numPr>
          <w:ilvl w:val="0"/>
          <w:numId w:val="9"/>
        </w:numPr>
        <w:spacing w:line="240" w:lineRule="auto"/>
        <w:ind w:left="720"/>
        <w:contextualSpacing/>
      </w:pPr>
      <w:r>
        <w:t xml:space="preserve">Payer can also view </w:t>
      </w:r>
      <w:r w:rsidR="0081455C">
        <w:t>payment</w:t>
      </w:r>
      <w:r>
        <w:t xml:space="preserve"> file details after clicking on the records displayed in ‘Payment Files’ Screen. Payment file detail screen will have summary of payment file and transactions associated to the file.</w:t>
      </w:r>
    </w:p>
    <w:p w:rsidR="006F4081" w:rsidRDefault="006F4081" w:rsidP="004C09D8">
      <w:pPr>
        <w:pStyle w:val="ListParagraph"/>
        <w:numPr>
          <w:ilvl w:val="0"/>
          <w:numId w:val="9"/>
        </w:numPr>
        <w:spacing w:line="240" w:lineRule="auto"/>
        <w:ind w:left="720"/>
        <w:contextualSpacing/>
      </w:pPr>
      <w:r>
        <w:t xml:space="preserve">Payer will also have the ability to </w:t>
      </w:r>
      <w:r w:rsidRPr="006F4081">
        <w:t>download</w:t>
      </w:r>
      <w:r>
        <w:t xml:space="preserve"> the payment files. </w:t>
      </w:r>
    </w:p>
    <w:p w:rsidR="006F4081" w:rsidRDefault="006F4081" w:rsidP="004C09D8">
      <w:pPr>
        <w:pStyle w:val="ListParagraph"/>
        <w:numPr>
          <w:ilvl w:val="0"/>
          <w:numId w:val="9"/>
        </w:numPr>
        <w:spacing w:line="240" w:lineRule="auto"/>
        <w:ind w:left="720"/>
        <w:contextualSpacing/>
      </w:pPr>
      <w:r>
        <w:t>The payment statuses will be tracked in my payments and the status of the payments will be updated at time</w:t>
      </w:r>
    </w:p>
    <w:p w:rsidR="006F4081" w:rsidRDefault="006F4081" w:rsidP="00ED5FC7">
      <w:pPr>
        <w:ind w:left="360"/>
        <w:contextualSpacing/>
        <w:rPr>
          <w:b/>
        </w:rPr>
      </w:pPr>
      <w:r w:rsidRPr="007411BF">
        <w:rPr>
          <w:b/>
        </w:rPr>
        <w:t xml:space="preserve">Payee Deactivate/Revoke/Lock/Unlock </w:t>
      </w:r>
    </w:p>
    <w:p w:rsidR="00ED5FC7" w:rsidRDefault="00ED5FC7" w:rsidP="00ED5FC7">
      <w:pPr>
        <w:ind w:left="360"/>
        <w:contextualSpacing/>
        <w:rPr>
          <w:b/>
        </w:rPr>
      </w:pPr>
    </w:p>
    <w:p w:rsidR="00ED5FC7" w:rsidRPr="00ED5FC7" w:rsidRDefault="00ED5FC7" w:rsidP="00ED5FC7">
      <w:pPr>
        <w:ind w:left="360"/>
        <w:contextualSpacing/>
        <w:rPr>
          <w:rFonts w:eastAsia="Calibri" w:cs="Arial"/>
          <w:lang w:val="en-US"/>
        </w:rPr>
      </w:pPr>
      <w:r w:rsidRPr="00ED5FC7">
        <w:rPr>
          <w:rFonts w:eastAsia="Calibri" w:cs="Arial"/>
          <w:lang w:val="en-US"/>
        </w:rPr>
        <w:t>Few options will be available for payer to control access of payees</w:t>
      </w:r>
    </w:p>
    <w:p w:rsidR="00ED5FC7" w:rsidRDefault="00ED5FC7" w:rsidP="00ED5FC7">
      <w:pPr>
        <w:ind w:left="360"/>
        <w:contextualSpacing/>
        <w:rPr>
          <w:b/>
        </w:rPr>
      </w:pPr>
    </w:p>
    <w:p w:rsidR="00ED5FC7" w:rsidRPr="00ED5FC7" w:rsidRDefault="0081455C" w:rsidP="00ED5FC7">
      <w:pPr>
        <w:ind w:left="360"/>
        <w:contextualSpacing/>
        <w:rPr>
          <w:rFonts w:eastAsia="Calibri" w:cs="Arial"/>
          <w:lang w:val="en-US"/>
        </w:rPr>
      </w:pPr>
      <w:r>
        <w:rPr>
          <w:b/>
        </w:rPr>
        <w:t>Deactivate:</w:t>
      </w:r>
      <w:r w:rsidR="00ED5FC7">
        <w:rPr>
          <w:b/>
        </w:rPr>
        <w:t xml:space="preserve"> </w:t>
      </w:r>
      <w:r w:rsidR="00ED5FC7" w:rsidRPr="00ED5FC7">
        <w:rPr>
          <w:rFonts w:eastAsia="Calibri" w:cs="Arial"/>
          <w:lang w:val="en-US"/>
        </w:rPr>
        <w:t>Consumer can be deactivated by the client. Consumer won’t be able to login to his account</w:t>
      </w:r>
      <w:r w:rsidR="006118FC">
        <w:rPr>
          <w:rFonts w:eastAsia="Calibri" w:cs="Arial"/>
          <w:lang w:val="en-US"/>
        </w:rPr>
        <w:t xml:space="preserve"> and for the new payment record consumer has to create a new account. </w:t>
      </w:r>
      <w:r w:rsidR="00ED5FC7" w:rsidRPr="00ED5FC7">
        <w:rPr>
          <w:rFonts w:eastAsia="Calibri" w:cs="Arial"/>
          <w:lang w:val="en-US"/>
        </w:rPr>
        <w:t xml:space="preserve"> </w:t>
      </w:r>
    </w:p>
    <w:p w:rsidR="00ED5FC7" w:rsidRDefault="00ED5FC7" w:rsidP="00ED5FC7">
      <w:pPr>
        <w:ind w:left="360"/>
        <w:contextualSpacing/>
        <w:rPr>
          <w:b/>
        </w:rPr>
      </w:pPr>
    </w:p>
    <w:p w:rsidR="00ED5FC7" w:rsidRPr="00ED5FC7" w:rsidRDefault="0081455C" w:rsidP="00ED5FC7">
      <w:pPr>
        <w:ind w:left="360"/>
        <w:contextualSpacing/>
        <w:rPr>
          <w:rFonts w:eastAsia="Calibri" w:cs="Arial"/>
          <w:lang w:val="en-US"/>
        </w:rPr>
      </w:pPr>
      <w:r>
        <w:rPr>
          <w:b/>
        </w:rPr>
        <w:t>Revoke:</w:t>
      </w:r>
      <w:r w:rsidR="00ED5FC7">
        <w:rPr>
          <w:b/>
        </w:rPr>
        <w:t xml:space="preserve"> </w:t>
      </w:r>
      <w:r w:rsidR="00ED5FC7" w:rsidRPr="00ED5FC7">
        <w:rPr>
          <w:rFonts w:eastAsia="Calibri" w:cs="Arial"/>
          <w:lang w:val="en-US"/>
        </w:rPr>
        <w:t xml:space="preserve">Consumer can login but can’t update his payment preference. </w:t>
      </w:r>
    </w:p>
    <w:p w:rsidR="00ED5FC7" w:rsidRPr="00ED5FC7" w:rsidRDefault="00ED5FC7" w:rsidP="00ED5FC7">
      <w:pPr>
        <w:ind w:left="360"/>
        <w:contextualSpacing/>
        <w:rPr>
          <w:rFonts w:eastAsia="Calibri" w:cs="Arial"/>
          <w:lang w:val="en-US"/>
        </w:rPr>
      </w:pPr>
    </w:p>
    <w:p w:rsidR="00464F9A" w:rsidRPr="00464F9A" w:rsidRDefault="0081455C" w:rsidP="00464F9A">
      <w:pPr>
        <w:ind w:left="360"/>
        <w:contextualSpacing/>
        <w:rPr>
          <w:rFonts w:eastAsia="Calibri" w:cs="Arial"/>
          <w:lang w:val="en-US"/>
        </w:rPr>
      </w:pPr>
      <w:r>
        <w:rPr>
          <w:b/>
        </w:rPr>
        <w:t>Lock:</w:t>
      </w:r>
      <w:r w:rsidR="00ED5FC7">
        <w:rPr>
          <w:b/>
        </w:rPr>
        <w:t xml:space="preserve"> </w:t>
      </w:r>
      <w:r w:rsidR="00464F9A" w:rsidRPr="00464F9A">
        <w:rPr>
          <w:rFonts w:eastAsia="Calibri" w:cs="Arial"/>
          <w:lang w:val="en-US"/>
        </w:rPr>
        <w:t>Consumer won't be able to login to the portal and can't update any information; account can be unlocked by the client</w:t>
      </w:r>
    </w:p>
    <w:p w:rsidR="00ED5FC7" w:rsidRDefault="00ED5FC7" w:rsidP="00ED5FC7">
      <w:pPr>
        <w:tabs>
          <w:tab w:val="left" w:pos="2100"/>
        </w:tabs>
        <w:ind w:left="360"/>
        <w:contextualSpacing/>
        <w:rPr>
          <w:b/>
        </w:rPr>
      </w:pPr>
      <w:r>
        <w:rPr>
          <w:b/>
        </w:rPr>
        <w:tab/>
      </w:r>
    </w:p>
    <w:p w:rsidR="006F4081" w:rsidRDefault="0081455C" w:rsidP="00ED5FC7">
      <w:pPr>
        <w:ind w:left="360"/>
        <w:contextualSpacing/>
        <w:rPr>
          <w:b/>
        </w:rPr>
      </w:pPr>
      <w:r>
        <w:rPr>
          <w:b/>
        </w:rPr>
        <w:t>Unlock:</w:t>
      </w:r>
      <w:r w:rsidR="00ED5FC7">
        <w:rPr>
          <w:b/>
        </w:rPr>
        <w:t xml:space="preserve"> </w:t>
      </w:r>
      <w:r w:rsidR="006118FC" w:rsidRPr="006118FC">
        <w:rPr>
          <w:rFonts w:eastAsia="Calibri" w:cs="Arial"/>
          <w:lang w:val="en-US"/>
        </w:rPr>
        <w:t>Payer will use this option to unlock consumer profile</w:t>
      </w:r>
      <w:r w:rsidR="006118FC">
        <w:rPr>
          <w:b/>
        </w:rPr>
        <w:t xml:space="preserve">. </w:t>
      </w:r>
    </w:p>
    <w:p w:rsidR="0076029B" w:rsidRDefault="0076029B" w:rsidP="00ED5FC7">
      <w:pPr>
        <w:ind w:left="360"/>
        <w:contextualSpacing/>
        <w:rPr>
          <w:b/>
        </w:rPr>
      </w:pPr>
    </w:p>
    <w:p w:rsidR="0076029B" w:rsidRDefault="0076029B" w:rsidP="004C09D8">
      <w:pPr>
        <w:pStyle w:val="ListParagraph"/>
        <w:numPr>
          <w:ilvl w:val="0"/>
          <w:numId w:val="9"/>
        </w:numPr>
        <w:spacing w:line="240" w:lineRule="auto"/>
        <w:ind w:left="720"/>
        <w:contextualSpacing/>
      </w:pPr>
      <w:r w:rsidRPr="0076029B">
        <w:t>If the consumer is revoked or deleted, any payments waiting enrolment or validation will be automatically cancelled.</w:t>
      </w:r>
    </w:p>
    <w:p w:rsidR="0076029B" w:rsidRDefault="0076029B" w:rsidP="0076029B">
      <w:pPr>
        <w:pStyle w:val="ListParagraph"/>
        <w:spacing w:line="240" w:lineRule="auto"/>
        <w:contextualSpacing/>
      </w:pPr>
    </w:p>
    <w:p w:rsidR="00257FCC" w:rsidRPr="00C06F3E" w:rsidRDefault="00257FCC" w:rsidP="00C06F3E">
      <w:pPr>
        <w:ind w:left="360"/>
        <w:contextualSpacing/>
        <w:rPr>
          <w:b/>
        </w:rPr>
      </w:pPr>
      <w:r w:rsidRPr="00C06F3E">
        <w:rPr>
          <w:b/>
        </w:rPr>
        <w:t>Access to US Bank and CCS/CS (level 1 support), TM Operations (level 2 support), and TM Implementation</w:t>
      </w:r>
    </w:p>
    <w:p w:rsidR="00257FCC" w:rsidRDefault="00257FCC" w:rsidP="00C06F3E">
      <w:pPr>
        <w:contextualSpacing/>
      </w:pPr>
    </w:p>
    <w:p w:rsidR="00257FCC" w:rsidRDefault="00257FCC" w:rsidP="00C06F3E">
      <w:pPr>
        <w:ind w:left="360"/>
        <w:contextualSpacing/>
      </w:pPr>
      <w:r>
        <w:t xml:space="preserve">Restrictive access such as information view &amp; download rights will be provided to L1support, L2 Support and TM Implementation. Based on US Bank preference, access would be provided. </w:t>
      </w:r>
    </w:p>
    <w:p w:rsidR="0076029B" w:rsidRPr="0076029B" w:rsidRDefault="0076029B" w:rsidP="00B70818">
      <w:pPr>
        <w:pStyle w:val="Heading4"/>
        <w:contextualSpacing/>
        <w:rPr>
          <w:rFonts w:eastAsia="Calibri"/>
        </w:rPr>
      </w:pPr>
      <w:bookmarkStart w:id="146" w:name="_Toc528055907"/>
      <w:r>
        <w:lastRenderedPageBreak/>
        <w:t>FR-10 Cancel Payment</w:t>
      </w:r>
      <w:bookmarkEnd w:id="146"/>
      <w:r>
        <w:t xml:space="preserve"> </w:t>
      </w:r>
    </w:p>
    <w:p w:rsidR="0076029B" w:rsidRDefault="0076029B" w:rsidP="004C09D8">
      <w:pPr>
        <w:pStyle w:val="ListParagraph"/>
        <w:numPr>
          <w:ilvl w:val="0"/>
          <w:numId w:val="9"/>
        </w:numPr>
        <w:spacing w:line="240" w:lineRule="auto"/>
        <w:ind w:left="720"/>
        <w:contextualSpacing/>
      </w:pPr>
      <w:r>
        <w:t xml:space="preserve">IncedoPay client portal has the capability to cancel payment from until the payment reaches to specific statuses. </w:t>
      </w:r>
      <w:r w:rsidR="001D0995">
        <w:t xml:space="preserve">Refer to </w:t>
      </w:r>
      <w:hyperlink w:anchor="_Payment_Statuses" w:history="1">
        <w:r w:rsidR="001D0995" w:rsidRPr="001D0995">
          <w:rPr>
            <w:rStyle w:val="Hyperlink"/>
          </w:rPr>
          <w:t>section</w:t>
        </w:r>
        <w:r w:rsidR="001D0995" w:rsidRPr="001D0995">
          <w:rPr>
            <w:rStyle w:val="Hyperlink"/>
          </w:rPr>
          <w:t xml:space="preserve"> </w:t>
        </w:r>
        <w:r w:rsidR="001D0995" w:rsidRPr="001D0995">
          <w:rPr>
            <w:rStyle w:val="Hyperlink"/>
          </w:rPr>
          <w:t>6</w:t>
        </w:r>
        <w:r w:rsidR="001D0995" w:rsidRPr="001D0995">
          <w:rPr>
            <w:rStyle w:val="Hyperlink"/>
          </w:rPr>
          <w:t>.</w:t>
        </w:r>
        <w:r w:rsidR="001D0995" w:rsidRPr="001D0995">
          <w:rPr>
            <w:rStyle w:val="Hyperlink"/>
          </w:rPr>
          <w:t>4</w:t>
        </w:r>
      </w:hyperlink>
      <w:r w:rsidR="001D0995">
        <w:t xml:space="preserve"> to see the payment statuses at which payment can be cancelled. </w:t>
      </w:r>
    </w:p>
    <w:p w:rsidR="001421A4" w:rsidRDefault="001421A4" w:rsidP="004C09D8">
      <w:pPr>
        <w:pStyle w:val="ListParagraph"/>
        <w:numPr>
          <w:ilvl w:val="0"/>
          <w:numId w:val="9"/>
        </w:numPr>
        <w:spacing w:line="240" w:lineRule="auto"/>
        <w:ind w:left="720"/>
        <w:contextualSpacing/>
      </w:pPr>
      <w:r>
        <w:t xml:space="preserve">This is only possible for </w:t>
      </w:r>
      <w:r w:rsidRPr="00AF469F">
        <w:t>transactions</w:t>
      </w:r>
      <w:r w:rsidRPr="00B64EEE">
        <w:t xml:space="preserve"> </w:t>
      </w:r>
      <w:r>
        <w:t>that have not been disbursed yet</w:t>
      </w:r>
      <w:r w:rsidRPr="00B64EEE">
        <w:t>.</w:t>
      </w:r>
    </w:p>
    <w:p w:rsidR="001421A4" w:rsidRPr="006F4081" w:rsidRDefault="001421A4" w:rsidP="001421A4">
      <w:pPr>
        <w:contextualSpacing/>
        <w:rPr>
          <w:rFonts w:eastAsia="Calibri"/>
        </w:rPr>
      </w:pPr>
      <w:r>
        <w:rPr>
          <w:rFonts w:eastAsia="Calibri"/>
        </w:rPr>
        <w:t xml:space="preserve">Refer to </w:t>
      </w:r>
      <w:hyperlink w:anchor="_Cancel_Payment_:" w:history="1">
        <w:r w:rsidRPr="001421A4">
          <w:rPr>
            <w:rStyle w:val="Hyperlink"/>
            <w:rFonts w:eastAsia="Calibri"/>
          </w:rPr>
          <w:t>section 4.9</w:t>
        </w:r>
      </w:hyperlink>
      <w:r>
        <w:rPr>
          <w:rFonts w:eastAsia="Calibri"/>
        </w:rPr>
        <w:t xml:space="preserve">, </w:t>
      </w:r>
      <w:hyperlink w:anchor="_Cancel_Payment_:_1" w:history="1">
        <w:r w:rsidRPr="001421A4">
          <w:rPr>
            <w:rStyle w:val="Hyperlink"/>
            <w:rFonts w:eastAsia="Calibri"/>
          </w:rPr>
          <w:t>Section 4.10</w:t>
        </w:r>
      </w:hyperlink>
      <w:r>
        <w:rPr>
          <w:rFonts w:eastAsia="Calibri"/>
        </w:rPr>
        <w:t xml:space="preserve"> and </w:t>
      </w:r>
      <w:hyperlink w:anchor="_Cancel_Payment_:_2" w:history="1">
        <w:r w:rsidRPr="001421A4">
          <w:rPr>
            <w:rStyle w:val="Hyperlink"/>
            <w:rFonts w:eastAsia="Calibri"/>
          </w:rPr>
          <w:t>Section 4.11</w:t>
        </w:r>
      </w:hyperlink>
      <w:r>
        <w:rPr>
          <w:rFonts w:eastAsia="Calibri"/>
        </w:rPr>
        <w:t xml:space="preserve"> for the workflow reference. </w:t>
      </w:r>
    </w:p>
    <w:p w:rsidR="00FA0B70" w:rsidRDefault="00FA0B70" w:rsidP="00234AF6">
      <w:pPr>
        <w:pStyle w:val="ListParagraph"/>
        <w:spacing w:line="240" w:lineRule="auto"/>
        <w:contextualSpacing/>
        <w:rPr>
          <w:rFonts w:eastAsia="Times New Roman" w:cs="Times New Roman"/>
          <w:lang w:val="en-IE"/>
        </w:rPr>
      </w:pPr>
    </w:p>
    <w:p w:rsidR="00234AF6" w:rsidRDefault="00234AF6" w:rsidP="00D549B5">
      <w:pPr>
        <w:pStyle w:val="Heading3"/>
        <w:tabs>
          <w:tab w:val="clear" w:pos="5850"/>
          <w:tab w:val="num" w:pos="720"/>
        </w:tabs>
        <w:ind w:left="720"/>
      </w:pPr>
      <w:bookmarkStart w:id="147" w:name="_Toc528055908"/>
      <w:r>
        <w:t>Consumer Portal</w:t>
      </w:r>
      <w:bookmarkEnd w:id="147"/>
      <w:r>
        <w:t xml:space="preserve"> </w:t>
      </w:r>
    </w:p>
    <w:p w:rsidR="0001700B" w:rsidRDefault="0001700B" w:rsidP="0001700B"/>
    <w:p w:rsidR="0001700B" w:rsidRPr="0001700B" w:rsidRDefault="0076029B" w:rsidP="0001700B">
      <w:pPr>
        <w:pStyle w:val="Heading4"/>
      </w:pPr>
      <w:bookmarkStart w:id="148" w:name="_Toc528055909"/>
      <w:r>
        <w:t>FR-11</w:t>
      </w:r>
      <w:r w:rsidR="00932AF9">
        <w:t xml:space="preserve"> </w:t>
      </w:r>
      <w:r w:rsidR="0001700B">
        <w:t>Campaign Launch &amp; Reminder</w:t>
      </w:r>
      <w:bookmarkEnd w:id="148"/>
    </w:p>
    <w:p w:rsidR="00234AF6" w:rsidRDefault="00234AF6" w:rsidP="004C09D8">
      <w:pPr>
        <w:pStyle w:val="ListParagraph"/>
        <w:numPr>
          <w:ilvl w:val="0"/>
          <w:numId w:val="9"/>
        </w:numPr>
        <w:spacing w:line="240" w:lineRule="auto"/>
        <w:ind w:left="720"/>
        <w:contextualSpacing/>
        <w:rPr>
          <w:rFonts w:eastAsia="Times New Roman" w:cs="Times New Roman"/>
          <w:lang w:val="en-IE"/>
        </w:rPr>
      </w:pPr>
      <w:r w:rsidRPr="00234AF6">
        <w:rPr>
          <w:rFonts w:eastAsia="Times New Roman" w:cs="Times New Roman"/>
          <w:lang w:val="en-IE"/>
        </w:rPr>
        <w:t xml:space="preserve">The campaign will be launched as soon as the </w:t>
      </w:r>
      <w:r>
        <w:rPr>
          <w:rFonts w:eastAsia="Times New Roman" w:cs="Times New Roman"/>
          <w:lang w:val="en-IE"/>
        </w:rPr>
        <w:t xml:space="preserve">payment </w:t>
      </w:r>
      <w:r w:rsidRPr="00234AF6">
        <w:rPr>
          <w:rFonts w:eastAsia="Times New Roman" w:cs="Times New Roman"/>
          <w:lang w:val="en-IE"/>
        </w:rPr>
        <w:t>fil</w:t>
      </w:r>
      <w:r>
        <w:rPr>
          <w:rFonts w:eastAsia="Times New Roman" w:cs="Times New Roman"/>
          <w:lang w:val="en-IE"/>
        </w:rPr>
        <w:t>e will be received from client</w:t>
      </w:r>
      <w:r w:rsidRPr="00234AF6">
        <w:rPr>
          <w:rFonts w:eastAsia="Times New Roman" w:cs="Times New Roman"/>
          <w:lang w:val="en-IE"/>
        </w:rPr>
        <w:t xml:space="preserve"> an</w:t>
      </w:r>
      <w:r>
        <w:rPr>
          <w:rFonts w:eastAsia="Times New Roman" w:cs="Times New Roman"/>
          <w:lang w:val="en-IE"/>
        </w:rPr>
        <w:t>d the records in IncedoPay</w:t>
      </w:r>
      <w:r w:rsidRPr="00234AF6">
        <w:rPr>
          <w:rFonts w:eastAsia="Times New Roman" w:cs="Times New Roman"/>
          <w:lang w:val="en-IE"/>
        </w:rPr>
        <w:t xml:space="preserve"> will be updated.</w:t>
      </w:r>
    </w:p>
    <w:p w:rsidR="00234AF6" w:rsidRDefault="00234AF6" w:rsidP="004C09D8">
      <w:pPr>
        <w:pStyle w:val="ListParagraph"/>
        <w:numPr>
          <w:ilvl w:val="0"/>
          <w:numId w:val="9"/>
        </w:numPr>
        <w:spacing w:line="240" w:lineRule="auto"/>
        <w:ind w:left="720"/>
        <w:contextualSpacing/>
        <w:rPr>
          <w:rFonts w:eastAsia="Times New Roman" w:cs="Times New Roman"/>
          <w:lang w:val="en-IE"/>
        </w:rPr>
      </w:pPr>
      <w:r>
        <w:rPr>
          <w:rFonts w:eastAsia="Times New Roman" w:cs="Times New Roman"/>
          <w:lang w:val="en-IE"/>
        </w:rPr>
        <w:t xml:space="preserve">The system will check if the payment file has mentioned any specific payment type or not. If the payment type is ‘blank’, then system will check if the payee exists in IncedoPay database else system will further pass on transformed payment instructions as per the payment type mentioned in incoming file. </w:t>
      </w:r>
    </w:p>
    <w:p w:rsidR="00234AF6" w:rsidRDefault="00060CA7" w:rsidP="004C09D8">
      <w:pPr>
        <w:pStyle w:val="ListParagraph"/>
        <w:numPr>
          <w:ilvl w:val="0"/>
          <w:numId w:val="9"/>
        </w:numPr>
        <w:spacing w:line="240" w:lineRule="auto"/>
        <w:ind w:left="720"/>
        <w:contextualSpacing/>
        <w:rPr>
          <w:rFonts w:eastAsia="Times New Roman" w:cs="Times New Roman"/>
          <w:lang w:val="en-IE"/>
        </w:rPr>
      </w:pPr>
      <w:r>
        <w:rPr>
          <w:rFonts w:eastAsia="Times New Roman" w:cs="Times New Roman"/>
          <w:lang w:val="en-IE"/>
        </w:rPr>
        <w:t xml:space="preserve">If the payee doesn’t exist in database, then campaign will be launched for payee. </w:t>
      </w:r>
    </w:p>
    <w:p w:rsidR="00060CA7" w:rsidRPr="00234AF6" w:rsidRDefault="00060CA7" w:rsidP="004C09D8">
      <w:pPr>
        <w:pStyle w:val="ListParagraph"/>
        <w:numPr>
          <w:ilvl w:val="0"/>
          <w:numId w:val="9"/>
        </w:numPr>
        <w:spacing w:line="240" w:lineRule="auto"/>
        <w:ind w:left="720"/>
        <w:contextualSpacing/>
        <w:rPr>
          <w:rFonts w:eastAsia="Times New Roman" w:cs="Times New Roman"/>
          <w:lang w:val="en-IE"/>
        </w:rPr>
      </w:pPr>
      <w:r>
        <w:rPr>
          <w:rFonts w:eastAsia="Times New Roman" w:cs="Times New Roman"/>
          <w:lang w:val="en-IE"/>
        </w:rPr>
        <w:t>The campaign will be launched via email</w:t>
      </w:r>
      <w:r w:rsidR="0099490E">
        <w:rPr>
          <w:rFonts w:eastAsia="Times New Roman" w:cs="Times New Roman"/>
          <w:lang w:val="en-IE"/>
        </w:rPr>
        <w:t>/Text</w:t>
      </w:r>
      <w:r>
        <w:rPr>
          <w:rFonts w:eastAsia="Times New Roman" w:cs="Times New Roman"/>
          <w:lang w:val="en-IE"/>
        </w:rPr>
        <w:t xml:space="preserve"> that </w:t>
      </w:r>
      <w:r w:rsidRPr="00F508E5">
        <w:t>will contain client specific enrollment link</w:t>
      </w:r>
      <w:r>
        <w:t xml:space="preserve"> for consumers to enroll in IncedoPay</w:t>
      </w:r>
      <w:r w:rsidRPr="00F508E5">
        <w:t xml:space="preserve"> consumer portal.</w:t>
      </w:r>
      <w:r>
        <w:t xml:space="preserve"> The link will navigate user to the consumer enrollment portal.</w:t>
      </w:r>
    </w:p>
    <w:p w:rsidR="00060CA7" w:rsidRDefault="00060CA7" w:rsidP="004C09D8">
      <w:pPr>
        <w:pStyle w:val="ListParagraph"/>
        <w:numPr>
          <w:ilvl w:val="0"/>
          <w:numId w:val="9"/>
        </w:numPr>
        <w:spacing w:line="240" w:lineRule="auto"/>
        <w:ind w:left="720"/>
        <w:contextualSpacing/>
        <w:rPr>
          <w:rFonts w:eastAsia="Times New Roman" w:cs="Times New Roman"/>
          <w:lang w:val="en-IE"/>
        </w:rPr>
      </w:pPr>
      <w:r w:rsidRPr="00060CA7">
        <w:rPr>
          <w:rFonts w:eastAsia="Times New Roman" w:cs="Times New Roman"/>
          <w:lang w:val="en-IE"/>
        </w:rPr>
        <w:t>An email</w:t>
      </w:r>
      <w:r w:rsidR="0099490E">
        <w:rPr>
          <w:rFonts w:eastAsia="Times New Roman" w:cs="Times New Roman"/>
          <w:lang w:val="en-IE"/>
        </w:rPr>
        <w:t>/Text</w:t>
      </w:r>
      <w:r w:rsidRPr="00060CA7">
        <w:rPr>
          <w:rFonts w:eastAsia="Times New Roman" w:cs="Times New Roman"/>
          <w:lang w:val="en-IE"/>
        </w:rPr>
        <w:t xml:space="preserve"> reminder in the campaigns will </w:t>
      </w:r>
      <w:r>
        <w:rPr>
          <w:rFonts w:eastAsia="Times New Roman" w:cs="Times New Roman"/>
          <w:lang w:val="en-IE"/>
        </w:rPr>
        <w:t>also be sent to the consumers</w:t>
      </w:r>
      <w:r w:rsidRPr="00060CA7">
        <w:rPr>
          <w:rFonts w:eastAsia="Times New Roman" w:cs="Times New Roman"/>
          <w:lang w:val="en-IE"/>
        </w:rPr>
        <w:t xml:space="preserve"> a</w:t>
      </w:r>
      <w:r>
        <w:rPr>
          <w:rFonts w:eastAsia="Times New Roman" w:cs="Times New Roman"/>
          <w:lang w:val="en-IE"/>
        </w:rPr>
        <w:t>s</w:t>
      </w:r>
      <w:r w:rsidRPr="00060CA7">
        <w:rPr>
          <w:rFonts w:eastAsia="Times New Roman" w:cs="Times New Roman"/>
          <w:lang w:val="en-IE"/>
        </w:rPr>
        <w:t xml:space="preserve"> per the configuration setup at client level.</w:t>
      </w:r>
    </w:p>
    <w:p w:rsidR="00060CA7" w:rsidRPr="00C06F3E" w:rsidRDefault="00060CA7" w:rsidP="004C09D8">
      <w:pPr>
        <w:pStyle w:val="ListParagraph"/>
        <w:numPr>
          <w:ilvl w:val="0"/>
          <w:numId w:val="9"/>
        </w:numPr>
        <w:spacing w:line="240" w:lineRule="auto"/>
        <w:ind w:left="720"/>
        <w:contextualSpacing/>
        <w:rPr>
          <w:rFonts w:eastAsia="Times New Roman" w:cs="Times New Roman"/>
          <w:lang w:val="en-IE"/>
        </w:rPr>
      </w:pPr>
      <w:r>
        <w:rPr>
          <w:color w:val="000000"/>
        </w:rPr>
        <w:t>If the link is not received at the consumers end, then there will be a provision at the client portal for the admin to resend the link.</w:t>
      </w:r>
    </w:p>
    <w:p w:rsidR="00216FD8" w:rsidRPr="00917A8F" w:rsidRDefault="00216FD8" w:rsidP="004C09D8">
      <w:pPr>
        <w:pStyle w:val="ListParagraph"/>
        <w:numPr>
          <w:ilvl w:val="0"/>
          <w:numId w:val="9"/>
        </w:numPr>
        <w:spacing w:line="240" w:lineRule="auto"/>
        <w:ind w:left="720"/>
        <w:contextualSpacing/>
        <w:rPr>
          <w:rFonts w:eastAsia="Times New Roman" w:cs="Times New Roman"/>
          <w:lang w:val="en-IE"/>
        </w:rPr>
      </w:pPr>
      <w:r>
        <w:rPr>
          <w:color w:val="000000"/>
        </w:rPr>
        <w:t>Email</w:t>
      </w:r>
      <w:r w:rsidR="0099490E">
        <w:rPr>
          <w:color w:val="000000"/>
        </w:rPr>
        <w:t>/Text</w:t>
      </w:r>
      <w:r>
        <w:rPr>
          <w:color w:val="000000"/>
        </w:rPr>
        <w:t xml:space="preserve"> templates will be provided by US Bank. </w:t>
      </w:r>
    </w:p>
    <w:p w:rsidR="00917A8F" w:rsidRDefault="00917A8F" w:rsidP="00917A8F">
      <w:pPr>
        <w:contextualSpacing/>
      </w:pPr>
      <w:r>
        <w:t xml:space="preserve">Refer to </w:t>
      </w:r>
      <w:hyperlink w:anchor="_Campaign_Standalone_Processing" w:history="1">
        <w:r w:rsidRPr="00917A8F">
          <w:rPr>
            <w:rStyle w:val="Hyperlink"/>
          </w:rPr>
          <w:t>section 4.2</w:t>
        </w:r>
      </w:hyperlink>
      <w:r>
        <w:t xml:space="preserve"> for workflow reference. </w:t>
      </w:r>
    </w:p>
    <w:p w:rsidR="00B70999" w:rsidRPr="00917A8F" w:rsidRDefault="00B70999" w:rsidP="00917A8F">
      <w:pPr>
        <w:contextualSpacing/>
      </w:pPr>
    </w:p>
    <w:p w:rsidR="0001700B" w:rsidRPr="0001700B" w:rsidRDefault="0076029B" w:rsidP="00B70818">
      <w:pPr>
        <w:pStyle w:val="Heading4"/>
        <w:contextualSpacing/>
      </w:pPr>
      <w:bookmarkStart w:id="149" w:name="_Toc528055910"/>
      <w:r>
        <w:t>FR-12</w:t>
      </w:r>
      <w:r w:rsidR="00932AF9">
        <w:t xml:space="preserve"> </w:t>
      </w:r>
      <w:r w:rsidR="0001700B">
        <w:t>Payee Authentication</w:t>
      </w:r>
      <w:bookmarkEnd w:id="149"/>
    </w:p>
    <w:p w:rsidR="0001700B" w:rsidRPr="0001700B" w:rsidRDefault="0001700B" w:rsidP="004C09D8">
      <w:pPr>
        <w:pStyle w:val="ListParagraph"/>
        <w:numPr>
          <w:ilvl w:val="0"/>
          <w:numId w:val="9"/>
        </w:numPr>
        <w:spacing w:line="240" w:lineRule="auto"/>
        <w:ind w:left="720"/>
        <w:contextualSpacing/>
        <w:rPr>
          <w:color w:val="000000"/>
        </w:rPr>
      </w:pPr>
      <w:r>
        <w:rPr>
          <w:color w:val="000000"/>
        </w:rPr>
        <w:t xml:space="preserve">The enrolment campaign </w:t>
      </w:r>
      <w:r w:rsidRPr="0001700B">
        <w:rPr>
          <w:color w:val="000000"/>
        </w:rPr>
        <w:t>will require the consumer to utilize an Authentication where an identifier (Consumer ID, Last Name and Phone Number</w:t>
      </w:r>
      <w:r w:rsidR="008956FB">
        <w:rPr>
          <w:color w:val="000000"/>
        </w:rPr>
        <w:t xml:space="preserve"> etc</w:t>
      </w:r>
      <w:r w:rsidRPr="0001700B">
        <w:rPr>
          <w:color w:val="000000"/>
        </w:rPr>
        <w:t xml:space="preserve">) must be utilized to validate the consumer. </w:t>
      </w:r>
    </w:p>
    <w:p w:rsidR="0001700B" w:rsidRPr="0001700B" w:rsidRDefault="0001700B" w:rsidP="004C09D8">
      <w:pPr>
        <w:pStyle w:val="ListParagraph"/>
        <w:numPr>
          <w:ilvl w:val="0"/>
          <w:numId w:val="9"/>
        </w:numPr>
        <w:spacing w:line="240" w:lineRule="auto"/>
        <w:ind w:left="720"/>
        <w:contextualSpacing/>
        <w:rPr>
          <w:color w:val="000000"/>
        </w:rPr>
      </w:pPr>
      <w:r w:rsidRPr="0001700B">
        <w:rPr>
          <w:color w:val="000000"/>
        </w:rPr>
        <w:t xml:space="preserve">The authentication parameters will be configurable. The clients can choose from the list of field custom fields to authenticate as well. </w:t>
      </w:r>
    </w:p>
    <w:p w:rsidR="0001700B" w:rsidRPr="0001700B" w:rsidRDefault="0001700B" w:rsidP="004C09D8">
      <w:pPr>
        <w:pStyle w:val="ListParagraph"/>
        <w:numPr>
          <w:ilvl w:val="0"/>
          <w:numId w:val="9"/>
        </w:numPr>
        <w:spacing w:line="240" w:lineRule="auto"/>
        <w:ind w:left="720"/>
        <w:contextualSpacing/>
        <w:rPr>
          <w:color w:val="000000"/>
        </w:rPr>
      </w:pPr>
      <w:r w:rsidRPr="0001700B">
        <w:rPr>
          <w:color w:val="000000"/>
        </w:rPr>
        <w:t>The data entered by the consumer will be validated against the details in the database (Received in incoming payment file) If the match is found the enrollment process will Kick off. Else if the information match is not found, the consumer will be denied entry to IncedoPay consumer portal and will receive an error notification.</w:t>
      </w:r>
    </w:p>
    <w:p w:rsidR="0001700B" w:rsidRPr="0001700B" w:rsidRDefault="0001700B" w:rsidP="004C09D8">
      <w:pPr>
        <w:pStyle w:val="ListParagraph"/>
        <w:numPr>
          <w:ilvl w:val="0"/>
          <w:numId w:val="9"/>
        </w:numPr>
        <w:spacing w:line="240" w:lineRule="auto"/>
        <w:ind w:left="720"/>
        <w:contextualSpacing/>
        <w:rPr>
          <w:color w:val="000000"/>
        </w:rPr>
      </w:pPr>
      <w:r w:rsidRPr="0001700B">
        <w:rPr>
          <w:color w:val="000000"/>
        </w:rPr>
        <w:t xml:space="preserve">After three consecutive wrong attempts the user account will be locked. User will be asked to retry after 30 minutes. The system will unlock the authorization post 30mins. </w:t>
      </w:r>
    </w:p>
    <w:p w:rsidR="0001700B" w:rsidRPr="0001700B" w:rsidRDefault="0001700B" w:rsidP="004C09D8">
      <w:pPr>
        <w:pStyle w:val="ListParagraph"/>
        <w:numPr>
          <w:ilvl w:val="0"/>
          <w:numId w:val="9"/>
        </w:numPr>
        <w:spacing w:line="240" w:lineRule="auto"/>
        <w:ind w:left="720"/>
        <w:contextualSpacing/>
        <w:rPr>
          <w:color w:val="000000"/>
        </w:rPr>
      </w:pPr>
      <w:r w:rsidRPr="0001700B">
        <w:rPr>
          <w:color w:val="000000"/>
        </w:rPr>
        <w:t>If the user enters the incorrect authentication details 6 times then the account will be locked and the functionality to unlock will be provided to client service agents. Consumers will be displayed with the error message “Your Account has been Locked please contact ‘Client Contact Details’ for further information”</w:t>
      </w:r>
    </w:p>
    <w:p w:rsidR="0001700B" w:rsidRDefault="0001700B" w:rsidP="004C09D8">
      <w:pPr>
        <w:pStyle w:val="ListParagraph"/>
        <w:numPr>
          <w:ilvl w:val="0"/>
          <w:numId w:val="9"/>
        </w:numPr>
        <w:spacing w:line="240" w:lineRule="auto"/>
        <w:ind w:left="720"/>
        <w:contextualSpacing/>
        <w:rPr>
          <w:color w:val="000000"/>
        </w:rPr>
      </w:pPr>
      <w:r w:rsidRPr="0001700B">
        <w:rPr>
          <w:color w:val="000000"/>
        </w:rPr>
        <w:t xml:space="preserve">The internal validation of the account will be done on Consumer ID if the </w:t>
      </w:r>
      <w:r w:rsidR="0081455C" w:rsidRPr="0001700B">
        <w:rPr>
          <w:color w:val="000000"/>
        </w:rPr>
        <w:t>consumer</w:t>
      </w:r>
      <w:r w:rsidRPr="0001700B">
        <w:rPr>
          <w:color w:val="000000"/>
        </w:rPr>
        <w:t xml:space="preserve"> ID does not</w:t>
      </w:r>
      <w:r>
        <w:rPr>
          <w:color w:val="000000"/>
        </w:rPr>
        <w:t xml:space="preserve"> match with the details in </w:t>
      </w:r>
      <w:r w:rsidRPr="0001700B">
        <w:rPr>
          <w:color w:val="000000"/>
        </w:rPr>
        <w:t xml:space="preserve">database the user will receive an error message ‘ </w:t>
      </w:r>
      <w:r w:rsidR="00D80E78">
        <w:rPr>
          <w:color w:val="000000"/>
        </w:rPr>
        <w:t>Invalid User Credentials</w:t>
      </w:r>
      <w:r w:rsidRPr="0001700B">
        <w:rPr>
          <w:color w:val="000000"/>
        </w:rPr>
        <w:t>’</w:t>
      </w:r>
    </w:p>
    <w:p w:rsidR="0001700B" w:rsidRDefault="0001700B" w:rsidP="0001700B">
      <w:pPr>
        <w:pStyle w:val="ListParagraph"/>
        <w:spacing w:line="240" w:lineRule="auto"/>
        <w:contextualSpacing/>
        <w:rPr>
          <w:color w:val="000000"/>
        </w:rPr>
      </w:pPr>
    </w:p>
    <w:p w:rsidR="0001700B" w:rsidRPr="0001700B" w:rsidRDefault="0076029B" w:rsidP="0001700B">
      <w:pPr>
        <w:pStyle w:val="Heading4"/>
      </w:pPr>
      <w:bookmarkStart w:id="150" w:name="_Toc528055911"/>
      <w:r>
        <w:t>Fr-13</w:t>
      </w:r>
      <w:r w:rsidR="00932AF9">
        <w:t xml:space="preserve"> </w:t>
      </w:r>
      <w:r w:rsidR="0001700B">
        <w:t>Payee –Create Login Credentials</w:t>
      </w:r>
      <w:bookmarkEnd w:id="150"/>
      <w:r w:rsidR="0001700B">
        <w:t xml:space="preserve"> </w:t>
      </w:r>
    </w:p>
    <w:p w:rsidR="0001700B" w:rsidRDefault="0001700B" w:rsidP="004C09D8">
      <w:pPr>
        <w:pStyle w:val="ListParagraph"/>
        <w:numPr>
          <w:ilvl w:val="0"/>
          <w:numId w:val="9"/>
        </w:numPr>
        <w:spacing w:line="240" w:lineRule="auto"/>
        <w:ind w:left="720"/>
        <w:contextualSpacing/>
        <w:rPr>
          <w:rFonts w:eastAsia="Times New Roman" w:cs="Times New Roman"/>
          <w:lang w:val="en-IE"/>
        </w:rPr>
      </w:pPr>
      <w:r w:rsidRPr="0001700B">
        <w:rPr>
          <w:rFonts w:eastAsia="Times New Roman" w:cs="Times New Roman"/>
          <w:lang w:val="en-IE"/>
        </w:rPr>
        <w:t>Post successfully passing the authentication above the consumer will be asked to create the login Credentials</w:t>
      </w:r>
    </w:p>
    <w:p w:rsidR="00255ACE" w:rsidRPr="00C06F3E" w:rsidRDefault="00255ACE" w:rsidP="00C06F3E">
      <w:pPr>
        <w:pStyle w:val="ListParagraph"/>
        <w:numPr>
          <w:ilvl w:val="0"/>
          <w:numId w:val="9"/>
        </w:numPr>
        <w:spacing w:line="240" w:lineRule="auto"/>
        <w:ind w:left="720"/>
        <w:contextualSpacing/>
        <w:rPr>
          <w:rFonts w:eastAsia="Times New Roman" w:cs="Times New Roman"/>
          <w:lang w:val="en-IE"/>
        </w:rPr>
      </w:pPr>
      <w:r w:rsidRPr="00C06F3E">
        <w:rPr>
          <w:rFonts w:eastAsia="Times New Roman" w:cs="Times New Roman"/>
          <w:lang w:val="en-IE"/>
        </w:rPr>
        <w:t>Email Id or Phone Number- which needs to be in the format of an email address or Phone Number</w:t>
      </w:r>
    </w:p>
    <w:p w:rsidR="00255ACE" w:rsidRPr="00C06F3E" w:rsidRDefault="00255ACE" w:rsidP="00C06F3E">
      <w:pPr>
        <w:pStyle w:val="ListParagraph"/>
        <w:numPr>
          <w:ilvl w:val="0"/>
          <w:numId w:val="9"/>
        </w:numPr>
        <w:spacing w:line="240" w:lineRule="auto"/>
        <w:ind w:left="720"/>
        <w:contextualSpacing/>
        <w:rPr>
          <w:rFonts w:eastAsia="Times New Roman" w:cs="Times New Roman"/>
          <w:lang w:val="en-IE"/>
        </w:rPr>
      </w:pPr>
      <w:r w:rsidRPr="00C06F3E">
        <w:rPr>
          <w:rFonts w:eastAsia="Times New Roman" w:cs="Times New Roman"/>
          <w:lang w:val="en-IE"/>
        </w:rPr>
        <w:lastRenderedPageBreak/>
        <w:t xml:space="preserve">Password- which needs to adhere the password rules </w:t>
      </w:r>
    </w:p>
    <w:p w:rsidR="00255ACE" w:rsidRDefault="00255ACE" w:rsidP="00255ACE">
      <w:pPr>
        <w:pStyle w:val="ListParagraph"/>
        <w:numPr>
          <w:ilvl w:val="1"/>
          <w:numId w:val="9"/>
        </w:numPr>
        <w:spacing w:after="200" w:line="276" w:lineRule="auto"/>
        <w:ind w:left="1080"/>
        <w:contextualSpacing/>
        <w:jc w:val="left"/>
      </w:pPr>
      <w:r>
        <w:t xml:space="preserve">Minimum number of characters. </w:t>
      </w:r>
    </w:p>
    <w:p w:rsidR="00255ACE" w:rsidRDefault="00255ACE" w:rsidP="00255ACE">
      <w:pPr>
        <w:pStyle w:val="ListParagraph"/>
        <w:numPr>
          <w:ilvl w:val="1"/>
          <w:numId w:val="9"/>
        </w:numPr>
        <w:spacing w:after="200" w:line="276" w:lineRule="auto"/>
        <w:ind w:left="1080"/>
        <w:contextualSpacing/>
        <w:jc w:val="left"/>
      </w:pPr>
      <w:r>
        <w:t>Maximum number of characters.</w:t>
      </w:r>
    </w:p>
    <w:p w:rsidR="00255ACE" w:rsidRDefault="00255ACE" w:rsidP="00255ACE">
      <w:pPr>
        <w:pStyle w:val="ListParagraph"/>
        <w:numPr>
          <w:ilvl w:val="1"/>
          <w:numId w:val="9"/>
        </w:numPr>
        <w:spacing w:after="200" w:line="276" w:lineRule="auto"/>
        <w:ind w:left="1080"/>
        <w:contextualSpacing/>
        <w:jc w:val="left"/>
      </w:pPr>
      <w:r>
        <w:t xml:space="preserve">Mandatory characters. </w:t>
      </w:r>
    </w:p>
    <w:p w:rsidR="00255ACE" w:rsidRDefault="00255ACE" w:rsidP="00255ACE">
      <w:pPr>
        <w:pStyle w:val="ListParagraph"/>
        <w:numPr>
          <w:ilvl w:val="2"/>
          <w:numId w:val="9"/>
        </w:numPr>
        <w:spacing w:after="200" w:line="276" w:lineRule="auto"/>
        <w:ind w:left="1440"/>
        <w:contextualSpacing/>
        <w:jc w:val="left"/>
      </w:pPr>
      <w:r>
        <w:t>One upper case letter.</w:t>
      </w:r>
    </w:p>
    <w:p w:rsidR="00255ACE" w:rsidRDefault="00255ACE" w:rsidP="00255ACE">
      <w:pPr>
        <w:pStyle w:val="ListParagraph"/>
        <w:numPr>
          <w:ilvl w:val="2"/>
          <w:numId w:val="9"/>
        </w:numPr>
        <w:spacing w:after="200" w:line="276" w:lineRule="auto"/>
        <w:ind w:left="1440"/>
        <w:contextualSpacing/>
        <w:jc w:val="left"/>
      </w:pPr>
      <w:r>
        <w:t>One lower case letter</w:t>
      </w:r>
    </w:p>
    <w:p w:rsidR="00255ACE" w:rsidRDefault="00255ACE" w:rsidP="00255ACE">
      <w:pPr>
        <w:pStyle w:val="ListParagraph"/>
        <w:numPr>
          <w:ilvl w:val="2"/>
          <w:numId w:val="9"/>
        </w:numPr>
        <w:spacing w:after="200" w:line="276" w:lineRule="auto"/>
        <w:ind w:left="1440"/>
        <w:contextualSpacing/>
        <w:jc w:val="left"/>
      </w:pPr>
      <w:r>
        <w:t xml:space="preserve">One numeric character 5. Special Characters are not mandatory </w:t>
      </w:r>
    </w:p>
    <w:p w:rsidR="00255ACE" w:rsidRDefault="00255ACE" w:rsidP="00255ACE">
      <w:pPr>
        <w:pStyle w:val="ListParagraph"/>
        <w:numPr>
          <w:ilvl w:val="1"/>
          <w:numId w:val="9"/>
        </w:numPr>
        <w:spacing w:after="200" w:line="276" w:lineRule="auto"/>
        <w:ind w:left="1080"/>
        <w:contextualSpacing/>
        <w:jc w:val="left"/>
      </w:pPr>
      <w:r>
        <w:t>Characters accepted</w:t>
      </w:r>
    </w:p>
    <w:p w:rsidR="00255ACE" w:rsidRDefault="00255ACE" w:rsidP="00255ACE">
      <w:pPr>
        <w:pStyle w:val="ListParagraph"/>
        <w:ind w:left="1440"/>
      </w:pPr>
      <w:r>
        <w:t xml:space="preserve"> A-Z, a-z, 0-9, @, !, #, $, %, ., = </w:t>
      </w:r>
    </w:p>
    <w:p w:rsidR="00255ACE" w:rsidRDefault="00255ACE" w:rsidP="00255ACE">
      <w:pPr>
        <w:pStyle w:val="ListParagraph"/>
        <w:numPr>
          <w:ilvl w:val="1"/>
          <w:numId w:val="9"/>
        </w:numPr>
        <w:spacing w:after="200" w:line="276" w:lineRule="auto"/>
        <w:ind w:left="1080"/>
        <w:contextualSpacing/>
        <w:jc w:val="left"/>
      </w:pPr>
      <w:r>
        <w:t xml:space="preserve">Characters not accepted </w:t>
      </w:r>
    </w:p>
    <w:p w:rsidR="00255ACE" w:rsidRDefault="00255ACE" w:rsidP="00255ACE">
      <w:pPr>
        <w:pStyle w:val="ListParagraph"/>
        <w:ind w:left="1440"/>
      </w:pPr>
      <w:r>
        <w:t xml:space="preserve">  &amp;, *, `, /, ?, ,, &lt;, &gt;, /, \, |, [, {, ], }, _, (, ), ^, ~</w:t>
      </w:r>
    </w:p>
    <w:p w:rsidR="00255ACE" w:rsidRPr="00C06F3E" w:rsidRDefault="00255ACE" w:rsidP="00C06F3E">
      <w:pPr>
        <w:pStyle w:val="ListParagraph"/>
        <w:numPr>
          <w:ilvl w:val="0"/>
          <w:numId w:val="9"/>
        </w:numPr>
        <w:spacing w:line="240" w:lineRule="auto"/>
        <w:ind w:left="720"/>
        <w:contextualSpacing/>
        <w:rPr>
          <w:rFonts w:eastAsia="Times New Roman" w:cs="Times New Roman"/>
          <w:lang w:val="en-IE"/>
        </w:rPr>
      </w:pPr>
      <w:r w:rsidRPr="00C06F3E">
        <w:rPr>
          <w:rFonts w:eastAsia="Times New Roman" w:cs="Times New Roman"/>
          <w:lang w:val="en-IE"/>
        </w:rPr>
        <w:t>Secret Question(Configurable)</w:t>
      </w:r>
    </w:p>
    <w:p w:rsidR="00255ACE" w:rsidRPr="00C06F3E" w:rsidRDefault="00255ACE" w:rsidP="00C06F3E">
      <w:pPr>
        <w:pStyle w:val="ListParagraph"/>
        <w:numPr>
          <w:ilvl w:val="0"/>
          <w:numId w:val="9"/>
        </w:numPr>
        <w:spacing w:line="240" w:lineRule="auto"/>
        <w:ind w:left="720"/>
        <w:contextualSpacing/>
        <w:rPr>
          <w:rFonts w:eastAsia="Times New Roman" w:cs="Times New Roman"/>
          <w:lang w:val="en-IE"/>
        </w:rPr>
      </w:pPr>
      <w:r w:rsidRPr="00C06F3E">
        <w:rPr>
          <w:rFonts w:eastAsia="Times New Roman" w:cs="Times New Roman"/>
          <w:lang w:val="en-IE"/>
        </w:rPr>
        <w:t>Secret Answer</w:t>
      </w:r>
    </w:p>
    <w:p w:rsidR="00255ACE" w:rsidRDefault="00255ACE" w:rsidP="00C06F3E">
      <w:pPr>
        <w:pStyle w:val="ListParagraph"/>
        <w:numPr>
          <w:ilvl w:val="0"/>
          <w:numId w:val="9"/>
        </w:numPr>
        <w:spacing w:line="240" w:lineRule="auto"/>
        <w:ind w:left="720"/>
        <w:contextualSpacing/>
        <w:rPr>
          <w:rFonts w:eastAsia="Times New Roman" w:cs="Times New Roman"/>
          <w:lang w:val="en-IE"/>
        </w:rPr>
      </w:pPr>
      <w:r w:rsidRPr="00C06F3E">
        <w:rPr>
          <w:rFonts w:eastAsia="Times New Roman" w:cs="Times New Roman"/>
          <w:lang w:val="en-IE"/>
        </w:rPr>
        <w:t>The user will create the login credentials post entering the above data. The system will validate if the information is entered adherence with the above specification and create a login profile. Successfully. An error message will be displayed if the details are not captured in correct format.</w:t>
      </w:r>
    </w:p>
    <w:p w:rsidR="0001700B" w:rsidRDefault="0001700B" w:rsidP="0001700B">
      <w:pPr>
        <w:pStyle w:val="ListParagraph"/>
        <w:spacing w:line="240" w:lineRule="auto"/>
        <w:contextualSpacing/>
        <w:rPr>
          <w:rFonts w:eastAsia="Times New Roman" w:cs="Times New Roman"/>
          <w:lang w:val="en-IE"/>
        </w:rPr>
      </w:pPr>
    </w:p>
    <w:p w:rsidR="0001700B" w:rsidRPr="0001700B" w:rsidRDefault="0076029B" w:rsidP="0001700B">
      <w:pPr>
        <w:pStyle w:val="Heading4"/>
      </w:pPr>
      <w:bookmarkStart w:id="151" w:name="_Toc528055912"/>
      <w:r>
        <w:t>Fr-14</w:t>
      </w:r>
      <w:r w:rsidR="00932AF9">
        <w:t xml:space="preserve"> </w:t>
      </w:r>
      <w:r w:rsidR="0001700B">
        <w:t>Update Payment Preference</w:t>
      </w:r>
      <w:bookmarkEnd w:id="151"/>
      <w:r w:rsidR="0001700B">
        <w:t xml:space="preserve"> </w:t>
      </w:r>
    </w:p>
    <w:p w:rsidR="0001700B" w:rsidRPr="00642C58" w:rsidRDefault="00642C58" w:rsidP="004C09D8">
      <w:pPr>
        <w:pStyle w:val="ListParagraph"/>
        <w:numPr>
          <w:ilvl w:val="0"/>
          <w:numId w:val="9"/>
        </w:numPr>
        <w:spacing w:line="240" w:lineRule="auto"/>
        <w:ind w:left="720"/>
        <w:contextualSpacing/>
        <w:rPr>
          <w:rFonts w:eastAsia="Times New Roman" w:cs="Times New Roman"/>
          <w:lang w:val="en-IE"/>
        </w:rPr>
      </w:pPr>
      <w:r>
        <w:rPr>
          <w:rFonts w:eastAsia="Times New Roman" w:cs="Times New Roman"/>
          <w:lang w:val="en-IE"/>
        </w:rPr>
        <w:t xml:space="preserve">Consumer will choose the </w:t>
      </w:r>
      <w:r w:rsidR="0001700B" w:rsidRPr="00642C58">
        <w:rPr>
          <w:rFonts w:eastAsia="Times New Roman" w:cs="Times New Roman"/>
          <w:lang w:val="en-IE"/>
        </w:rPr>
        <w:t>payment types available to receive the money. Below payment options will be displayed to the consumer</w:t>
      </w:r>
    </w:p>
    <w:p w:rsidR="0001700B" w:rsidRDefault="0001700B" w:rsidP="004C09D8">
      <w:pPr>
        <w:pStyle w:val="ListParagraph"/>
        <w:numPr>
          <w:ilvl w:val="0"/>
          <w:numId w:val="10"/>
        </w:numPr>
        <w:spacing w:after="200" w:line="276" w:lineRule="auto"/>
        <w:contextualSpacing/>
        <w:jc w:val="left"/>
      </w:pPr>
      <w:r>
        <w:t>Bank Account Credit (ACH)</w:t>
      </w:r>
    </w:p>
    <w:p w:rsidR="0001700B" w:rsidRPr="004B77DD" w:rsidRDefault="00642C58" w:rsidP="004C09D8">
      <w:pPr>
        <w:pStyle w:val="ListParagraph"/>
        <w:numPr>
          <w:ilvl w:val="0"/>
          <w:numId w:val="10"/>
        </w:numPr>
        <w:spacing w:after="200" w:line="276" w:lineRule="auto"/>
        <w:contextualSpacing/>
        <w:jc w:val="left"/>
      </w:pPr>
      <w:r>
        <w:t>Zelle</w:t>
      </w:r>
    </w:p>
    <w:p w:rsidR="0001700B" w:rsidRPr="004B77DD" w:rsidRDefault="0001700B" w:rsidP="004C09D8">
      <w:pPr>
        <w:pStyle w:val="ListParagraph"/>
        <w:numPr>
          <w:ilvl w:val="0"/>
          <w:numId w:val="10"/>
        </w:numPr>
        <w:spacing w:after="200" w:line="276" w:lineRule="auto"/>
        <w:contextualSpacing/>
        <w:jc w:val="left"/>
      </w:pPr>
      <w:r w:rsidRPr="004B77DD">
        <w:t>Check</w:t>
      </w:r>
    </w:p>
    <w:p w:rsidR="00642C58" w:rsidRDefault="0001700B" w:rsidP="004C09D8">
      <w:pPr>
        <w:pStyle w:val="ListParagraph"/>
        <w:numPr>
          <w:ilvl w:val="0"/>
          <w:numId w:val="9"/>
        </w:numPr>
        <w:spacing w:line="240" w:lineRule="auto"/>
        <w:ind w:left="720"/>
        <w:contextualSpacing/>
        <w:rPr>
          <w:rFonts w:eastAsia="Times New Roman" w:cs="Times New Roman"/>
          <w:lang w:val="en-IE"/>
        </w:rPr>
      </w:pPr>
      <w:r w:rsidRPr="00642C58">
        <w:rPr>
          <w:rFonts w:eastAsia="Times New Roman" w:cs="Times New Roman"/>
          <w:lang w:val="en-IE"/>
        </w:rPr>
        <w:t>The payment options will be displayed to the consumer based on the client configurati</w:t>
      </w:r>
      <w:r w:rsidR="00642C58">
        <w:rPr>
          <w:rFonts w:eastAsia="Times New Roman" w:cs="Times New Roman"/>
          <w:lang w:val="en-IE"/>
        </w:rPr>
        <w:t xml:space="preserve">on- Payment preference priority. </w:t>
      </w:r>
    </w:p>
    <w:p w:rsidR="00642C58" w:rsidRDefault="00642C58" w:rsidP="00642C58">
      <w:pPr>
        <w:pStyle w:val="ListParagraph"/>
        <w:spacing w:line="240" w:lineRule="auto"/>
        <w:contextualSpacing/>
        <w:rPr>
          <w:rFonts w:eastAsia="Times New Roman" w:cs="Times New Roman"/>
          <w:lang w:val="en-IE"/>
        </w:rPr>
      </w:pPr>
    </w:p>
    <w:p w:rsidR="00642C58" w:rsidRPr="0001700B" w:rsidRDefault="00932AF9" w:rsidP="00642C58">
      <w:pPr>
        <w:pStyle w:val="Heading4"/>
      </w:pPr>
      <w:bookmarkStart w:id="152" w:name="_Toc528055913"/>
      <w:r>
        <w:t>Fr-1</w:t>
      </w:r>
      <w:r w:rsidR="0076029B">
        <w:t>5</w:t>
      </w:r>
      <w:r>
        <w:t xml:space="preserve"> </w:t>
      </w:r>
      <w:r w:rsidR="00642C58">
        <w:t>Consumer profile access post enrolment</w:t>
      </w:r>
      <w:bookmarkEnd w:id="152"/>
      <w:r w:rsidR="00642C58">
        <w:t xml:space="preserve"> </w:t>
      </w:r>
    </w:p>
    <w:p w:rsidR="00642C58" w:rsidRPr="00642C58" w:rsidRDefault="00642C58" w:rsidP="004C09D8">
      <w:pPr>
        <w:pStyle w:val="ListParagraph"/>
        <w:numPr>
          <w:ilvl w:val="0"/>
          <w:numId w:val="9"/>
        </w:numPr>
        <w:spacing w:line="240" w:lineRule="auto"/>
        <w:ind w:left="720"/>
        <w:contextualSpacing/>
        <w:rPr>
          <w:rFonts w:eastAsia="Times New Roman" w:cs="Times New Roman"/>
          <w:lang w:val="en-IE"/>
        </w:rPr>
      </w:pPr>
      <w:r w:rsidRPr="00642C58">
        <w:rPr>
          <w:rFonts w:eastAsia="Times New Roman" w:cs="Times New Roman"/>
          <w:lang w:val="en-IE"/>
        </w:rPr>
        <w:t xml:space="preserve">Once the consumer enrollment is </w:t>
      </w:r>
      <w:r w:rsidR="0081455C" w:rsidRPr="00642C58">
        <w:rPr>
          <w:rFonts w:eastAsia="Times New Roman" w:cs="Times New Roman"/>
          <w:lang w:val="en-IE"/>
        </w:rPr>
        <w:t>complete,</w:t>
      </w:r>
      <w:r w:rsidRPr="00642C58">
        <w:rPr>
          <w:rFonts w:eastAsia="Times New Roman" w:cs="Times New Roman"/>
          <w:lang w:val="en-IE"/>
        </w:rPr>
        <w:t xml:space="preserve"> the consumer will log in to update their </w:t>
      </w:r>
      <w:r w:rsidR="0081455C" w:rsidRPr="00642C58">
        <w:rPr>
          <w:rFonts w:eastAsia="Times New Roman" w:cs="Times New Roman"/>
          <w:lang w:val="en-IE"/>
        </w:rPr>
        <w:t>profile, Payment</w:t>
      </w:r>
      <w:r w:rsidRPr="00642C58">
        <w:rPr>
          <w:rFonts w:eastAsia="Times New Roman" w:cs="Times New Roman"/>
          <w:lang w:val="en-IE"/>
        </w:rPr>
        <w:t xml:space="preserve"> preference or view payment history.</w:t>
      </w:r>
    </w:p>
    <w:p w:rsidR="0001700B" w:rsidRPr="00642C58" w:rsidRDefault="00642C58" w:rsidP="004C09D8">
      <w:pPr>
        <w:pStyle w:val="ListParagraph"/>
        <w:numPr>
          <w:ilvl w:val="0"/>
          <w:numId w:val="9"/>
        </w:numPr>
        <w:spacing w:line="240" w:lineRule="auto"/>
        <w:ind w:left="720"/>
        <w:contextualSpacing/>
        <w:rPr>
          <w:color w:val="000000"/>
        </w:rPr>
      </w:pPr>
      <w:r>
        <w:t>The consumer</w:t>
      </w:r>
      <w:r w:rsidRPr="00092E3F">
        <w:t xml:space="preserve"> will have an option to update the login credentials and security Question Answers</w:t>
      </w:r>
      <w:r>
        <w:t xml:space="preserve">. </w:t>
      </w:r>
    </w:p>
    <w:p w:rsidR="00642C58" w:rsidRDefault="00642C58" w:rsidP="00642C58">
      <w:pPr>
        <w:pStyle w:val="ListParagraph"/>
        <w:spacing w:line="240" w:lineRule="auto"/>
        <w:contextualSpacing/>
      </w:pPr>
    </w:p>
    <w:p w:rsidR="00642C58" w:rsidRDefault="00642C58" w:rsidP="00642C58">
      <w:pPr>
        <w:pStyle w:val="ListParagraph"/>
        <w:spacing w:line="240" w:lineRule="auto"/>
        <w:contextualSpacing/>
        <w:rPr>
          <w:b/>
        </w:rPr>
      </w:pPr>
      <w:r w:rsidRPr="00642C58">
        <w:rPr>
          <w:b/>
        </w:rPr>
        <w:t>Profile Delete</w:t>
      </w:r>
    </w:p>
    <w:p w:rsidR="00642C58" w:rsidRPr="00642C58" w:rsidRDefault="00642C58" w:rsidP="00642C58">
      <w:pPr>
        <w:pStyle w:val="ListParagraph"/>
        <w:spacing w:line="240" w:lineRule="auto"/>
        <w:contextualSpacing/>
        <w:rPr>
          <w:b/>
          <w:color w:val="000000"/>
        </w:rPr>
      </w:pPr>
    </w:p>
    <w:p w:rsidR="00642C58" w:rsidRPr="0076029B" w:rsidRDefault="00642C58" w:rsidP="004C09D8">
      <w:pPr>
        <w:pStyle w:val="ListParagraph"/>
        <w:numPr>
          <w:ilvl w:val="0"/>
          <w:numId w:val="9"/>
        </w:numPr>
        <w:spacing w:line="240" w:lineRule="auto"/>
        <w:ind w:left="720"/>
        <w:contextualSpacing/>
      </w:pPr>
      <w:r>
        <w:t>Consumers may request that a profile be deleted. There will be a Delete Profile function in the Edit Profile section. Prior to deletion, the consumer should be asked to confirm their choice. Deleting the profile will revoke the consumer linking from the client and will thus make the profile information unavailable for the consumer. The consumer should not be able to log in to their profile after it has been deleted. The data in the profile will not be deleted but the status of the profile will be set to delete.</w:t>
      </w:r>
    </w:p>
    <w:p w:rsidR="0076029B" w:rsidRPr="0076029B" w:rsidRDefault="0076029B" w:rsidP="004C09D8">
      <w:pPr>
        <w:pStyle w:val="ListParagraph"/>
        <w:numPr>
          <w:ilvl w:val="0"/>
          <w:numId w:val="9"/>
        </w:numPr>
        <w:spacing w:line="240" w:lineRule="auto"/>
        <w:ind w:left="720"/>
        <w:contextualSpacing/>
        <w:rPr>
          <w:rFonts w:eastAsia="Times New Roman" w:cs="Times New Roman"/>
          <w:lang w:val="en-IE"/>
        </w:rPr>
      </w:pPr>
      <w:r w:rsidRPr="0076029B">
        <w:rPr>
          <w:rFonts w:eastAsia="Times New Roman" w:cs="Times New Roman"/>
          <w:lang w:val="en-IE"/>
        </w:rPr>
        <w:t>If the consumer is deleted, any payments waiting enrolment will be automatically cancelled.</w:t>
      </w:r>
    </w:p>
    <w:p w:rsidR="00642C58" w:rsidRPr="00642C58" w:rsidRDefault="00642C58" w:rsidP="00642C58">
      <w:pPr>
        <w:pStyle w:val="ListParagraph"/>
        <w:spacing w:line="240" w:lineRule="auto"/>
        <w:contextualSpacing/>
        <w:rPr>
          <w:color w:val="000000"/>
        </w:rPr>
      </w:pPr>
    </w:p>
    <w:p w:rsidR="00642C58" w:rsidRPr="0001700B" w:rsidRDefault="0076029B" w:rsidP="00642C58">
      <w:pPr>
        <w:pStyle w:val="Heading4"/>
      </w:pPr>
      <w:bookmarkStart w:id="153" w:name="_Toc528055914"/>
      <w:r>
        <w:t>Fr-16</w:t>
      </w:r>
      <w:r w:rsidR="00932AF9">
        <w:t xml:space="preserve"> </w:t>
      </w:r>
      <w:r w:rsidR="00642C58">
        <w:t>Payment Authentication</w:t>
      </w:r>
      <w:bookmarkEnd w:id="153"/>
      <w:r w:rsidR="00642C58">
        <w:t xml:space="preserve"> </w:t>
      </w:r>
    </w:p>
    <w:p w:rsidR="00642C58" w:rsidRDefault="00642C58" w:rsidP="004C09D8">
      <w:pPr>
        <w:pStyle w:val="ListParagraph"/>
        <w:numPr>
          <w:ilvl w:val="0"/>
          <w:numId w:val="9"/>
        </w:numPr>
        <w:spacing w:line="240" w:lineRule="auto"/>
        <w:ind w:left="720"/>
        <w:contextualSpacing/>
      </w:pPr>
      <w:r>
        <w:t xml:space="preserve">Client might want consumers to authenticate the payments based on the threshold set up in client configuration. If the amount received in incoming payment file is greater than the threshold amount setup by client, then payment authorization will be required. </w:t>
      </w:r>
    </w:p>
    <w:p w:rsidR="006F4081" w:rsidRDefault="006F4081" w:rsidP="004C09D8">
      <w:pPr>
        <w:pStyle w:val="ListParagraph"/>
        <w:numPr>
          <w:ilvl w:val="0"/>
          <w:numId w:val="9"/>
        </w:numPr>
        <w:spacing w:line="240" w:lineRule="auto"/>
        <w:ind w:left="720"/>
        <w:contextualSpacing/>
      </w:pPr>
      <w:r>
        <w:lastRenderedPageBreak/>
        <w:t xml:space="preserve">IncedoPay </w:t>
      </w:r>
      <w:r w:rsidR="0081455C">
        <w:t>will provide</w:t>
      </w:r>
      <w:r>
        <w:t xml:space="preserve"> a functionality for consumers to authenticate the payments through</w:t>
      </w:r>
      <w:r w:rsidR="009633CA">
        <w:t xml:space="preserve"> One Time Password</w:t>
      </w:r>
      <w:r>
        <w:t xml:space="preserve"> (OTP). For </w:t>
      </w:r>
      <w:r w:rsidR="0081455C">
        <w:t>that,</w:t>
      </w:r>
      <w:r>
        <w:t xml:space="preserve"> IncedoPay will send a payment authentication link to consumers via email</w:t>
      </w:r>
      <w:r w:rsidR="0099490E">
        <w:t xml:space="preserve"> and text</w:t>
      </w:r>
      <w:r>
        <w:t xml:space="preserve">. Also consumers would get the notification on their consumer portal itself. </w:t>
      </w:r>
    </w:p>
    <w:p w:rsidR="006F4081" w:rsidRDefault="006F4081" w:rsidP="004C09D8">
      <w:pPr>
        <w:pStyle w:val="ListParagraph"/>
        <w:numPr>
          <w:ilvl w:val="0"/>
          <w:numId w:val="9"/>
        </w:numPr>
        <w:spacing w:line="240" w:lineRule="auto"/>
        <w:ind w:left="720"/>
        <w:contextualSpacing/>
      </w:pPr>
      <w:r>
        <w:t xml:space="preserve">Once the payee clicks on the link payee will be navigated to profile authorization screen where the consumer will be asked to enter the </w:t>
      </w:r>
      <w:r w:rsidR="009633CA">
        <w:t>One Time Password (</w:t>
      </w:r>
      <w:r>
        <w:t>OTP</w:t>
      </w:r>
      <w:r w:rsidR="009633CA">
        <w:t>)</w:t>
      </w:r>
      <w:r>
        <w:t xml:space="preserve"> received</w:t>
      </w:r>
    </w:p>
    <w:p w:rsidR="00642C58" w:rsidRPr="006F4081" w:rsidRDefault="006F4081" w:rsidP="004C09D8">
      <w:pPr>
        <w:pStyle w:val="ListParagraph"/>
        <w:numPr>
          <w:ilvl w:val="0"/>
          <w:numId w:val="9"/>
        </w:numPr>
        <w:spacing w:line="240" w:lineRule="auto"/>
        <w:ind w:left="720"/>
        <w:contextualSpacing/>
        <w:rPr>
          <w:color w:val="000000"/>
        </w:rPr>
      </w:pPr>
      <w:r>
        <w:t xml:space="preserve">Post successful validation the payment will be authorized and instructions </w:t>
      </w:r>
      <w:r w:rsidR="00B32F89">
        <w:t>will</w:t>
      </w:r>
      <w:r>
        <w:t xml:space="preserve"> be further sent to specific product processor. </w:t>
      </w:r>
    </w:p>
    <w:p w:rsidR="006F4081" w:rsidRDefault="006F4081" w:rsidP="006F4081">
      <w:pPr>
        <w:pStyle w:val="ListParagraph"/>
        <w:spacing w:line="240" w:lineRule="auto"/>
        <w:contextualSpacing/>
        <w:rPr>
          <w:color w:val="000000"/>
        </w:rPr>
      </w:pPr>
    </w:p>
    <w:p w:rsidR="00B70999" w:rsidRPr="006F4081" w:rsidRDefault="00B70999" w:rsidP="006F4081">
      <w:pPr>
        <w:pStyle w:val="ListParagraph"/>
        <w:spacing w:line="240" w:lineRule="auto"/>
        <w:contextualSpacing/>
        <w:rPr>
          <w:color w:val="000000"/>
        </w:rPr>
      </w:pPr>
      <w:r>
        <w:rPr>
          <w:color w:val="000000"/>
        </w:rPr>
        <w:t xml:space="preserve">Refer to </w:t>
      </w:r>
      <w:hyperlink w:anchor="_Payment_Authorization_(Workflow" w:history="1">
        <w:r w:rsidRPr="00B70999">
          <w:rPr>
            <w:rStyle w:val="Hyperlink"/>
          </w:rPr>
          <w:t>workflow 4.12</w:t>
        </w:r>
      </w:hyperlink>
      <w:r>
        <w:rPr>
          <w:color w:val="000000"/>
        </w:rPr>
        <w:t xml:space="preserve"> for workflow reference. </w:t>
      </w:r>
    </w:p>
    <w:p w:rsidR="00FA0B70" w:rsidRDefault="0076029B" w:rsidP="008C1154">
      <w:pPr>
        <w:pStyle w:val="Heading2"/>
      </w:pPr>
      <w:bookmarkStart w:id="154" w:name="_Toc528055915"/>
      <w:r>
        <w:t>Fr-17</w:t>
      </w:r>
      <w:r w:rsidR="00932AF9">
        <w:t xml:space="preserve"> </w:t>
      </w:r>
      <w:r w:rsidR="00B32F89">
        <w:t>Reconciliation</w:t>
      </w:r>
      <w:r w:rsidR="00FA0B70">
        <w:t xml:space="preserve"> file</w:t>
      </w:r>
      <w:bookmarkEnd w:id="154"/>
      <w:r w:rsidR="00FA0B70">
        <w:t xml:space="preserve"> </w:t>
      </w:r>
    </w:p>
    <w:p w:rsidR="00FA0B70" w:rsidRDefault="00B32F89" w:rsidP="004C09D8">
      <w:pPr>
        <w:pStyle w:val="ListParagraph"/>
        <w:numPr>
          <w:ilvl w:val="0"/>
          <w:numId w:val="9"/>
        </w:numPr>
        <w:spacing w:line="240" w:lineRule="auto"/>
        <w:ind w:left="720"/>
        <w:contextualSpacing/>
        <w:rPr>
          <w:rFonts w:eastAsia="Times New Roman" w:cs="Times New Roman"/>
          <w:lang w:val="en-IE"/>
        </w:rPr>
      </w:pPr>
      <w:r w:rsidRPr="00FA0B70">
        <w:rPr>
          <w:rFonts w:eastAsia="Times New Roman" w:cs="Times New Roman"/>
          <w:lang w:val="en-IE"/>
        </w:rPr>
        <w:t>Reconciliation</w:t>
      </w:r>
      <w:r w:rsidR="00FA0B70" w:rsidRPr="00FA0B70">
        <w:rPr>
          <w:rFonts w:eastAsia="Times New Roman" w:cs="Times New Roman"/>
          <w:lang w:val="en-IE"/>
        </w:rPr>
        <w:t xml:space="preserve"> file will be </w:t>
      </w:r>
      <w:r w:rsidR="0060031E">
        <w:rPr>
          <w:rFonts w:eastAsia="Times New Roman" w:cs="Times New Roman"/>
          <w:lang w:val="en-IE"/>
        </w:rPr>
        <w:t xml:space="preserve">sent to </w:t>
      </w:r>
      <w:r w:rsidR="00D80E78">
        <w:rPr>
          <w:rFonts w:eastAsia="Times New Roman" w:cs="Times New Roman"/>
          <w:lang w:val="en-IE"/>
        </w:rPr>
        <w:t xml:space="preserve">the client once per calendar day. If no activity to report, the report is not generated. </w:t>
      </w:r>
    </w:p>
    <w:p w:rsidR="00FA0B70" w:rsidRPr="00FA0B70" w:rsidRDefault="00FA0B70" w:rsidP="004C09D8">
      <w:pPr>
        <w:pStyle w:val="ListParagraph"/>
        <w:numPr>
          <w:ilvl w:val="0"/>
          <w:numId w:val="9"/>
        </w:numPr>
        <w:spacing w:line="240" w:lineRule="auto"/>
        <w:ind w:left="720"/>
        <w:contextualSpacing/>
        <w:rPr>
          <w:rFonts w:eastAsia="Times New Roman" w:cs="Times New Roman"/>
          <w:lang w:val="en-IE"/>
        </w:rPr>
      </w:pPr>
      <w:r>
        <w:rPr>
          <w:rFonts w:eastAsia="Times New Roman" w:cs="Times New Roman"/>
          <w:lang w:val="en-IE"/>
        </w:rPr>
        <w:t xml:space="preserve">File </w:t>
      </w:r>
      <w:r w:rsidRPr="00FA0B70">
        <w:rPr>
          <w:rFonts w:eastAsia="Times New Roman" w:cs="Times New Roman"/>
          <w:lang w:val="en-IE"/>
        </w:rPr>
        <w:t xml:space="preserve">will </w:t>
      </w:r>
      <w:r>
        <w:rPr>
          <w:rFonts w:eastAsia="Times New Roman" w:cs="Times New Roman"/>
          <w:lang w:val="en-IE"/>
        </w:rPr>
        <w:t xml:space="preserve">be generated </w:t>
      </w:r>
      <w:r w:rsidR="00D80E78">
        <w:rPr>
          <w:rFonts w:eastAsia="Times New Roman" w:cs="Times New Roman"/>
          <w:lang w:val="en-IE"/>
        </w:rPr>
        <w:t xml:space="preserve">once per calendar day </w:t>
      </w:r>
      <w:r>
        <w:rPr>
          <w:rFonts w:eastAsia="Times New Roman" w:cs="Times New Roman"/>
          <w:lang w:val="en-IE"/>
        </w:rPr>
        <w:t>and</w:t>
      </w:r>
      <w:r w:rsidRPr="00FA0B70">
        <w:rPr>
          <w:rFonts w:eastAsia="Times New Roman" w:cs="Times New Roman"/>
          <w:lang w:val="en-IE"/>
        </w:rPr>
        <w:t xml:space="preserve"> will include the status of payments </w:t>
      </w:r>
      <w:r w:rsidR="00B32F89" w:rsidRPr="00FA0B70">
        <w:rPr>
          <w:rFonts w:eastAsia="Times New Roman" w:cs="Times New Roman"/>
          <w:lang w:val="en-IE"/>
        </w:rPr>
        <w:t>submitted</w:t>
      </w:r>
      <w:r w:rsidRPr="00FA0B70">
        <w:rPr>
          <w:rFonts w:eastAsia="Times New Roman" w:cs="Times New Roman"/>
          <w:lang w:val="en-IE"/>
        </w:rPr>
        <w:t>.</w:t>
      </w:r>
      <w:r w:rsidR="00D80E78">
        <w:rPr>
          <w:rFonts w:eastAsia="Times New Roman" w:cs="Times New Roman"/>
          <w:lang w:val="en-IE"/>
        </w:rPr>
        <w:t xml:space="preserve"> If no activity to report, the report is not generated. </w:t>
      </w:r>
    </w:p>
    <w:p w:rsidR="0056037B" w:rsidRPr="0056037B" w:rsidRDefault="0056037B" w:rsidP="004C09D8">
      <w:pPr>
        <w:pStyle w:val="ListParagraph"/>
        <w:numPr>
          <w:ilvl w:val="0"/>
          <w:numId w:val="9"/>
        </w:numPr>
        <w:spacing w:line="240" w:lineRule="auto"/>
        <w:ind w:left="720"/>
        <w:contextualSpacing/>
        <w:rPr>
          <w:rFonts w:eastAsia="Times New Roman" w:cs="Times New Roman"/>
          <w:lang w:val="en-IE"/>
        </w:rPr>
      </w:pPr>
      <w:r w:rsidRPr="0056037B">
        <w:rPr>
          <w:rFonts w:eastAsia="Times New Roman" w:cs="Times New Roman"/>
          <w:lang w:val="en-IE"/>
        </w:rPr>
        <w:t>The file will include the status of all payments submitted, regardless of which product processor was it sent to.</w:t>
      </w:r>
    </w:p>
    <w:p w:rsidR="0056037B" w:rsidRPr="0056037B" w:rsidRDefault="0056037B" w:rsidP="004C09D8">
      <w:pPr>
        <w:pStyle w:val="ListParagraph"/>
        <w:numPr>
          <w:ilvl w:val="0"/>
          <w:numId w:val="9"/>
        </w:numPr>
        <w:spacing w:line="240" w:lineRule="auto"/>
        <w:ind w:left="720"/>
        <w:contextualSpacing/>
        <w:rPr>
          <w:rFonts w:eastAsia="Times New Roman" w:cs="Times New Roman"/>
          <w:lang w:val="en-IE"/>
        </w:rPr>
      </w:pPr>
      <w:r w:rsidRPr="0056037B">
        <w:rPr>
          <w:rFonts w:eastAsia="Times New Roman" w:cs="Times New Roman"/>
          <w:lang w:val="en-IE"/>
        </w:rPr>
        <w:t xml:space="preserve">These will be generated </w:t>
      </w:r>
      <w:r w:rsidR="0060031E">
        <w:rPr>
          <w:rFonts w:eastAsia="Times New Roman" w:cs="Times New Roman"/>
          <w:lang w:val="en-IE"/>
        </w:rPr>
        <w:t xml:space="preserve"> in X calendar days</w:t>
      </w:r>
      <w:r w:rsidRPr="0056037B">
        <w:rPr>
          <w:rFonts w:eastAsia="Times New Roman" w:cs="Times New Roman"/>
          <w:lang w:val="en-IE"/>
        </w:rPr>
        <w:t xml:space="preserve"> specified by the Client and configured in their Client configuration. A time will be populated by default, which the Client can optionally change.</w:t>
      </w:r>
    </w:p>
    <w:p w:rsidR="000002F0" w:rsidRDefault="0056037B" w:rsidP="00C06F3E">
      <w:pPr>
        <w:pStyle w:val="ListParagraph"/>
        <w:numPr>
          <w:ilvl w:val="0"/>
          <w:numId w:val="9"/>
        </w:numPr>
        <w:spacing w:line="240" w:lineRule="auto"/>
        <w:ind w:left="720"/>
        <w:contextualSpacing/>
        <w:rPr>
          <w:rFonts w:eastAsia="Times New Roman" w:cs="Times New Roman"/>
          <w:lang w:val="en-IE"/>
        </w:rPr>
      </w:pPr>
      <w:r>
        <w:rPr>
          <w:rFonts w:eastAsia="Times New Roman" w:cs="Times New Roman"/>
          <w:lang w:val="en-IE"/>
        </w:rPr>
        <w:t xml:space="preserve">This file will also be available for download by the client. </w:t>
      </w:r>
    </w:p>
    <w:p w:rsidR="000002F0" w:rsidRDefault="000002F0" w:rsidP="000002F0">
      <w:pPr>
        <w:pStyle w:val="ListParagraph"/>
        <w:spacing w:line="240" w:lineRule="auto"/>
        <w:contextualSpacing/>
        <w:rPr>
          <w:rFonts w:eastAsia="Times New Roman" w:cs="Times New Roman"/>
          <w:lang w:val="en-IE"/>
        </w:rPr>
      </w:pPr>
    </w:p>
    <w:p w:rsidR="000002F0" w:rsidRPr="000002F0" w:rsidRDefault="000002F0" w:rsidP="000002F0">
      <w:pPr>
        <w:pStyle w:val="ListParagraph"/>
        <w:spacing w:line="240" w:lineRule="auto"/>
        <w:contextualSpacing/>
        <w:rPr>
          <w:rFonts w:eastAsia="Times New Roman" w:cs="Times New Roman"/>
          <w:lang w:val="en-IE"/>
        </w:rPr>
      </w:pPr>
      <w:r>
        <w:t xml:space="preserve">Sample File </w:t>
      </w:r>
    </w:p>
    <w:p w:rsidR="000002F0" w:rsidRDefault="000002F0" w:rsidP="000002F0">
      <w:pPr>
        <w:pStyle w:val="ListParagraph"/>
        <w:spacing w:line="240" w:lineRule="auto"/>
        <w:ind w:left="431"/>
        <w:contextualSpacing/>
      </w:pPr>
    </w:p>
    <w:p w:rsidR="000002F0" w:rsidRPr="00C06F3E" w:rsidRDefault="000002F0" w:rsidP="000002F0">
      <w:pPr>
        <w:pStyle w:val="ListParagraph"/>
        <w:spacing w:line="240" w:lineRule="auto"/>
        <w:ind w:left="431"/>
        <w:contextualSpacing/>
      </w:pPr>
      <w:r>
        <w:rPr>
          <w:noProof/>
        </w:rPr>
        <w:drawing>
          <wp:inline distT="0" distB="0" distL="0" distR="0" wp14:anchorId="15A87C22" wp14:editId="7BAEE2EA">
            <wp:extent cx="6400800" cy="704215"/>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econ.png"/>
                    <pic:cNvPicPr/>
                  </pic:nvPicPr>
                  <pic:blipFill>
                    <a:blip r:embed="rId42">
                      <a:extLst>
                        <a:ext uri="{28A0092B-C50C-407E-A947-70E740481C1C}">
                          <a14:useLocalDpi xmlns:a14="http://schemas.microsoft.com/office/drawing/2010/main" val="0"/>
                        </a:ext>
                      </a:extLst>
                    </a:blip>
                    <a:stretch>
                      <a:fillRect/>
                    </a:stretch>
                  </pic:blipFill>
                  <pic:spPr>
                    <a:xfrm>
                      <a:off x="0" y="0"/>
                      <a:ext cx="6400800" cy="704215"/>
                    </a:xfrm>
                    <a:prstGeom prst="rect">
                      <a:avLst/>
                    </a:prstGeom>
                  </pic:spPr>
                </pic:pic>
              </a:graphicData>
            </a:graphic>
          </wp:inline>
        </w:drawing>
      </w:r>
    </w:p>
    <w:p w:rsidR="0056037B" w:rsidRDefault="0056037B" w:rsidP="0056037B">
      <w:pPr>
        <w:pStyle w:val="ListParagraph"/>
        <w:spacing w:line="240" w:lineRule="auto"/>
        <w:contextualSpacing/>
        <w:rPr>
          <w:rFonts w:eastAsia="Times New Roman" w:cs="Times New Roman"/>
          <w:lang w:val="en-IE"/>
        </w:rPr>
      </w:pPr>
    </w:p>
    <w:p w:rsidR="0056037B" w:rsidRDefault="0076029B" w:rsidP="0056037B">
      <w:pPr>
        <w:pStyle w:val="Heading2"/>
      </w:pPr>
      <w:bookmarkStart w:id="155" w:name="_Toc528055916"/>
      <w:r>
        <w:t>Fr-18</w:t>
      </w:r>
      <w:r w:rsidR="00932AF9">
        <w:t xml:space="preserve"> </w:t>
      </w:r>
      <w:r w:rsidR="0056037B">
        <w:t>Reports</w:t>
      </w:r>
      <w:bookmarkEnd w:id="155"/>
      <w:r w:rsidR="0056037B">
        <w:t xml:space="preserve"> </w:t>
      </w:r>
    </w:p>
    <w:p w:rsidR="0056037B" w:rsidRDefault="0056037B" w:rsidP="004C09D8">
      <w:pPr>
        <w:pStyle w:val="ListParagraph"/>
        <w:numPr>
          <w:ilvl w:val="0"/>
          <w:numId w:val="9"/>
        </w:numPr>
        <w:spacing w:line="240" w:lineRule="auto"/>
        <w:ind w:left="720"/>
        <w:contextualSpacing/>
        <w:rPr>
          <w:rFonts w:eastAsia="Times New Roman" w:cs="Times New Roman"/>
          <w:lang w:val="en-IE"/>
        </w:rPr>
      </w:pPr>
      <w:r>
        <w:rPr>
          <w:rFonts w:eastAsia="Times New Roman" w:cs="Times New Roman"/>
          <w:lang w:val="en-IE"/>
        </w:rPr>
        <w:t>The daily Rejected Email</w:t>
      </w:r>
      <w:r w:rsidR="0099490E">
        <w:rPr>
          <w:rFonts w:eastAsia="Times New Roman" w:cs="Times New Roman"/>
          <w:lang w:val="en-IE"/>
        </w:rPr>
        <w:t>/Text</w:t>
      </w:r>
      <w:r>
        <w:rPr>
          <w:rFonts w:eastAsia="Times New Roman" w:cs="Times New Roman"/>
          <w:lang w:val="en-IE"/>
        </w:rPr>
        <w:t xml:space="preserve"> </w:t>
      </w:r>
      <w:r w:rsidRPr="0056037B">
        <w:rPr>
          <w:rFonts w:eastAsia="Times New Roman" w:cs="Times New Roman"/>
          <w:lang w:val="en-IE"/>
        </w:rPr>
        <w:t>and Daily Enrolment re</w:t>
      </w:r>
      <w:r>
        <w:rPr>
          <w:rFonts w:eastAsia="Times New Roman" w:cs="Times New Roman"/>
          <w:lang w:val="en-IE"/>
        </w:rPr>
        <w:t>ports will be generated by IncedoPay</w:t>
      </w:r>
      <w:r w:rsidRPr="0056037B">
        <w:rPr>
          <w:rFonts w:eastAsia="Times New Roman" w:cs="Times New Roman"/>
          <w:lang w:val="en-IE"/>
        </w:rPr>
        <w:t xml:space="preserve"> and distributed to the Clients.</w:t>
      </w:r>
    </w:p>
    <w:p w:rsidR="0056037B" w:rsidRPr="0056037B" w:rsidRDefault="0056037B" w:rsidP="004C09D8">
      <w:pPr>
        <w:pStyle w:val="ListParagraph"/>
        <w:numPr>
          <w:ilvl w:val="0"/>
          <w:numId w:val="9"/>
        </w:numPr>
        <w:spacing w:line="240" w:lineRule="auto"/>
        <w:ind w:left="720"/>
        <w:contextualSpacing/>
        <w:rPr>
          <w:rFonts w:eastAsia="Times New Roman" w:cs="Times New Roman"/>
          <w:lang w:val="en-IE"/>
        </w:rPr>
      </w:pPr>
      <w:r w:rsidRPr="0056037B">
        <w:rPr>
          <w:rFonts w:eastAsia="Times New Roman" w:cs="Times New Roman"/>
          <w:lang w:val="en-IE"/>
        </w:rPr>
        <w:t>Reports will be av</w:t>
      </w:r>
      <w:r>
        <w:rPr>
          <w:rFonts w:eastAsia="Times New Roman" w:cs="Times New Roman"/>
          <w:lang w:val="en-IE"/>
        </w:rPr>
        <w:t xml:space="preserve">ailable in the IncedoPay client </w:t>
      </w:r>
      <w:r w:rsidRPr="0056037B">
        <w:rPr>
          <w:rFonts w:eastAsia="Times New Roman" w:cs="Times New Roman"/>
          <w:lang w:val="en-IE"/>
        </w:rPr>
        <w:t xml:space="preserve">portal, and an email </w:t>
      </w:r>
      <w:r w:rsidR="0099490E">
        <w:rPr>
          <w:rFonts w:eastAsia="Times New Roman" w:cs="Times New Roman"/>
          <w:lang w:val="en-IE"/>
        </w:rPr>
        <w:t xml:space="preserve">&amp; text </w:t>
      </w:r>
      <w:r w:rsidRPr="0056037B">
        <w:rPr>
          <w:rFonts w:eastAsia="Times New Roman" w:cs="Times New Roman"/>
          <w:lang w:val="en-IE"/>
        </w:rPr>
        <w:t xml:space="preserve">may be sent to the Client </w:t>
      </w:r>
      <w:r>
        <w:rPr>
          <w:rFonts w:eastAsia="Times New Roman" w:cs="Times New Roman"/>
          <w:lang w:val="en-IE"/>
        </w:rPr>
        <w:t>by IncedoPay</w:t>
      </w:r>
      <w:r w:rsidRPr="0056037B">
        <w:rPr>
          <w:rFonts w:eastAsia="Times New Roman" w:cs="Times New Roman"/>
          <w:lang w:val="en-IE"/>
        </w:rPr>
        <w:t xml:space="preserve"> including a link for downloading the report.</w:t>
      </w:r>
    </w:p>
    <w:p w:rsidR="0056037B" w:rsidRPr="0056037B" w:rsidRDefault="0056037B" w:rsidP="004C09D8">
      <w:pPr>
        <w:pStyle w:val="ListParagraph"/>
        <w:numPr>
          <w:ilvl w:val="0"/>
          <w:numId w:val="9"/>
        </w:numPr>
        <w:spacing w:line="240" w:lineRule="auto"/>
        <w:ind w:left="720"/>
        <w:contextualSpacing/>
        <w:rPr>
          <w:rFonts w:eastAsia="Times New Roman" w:cs="Times New Roman"/>
          <w:lang w:val="en-IE"/>
        </w:rPr>
      </w:pPr>
      <w:r w:rsidRPr="0056037B">
        <w:rPr>
          <w:rFonts w:eastAsia="Times New Roman" w:cs="Times New Roman"/>
          <w:lang w:val="en-IE"/>
        </w:rPr>
        <w:t>Reports will have PII data masked. This will include, if present, the bank account details</w:t>
      </w:r>
      <w:r w:rsidR="0060031E">
        <w:rPr>
          <w:rFonts w:eastAsia="Times New Roman" w:cs="Times New Roman"/>
          <w:lang w:val="en-IE"/>
        </w:rPr>
        <w:t>.</w:t>
      </w:r>
    </w:p>
    <w:p w:rsidR="006118FC" w:rsidRPr="00C06F3E" w:rsidRDefault="0056037B" w:rsidP="00C06F3E">
      <w:pPr>
        <w:pStyle w:val="ListParagraph"/>
        <w:numPr>
          <w:ilvl w:val="0"/>
          <w:numId w:val="9"/>
        </w:numPr>
        <w:spacing w:line="240" w:lineRule="auto"/>
        <w:ind w:left="720"/>
        <w:contextualSpacing/>
        <w:rPr>
          <w:rFonts w:eastAsia="Times New Roman" w:cs="Times New Roman"/>
          <w:lang w:val="en-IE"/>
        </w:rPr>
      </w:pPr>
      <w:r w:rsidRPr="00C06F3E">
        <w:rPr>
          <w:rFonts w:eastAsia="Times New Roman" w:cs="Times New Roman"/>
          <w:lang w:val="en-IE"/>
        </w:rPr>
        <w:t>The format of the report will be CSV</w:t>
      </w:r>
    </w:p>
    <w:p w:rsidR="006118FC" w:rsidRDefault="006118FC" w:rsidP="006118FC">
      <w:pPr>
        <w:pStyle w:val="ListParagraph"/>
        <w:spacing w:line="240" w:lineRule="auto"/>
        <w:ind w:left="431"/>
        <w:contextualSpacing/>
      </w:pPr>
    </w:p>
    <w:p w:rsidR="007A306A" w:rsidRPr="00BA121A" w:rsidRDefault="007A306A" w:rsidP="007A306A">
      <w:pPr>
        <w:pStyle w:val="BodyTextIndent2"/>
        <w:ind w:left="-90"/>
      </w:pPr>
      <w:r>
        <w:t xml:space="preserve">Daily Enrolment Report Sample </w:t>
      </w:r>
      <w:r>
        <w:rPr>
          <w:noProof/>
          <w:lang w:val="en-US"/>
        </w:rPr>
        <w:drawing>
          <wp:inline distT="0" distB="0" distL="0" distR="0" wp14:anchorId="7F441E8B" wp14:editId="7354BE4B">
            <wp:extent cx="6400800" cy="7842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aily enrolment.png"/>
                    <pic:cNvPicPr/>
                  </pic:nvPicPr>
                  <pic:blipFill>
                    <a:blip r:embed="rId43">
                      <a:extLst>
                        <a:ext uri="{28A0092B-C50C-407E-A947-70E740481C1C}">
                          <a14:useLocalDpi xmlns:a14="http://schemas.microsoft.com/office/drawing/2010/main" val="0"/>
                        </a:ext>
                      </a:extLst>
                    </a:blip>
                    <a:stretch>
                      <a:fillRect/>
                    </a:stretch>
                  </pic:blipFill>
                  <pic:spPr>
                    <a:xfrm>
                      <a:off x="0" y="0"/>
                      <a:ext cx="6404432" cy="784670"/>
                    </a:xfrm>
                    <a:prstGeom prst="rect">
                      <a:avLst/>
                    </a:prstGeom>
                  </pic:spPr>
                </pic:pic>
              </a:graphicData>
            </a:graphic>
          </wp:inline>
        </w:drawing>
      </w:r>
    </w:p>
    <w:p w:rsidR="007A306A" w:rsidRPr="00511683" w:rsidRDefault="007A306A" w:rsidP="007A306A">
      <w:pPr>
        <w:rPr>
          <w:rFonts w:ascii="Tahoma" w:hAnsi="Tahoma" w:cs="Tahoma"/>
          <w:b/>
          <w:color w:val="FF0000"/>
        </w:rPr>
      </w:pPr>
      <w:r>
        <w:t xml:space="preserve">Reject Email/Text Report Sample </w:t>
      </w:r>
    </w:p>
    <w:p w:rsidR="007A306A" w:rsidRDefault="007A306A" w:rsidP="006118FC">
      <w:pPr>
        <w:pStyle w:val="ListParagraph"/>
        <w:spacing w:line="240" w:lineRule="auto"/>
        <w:ind w:left="431"/>
        <w:contextualSpacing/>
      </w:pPr>
    </w:p>
    <w:p w:rsidR="007A306A" w:rsidRDefault="007A306A" w:rsidP="007A306A">
      <w:pPr>
        <w:pStyle w:val="ListParagraph"/>
        <w:spacing w:line="240" w:lineRule="auto"/>
        <w:ind w:left="-90"/>
        <w:contextualSpacing/>
      </w:pPr>
      <w:r>
        <w:rPr>
          <w:noProof/>
        </w:rPr>
        <w:lastRenderedPageBreak/>
        <w:drawing>
          <wp:inline distT="0" distB="0" distL="0" distR="0" wp14:anchorId="15153092" wp14:editId="68F5051D">
            <wp:extent cx="5657850" cy="52256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Reject E.png"/>
                    <pic:cNvPicPr/>
                  </pic:nvPicPr>
                  <pic:blipFill>
                    <a:blip r:embed="rId44">
                      <a:extLst>
                        <a:ext uri="{28A0092B-C50C-407E-A947-70E740481C1C}">
                          <a14:useLocalDpi xmlns:a14="http://schemas.microsoft.com/office/drawing/2010/main" val="0"/>
                        </a:ext>
                      </a:extLst>
                    </a:blip>
                    <a:stretch>
                      <a:fillRect/>
                    </a:stretch>
                  </pic:blipFill>
                  <pic:spPr>
                    <a:xfrm>
                      <a:off x="0" y="0"/>
                      <a:ext cx="5770829" cy="533000"/>
                    </a:xfrm>
                    <a:prstGeom prst="rect">
                      <a:avLst/>
                    </a:prstGeom>
                  </pic:spPr>
                </pic:pic>
              </a:graphicData>
            </a:graphic>
          </wp:inline>
        </w:drawing>
      </w:r>
    </w:p>
    <w:p w:rsidR="0056037B" w:rsidRPr="00EC0B45" w:rsidRDefault="00597CDD" w:rsidP="006118FC">
      <w:pPr>
        <w:pStyle w:val="Heading1"/>
        <w:ind w:left="431" w:hanging="431"/>
      </w:pPr>
      <w:bookmarkStart w:id="156" w:name="_Toc528055917"/>
      <w:r>
        <w:lastRenderedPageBreak/>
        <w:t>Workflows</w:t>
      </w:r>
      <w:bookmarkEnd w:id="156"/>
      <w:r>
        <w:t xml:space="preserve"> </w:t>
      </w:r>
    </w:p>
    <w:p w:rsidR="0056037B" w:rsidRDefault="00932AF9" w:rsidP="00917A8F">
      <w:pPr>
        <w:pStyle w:val="Heading2"/>
        <w:contextualSpacing/>
      </w:pPr>
      <w:bookmarkStart w:id="157" w:name="_File_Submission_Workflow"/>
      <w:bookmarkStart w:id="158" w:name="_Toc528055918"/>
      <w:bookmarkEnd w:id="157"/>
      <w:r>
        <w:t>File Submission Workflow (Workflow 1)</w:t>
      </w:r>
      <w:bookmarkEnd w:id="158"/>
    </w:p>
    <w:p w:rsidR="00932AF9" w:rsidRDefault="00932AF9" w:rsidP="00932AF9">
      <w:pPr>
        <w:contextualSpacing/>
        <w:jc w:val="center"/>
      </w:pPr>
      <w:r>
        <w:rPr>
          <w:noProof/>
          <w:lang w:val="en-US"/>
        </w:rPr>
        <w:drawing>
          <wp:inline distT="0" distB="0" distL="0" distR="0" wp14:anchorId="1AD20C98" wp14:editId="0739DBA5">
            <wp:extent cx="6400800" cy="3217545"/>
            <wp:effectExtent l="19050" t="19050" r="19050" b="209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kflow 1.png"/>
                    <pic:cNvPicPr/>
                  </pic:nvPicPr>
                  <pic:blipFill>
                    <a:blip r:embed="rId45">
                      <a:extLst>
                        <a:ext uri="{28A0092B-C50C-407E-A947-70E740481C1C}">
                          <a14:useLocalDpi xmlns:a14="http://schemas.microsoft.com/office/drawing/2010/main" val="0"/>
                        </a:ext>
                      </a:extLst>
                    </a:blip>
                    <a:stretch>
                      <a:fillRect/>
                    </a:stretch>
                  </pic:blipFill>
                  <pic:spPr>
                    <a:xfrm>
                      <a:off x="0" y="0"/>
                      <a:ext cx="6405099" cy="3219706"/>
                    </a:xfrm>
                    <a:prstGeom prst="rect">
                      <a:avLst/>
                    </a:prstGeom>
                    <a:ln>
                      <a:solidFill>
                        <a:schemeClr val="tx1"/>
                      </a:solidFill>
                    </a:ln>
                  </pic:spPr>
                </pic:pic>
              </a:graphicData>
            </a:graphic>
          </wp:inline>
        </w:drawing>
      </w:r>
    </w:p>
    <w:p w:rsidR="00932AF9" w:rsidRDefault="00932AF9" w:rsidP="00FA0B70">
      <w:pPr>
        <w:contextualSpacing/>
      </w:pPr>
    </w:p>
    <w:p w:rsidR="00CF3393" w:rsidRDefault="00CF3393" w:rsidP="00CF3393">
      <w:pPr>
        <w:pStyle w:val="Heading2"/>
      </w:pPr>
      <w:bookmarkStart w:id="159" w:name="_Campaign_Standalone_Processing"/>
      <w:bookmarkStart w:id="160" w:name="_Toc528055919"/>
      <w:bookmarkEnd w:id="159"/>
      <w:r>
        <w:t>Campaign Standalone Processing (Workflow 2)</w:t>
      </w:r>
      <w:bookmarkEnd w:id="160"/>
    </w:p>
    <w:p w:rsidR="00CF3393" w:rsidRDefault="00CF3393" w:rsidP="00CF3393">
      <w:pPr>
        <w:contextualSpacing/>
        <w:jc w:val="center"/>
      </w:pPr>
      <w:r>
        <w:rPr>
          <w:noProof/>
          <w:lang w:val="en-US"/>
        </w:rPr>
        <w:drawing>
          <wp:inline distT="0" distB="0" distL="0" distR="0" wp14:anchorId="51ABF3CD" wp14:editId="4CB4D56A">
            <wp:extent cx="6400800" cy="3192780"/>
            <wp:effectExtent l="19050" t="19050" r="19050" b="266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kflow 2.png"/>
                    <pic:cNvPicPr/>
                  </pic:nvPicPr>
                  <pic:blipFill>
                    <a:blip r:embed="rId46">
                      <a:extLst>
                        <a:ext uri="{28A0092B-C50C-407E-A947-70E740481C1C}">
                          <a14:useLocalDpi xmlns:a14="http://schemas.microsoft.com/office/drawing/2010/main" val="0"/>
                        </a:ext>
                      </a:extLst>
                    </a:blip>
                    <a:stretch>
                      <a:fillRect/>
                    </a:stretch>
                  </pic:blipFill>
                  <pic:spPr>
                    <a:xfrm>
                      <a:off x="0" y="0"/>
                      <a:ext cx="6400800" cy="3192780"/>
                    </a:xfrm>
                    <a:prstGeom prst="rect">
                      <a:avLst/>
                    </a:prstGeom>
                    <a:ln>
                      <a:solidFill>
                        <a:schemeClr val="tx1"/>
                      </a:solidFill>
                    </a:ln>
                  </pic:spPr>
                </pic:pic>
              </a:graphicData>
            </a:graphic>
          </wp:inline>
        </w:drawing>
      </w:r>
    </w:p>
    <w:p w:rsidR="00CF3393" w:rsidRDefault="00CF3393" w:rsidP="005633F8">
      <w:bookmarkStart w:id="161" w:name="_Client_Onboarding_(Workflow"/>
      <w:bookmarkEnd w:id="20"/>
      <w:bookmarkEnd w:id="161"/>
    </w:p>
    <w:p w:rsidR="00CF3393" w:rsidRDefault="00CF3393" w:rsidP="00CF3393">
      <w:pPr>
        <w:jc w:val="center"/>
      </w:pPr>
    </w:p>
    <w:p w:rsidR="00CF3393" w:rsidRDefault="00CF3393" w:rsidP="00917A8F">
      <w:pPr>
        <w:pStyle w:val="Heading2"/>
      </w:pPr>
      <w:bookmarkStart w:id="162" w:name="_Payment_Processing_:"/>
      <w:bookmarkStart w:id="163" w:name="_Toc528055920"/>
      <w:bookmarkEnd w:id="162"/>
      <w:r>
        <w:t>Payment Processing : Payment Type is ”Blank” (Workflow 5)</w:t>
      </w:r>
      <w:bookmarkEnd w:id="163"/>
    </w:p>
    <w:p w:rsidR="00CF3393" w:rsidRPr="00CF3393" w:rsidRDefault="00CF3393" w:rsidP="00CF3393">
      <w:pPr>
        <w:jc w:val="center"/>
      </w:pPr>
      <w:r>
        <w:rPr>
          <w:noProof/>
          <w:lang w:val="en-US"/>
        </w:rPr>
        <w:drawing>
          <wp:inline distT="0" distB="0" distL="0" distR="0" wp14:anchorId="506C2A75" wp14:editId="60A5BA5F">
            <wp:extent cx="6287702" cy="3063240"/>
            <wp:effectExtent l="19050" t="19050" r="18415" b="228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kflow 5.png"/>
                    <pic:cNvPicPr/>
                  </pic:nvPicPr>
                  <pic:blipFill>
                    <a:blip r:embed="rId47">
                      <a:extLst>
                        <a:ext uri="{28A0092B-C50C-407E-A947-70E740481C1C}">
                          <a14:useLocalDpi xmlns:a14="http://schemas.microsoft.com/office/drawing/2010/main" val="0"/>
                        </a:ext>
                      </a:extLst>
                    </a:blip>
                    <a:stretch>
                      <a:fillRect/>
                    </a:stretch>
                  </pic:blipFill>
                  <pic:spPr bwMode="auto">
                    <a:xfrm>
                      <a:off x="0" y="0"/>
                      <a:ext cx="6287702" cy="306324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CF3393" w:rsidRDefault="00CF3393" w:rsidP="00CF3393">
      <w:pPr>
        <w:pStyle w:val="Heading2"/>
      </w:pPr>
      <w:bookmarkStart w:id="164" w:name="_Profile_Validation_(Workflow"/>
      <w:bookmarkStart w:id="165" w:name="_Toc528055921"/>
      <w:bookmarkEnd w:id="164"/>
      <w:r>
        <w:t>Profile Validation (Workflow 6)</w:t>
      </w:r>
      <w:bookmarkEnd w:id="165"/>
    </w:p>
    <w:p w:rsidR="00CF3393" w:rsidRDefault="00CF3393" w:rsidP="00CF3393">
      <w:pPr>
        <w:jc w:val="center"/>
      </w:pPr>
      <w:r>
        <w:rPr>
          <w:noProof/>
          <w:lang w:val="en-US"/>
        </w:rPr>
        <w:drawing>
          <wp:inline distT="0" distB="0" distL="0" distR="0" wp14:anchorId="50EBAF9E" wp14:editId="7CBD29D2">
            <wp:extent cx="6277851" cy="2695951"/>
            <wp:effectExtent l="19050" t="19050" r="27940" b="285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kflow 6.png"/>
                    <pic:cNvPicPr/>
                  </pic:nvPicPr>
                  <pic:blipFill>
                    <a:blip r:embed="rId48">
                      <a:extLst>
                        <a:ext uri="{28A0092B-C50C-407E-A947-70E740481C1C}">
                          <a14:useLocalDpi xmlns:a14="http://schemas.microsoft.com/office/drawing/2010/main" val="0"/>
                        </a:ext>
                      </a:extLst>
                    </a:blip>
                    <a:stretch>
                      <a:fillRect/>
                    </a:stretch>
                  </pic:blipFill>
                  <pic:spPr>
                    <a:xfrm>
                      <a:off x="0" y="0"/>
                      <a:ext cx="6277851" cy="2695951"/>
                    </a:xfrm>
                    <a:prstGeom prst="rect">
                      <a:avLst/>
                    </a:prstGeom>
                    <a:ln>
                      <a:solidFill>
                        <a:schemeClr val="tx1"/>
                      </a:solidFill>
                    </a:ln>
                  </pic:spPr>
                </pic:pic>
              </a:graphicData>
            </a:graphic>
          </wp:inline>
        </w:drawing>
      </w:r>
    </w:p>
    <w:p w:rsidR="00CF3393" w:rsidRDefault="00CF3393" w:rsidP="00CF3393">
      <w:pPr>
        <w:jc w:val="center"/>
      </w:pPr>
    </w:p>
    <w:p w:rsidR="00CF3393" w:rsidRDefault="00CF3393" w:rsidP="00CF3393">
      <w:pPr>
        <w:pStyle w:val="Heading2"/>
      </w:pPr>
      <w:bookmarkStart w:id="166" w:name="_Payment_Processing_:_2"/>
      <w:bookmarkStart w:id="167" w:name="_Toc528055922"/>
      <w:bookmarkEnd w:id="166"/>
      <w:r w:rsidRPr="00CF3393">
        <w:lastRenderedPageBreak/>
        <w:t>Payment Pro</w:t>
      </w:r>
      <w:r>
        <w:t>cessing : Payment Type is ”Zelle</w:t>
      </w:r>
      <w:r w:rsidRPr="00CF3393">
        <w:t xml:space="preserve">” </w:t>
      </w:r>
      <w:r>
        <w:t>(Workflow 7)</w:t>
      </w:r>
      <w:bookmarkEnd w:id="167"/>
    </w:p>
    <w:p w:rsidR="00CF3393" w:rsidRDefault="00CF3393" w:rsidP="00CF3393">
      <w:r>
        <w:rPr>
          <w:noProof/>
          <w:lang w:val="en-US"/>
        </w:rPr>
        <w:drawing>
          <wp:inline distT="0" distB="0" distL="0" distR="0" wp14:anchorId="7FFA4CEE" wp14:editId="4066392D">
            <wp:extent cx="6400800" cy="3043555"/>
            <wp:effectExtent l="19050" t="19050" r="19050" b="234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kflow 7.png"/>
                    <pic:cNvPicPr/>
                  </pic:nvPicPr>
                  <pic:blipFill>
                    <a:blip r:embed="rId49">
                      <a:extLst>
                        <a:ext uri="{28A0092B-C50C-407E-A947-70E740481C1C}">
                          <a14:useLocalDpi xmlns:a14="http://schemas.microsoft.com/office/drawing/2010/main" val="0"/>
                        </a:ext>
                      </a:extLst>
                    </a:blip>
                    <a:stretch>
                      <a:fillRect/>
                    </a:stretch>
                  </pic:blipFill>
                  <pic:spPr>
                    <a:xfrm>
                      <a:off x="0" y="0"/>
                      <a:ext cx="6400800" cy="3043555"/>
                    </a:xfrm>
                    <a:prstGeom prst="rect">
                      <a:avLst/>
                    </a:prstGeom>
                    <a:ln>
                      <a:solidFill>
                        <a:schemeClr val="tx1"/>
                      </a:solidFill>
                    </a:ln>
                  </pic:spPr>
                </pic:pic>
              </a:graphicData>
            </a:graphic>
          </wp:inline>
        </w:drawing>
      </w:r>
    </w:p>
    <w:p w:rsidR="00CF3393" w:rsidRDefault="00CF3393" w:rsidP="00CF3393"/>
    <w:p w:rsidR="00CF3393" w:rsidRDefault="00CF3393" w:rsidP="00917A8F">
      <w:pPr>
        <w:pStyle w:val="Heading2"/>
      </w:pPr>
      <w:bookmarkStart w:id="168" w:name="_Payment_Processing_:_1"/>
      <w:bookmarkStart w:id="169" w:name="_Toc528055923"/>
      <w:bookmarkEnd w:id="168"/>
      <w:r w:rsidRPr="00CF3393">
        <w:t>Payment Pro</w:t>
      </w:r>
      <w:r>
        <w:t>cessing : Payment Type is ”ACH</w:t>
      </w:r>
      <w:r w:rsidRPr="00CF3393">
        <w:t xml:space="preserve">” </w:t>
      </w:r>
      <w:r>
        <w:t>(Workflow 8)</w:t>
      </w:r>
      <w:bookmarkEnd w:id="169"/>
    </w:p>
    <w:p w:rsidR="00CF3393" w:rsidRDefault="00CF3393" w:rsidP="00CF3393">
      <w:pPr>
        <w:jc w:val="center"/>
      </w:pPr>
      <w:r>
        <w:rPr>
          <w:noProof/>
          <w:lang w:val="en-US"/>
        </w:rPr>
        <w:drawing>
          <wp:inline distT="0" distB="0" distL="0" distR="0" wp14:anchorId="2CAC50C9" wp14:editId="69A3F5E6">
            <wp:extent cx="6400800" cy="2988310"/>
            <wp:effectExtent l="19050" t="19050" r="19050" b="215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kflow 8.png"/>
                    <pic:cNvPicPr/>
                  </pic:nvPicPr>
                  <pic:blipFill>
                    <a:blip r:embed="rId50">
                      <a:extLst>
                        <a:ext uri="{28A0092B-C50C-407E-A947-70E740481C1C}">
                          <a14:useLocalDpi xmlns:a14="http://schemas.microsoft.com/office/drawing/2010/main" val="0"/>
                        </a:ext>
                      </a:extLst>
                    </a:blip>
                    <a:stretch>
                      <a:fillRect/>
                    </a:stretch>
                  </pic:blipFill>
                  <pic:spPr>
                    <a:xfrm>
                      <a:off x="0" y="0"/>
                      <a:ext cx="6400800" cy="2988310"/>
                    </a:xfrm>
                    <a:prstGeom prst="rect">
                      <a:avLst/>
                    </a:prstGeom>
                    <a:ln>
                      <a:solidFill>
                        <a:schemeClr val="tx1"/>
                      </a:solidFill>
                    </a:ln>
                  </pic:spPr>
                </pic:pic>
              </a:graphicData>
            </a:graphic>
          </wp:inline>
        </w:drawing>
      </w:r>
    </w:p>
    <w:p w:rsidR="00CF3393" w:rsidRDefault="00CF3393" w:rsidP="00CF3393">
      <w:pPr>
        <w:jc w:val="center"/>
      </w:pPr>
    </w:p>
    <w:p w:rsidR="00CF3393" w:rsidRDefault="00CF3393" w:rsidP="00CF3393">
      <w:pPr>
        <w:pStyle w:val="Heading2"/>
      </w:pPr>
      <w:bookmarkStart w:id="170" w:name="_Payment_Processing_:_3"/>
      <w:bookmarkStart w:id="171" w:name="_Toc528055924"/>
      <w:bookmarkEnd w:id="170"/>
      <w:r w:rsidRPr="00CF3393">
        <w:lastRenderedPageBreak/>
        <w:t>Payment Pro</w:t>
      </w:r>
      <w:r>
        <w:t>cessing : Payment Type is ”CHK</w:t>
      </w:r>
      <w:r w:rsidRPr="00CF3393">
        <w:t xml:space="preserve">” </w:t>
      </w:r>
      <w:r>
        <w:t>(Workflow 9)</w:t>
      </w:r>
      <w:bookmarkEnd w:id="171"/>
    </w:p>
    <w:p w:rsidR="00CF3393" w:rsidRDefault="00CF3393" w:rsidP="00CF3393">
      <w:pPr>
        <w:jc w:val="center"/>
      </w:pPr>
      <w:r>
        <w:rPr>
          <w:noProof/>
          <w:lang w:val="en-US"/>
        </w:rPr>
        <w:drawing>
          <wp:inline distT="0" distB="0" distL="0" distR="0" wp14:anchorId="521D7250" wp14:editId="4EB74745">
            <wp:extent cx="6400800" cy="2898775"/>
            <wp:effectExtent l="19050" t="19050" r="19050" b="158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kflow 9.png"/>
                    <pic:cNvPicPr/>
                  </pic:nvPicPr>
                  <pic:blipFill>
                    <a:blip r:embed="rId51">
                      <a:extLst>
                        <a:ext uri="{28A0092B-C50C-407E-A947-70E740481C1C}">
                          <a14:useLocalDpi xmlns:a14="http://schemas.microsoft.com/office/drawing/2010/main" val="0"/>
                        </a:ext>
                      </a:extLst>
                    </a:blip>
                    <a:stretch>
                      <a:fillRect/>
                    </a:stretch>
                  </pic:blipFill>
                  <pic:spPr>
                    <a:xfrm>
                      <a:off x="0" y="0"/>
                      <a:ext cx="6400800" cy="2898775"/>
                    </a:xfrm>
                    <a:prstGeom prst="rect">
                      <a:avLst/>
                    </a:prstGeom>
                    <a:ln>
                      <a:solidFill>
                        <a:schemeClr val="tx1"/>
                      </a:solidFill>
                    </a:ln>
                  </pic:spPr>
                </pic:pic>
              </a:graphicData>
            </a:graphic>
          </wp:inline>
        </w:drawing>
      </w:r>
    </w:p>
    <w:p w:rsidR="00CF3393" w:rsidRDefault="00CF3393" w:rsidP="00CF3393">
      <w:pPr>
        <w:jc w:val="center"/>
      </w:pPr>
    </w:p>
    <w:p w:rsidR="00CF3393" w:rsidRDefault="00CF3393" w:rsidP="00917A8F">
      <w:pPr>
        <w:pStyle w:val="Heading2"/>
      </w:pPr>
      <w:bookmarkStart w:id="172" w:name="_Cancel_Payment_:"/>
      <w:bookmarkStart w:id="173" w:name="_Toc528055925"/>
      <w:bookmarkEnd w:id="172"/>
      <w:r>
        <w:t>Cancel Payment : Payment Type is ”ACH</w:t>
      </w:r>
      <w:r w:rsidRPr="00CF3393">
        <w:t xml:space="preserve">” </w:t>
      </w:r>
      <w:r>
        <w:t>(Workflow 10)</w:t>
      </w:r>
      <w:bookmarkEnd w:id="173"/>
    </w:p>
    <w:p w:rsidR="00CF3393" w:rsidRDefault="00CF3393" w:rsidP="00CF3393">
      <w:pPr>
        <w:jc w:val="center"/>
      </w:pPr>
      <w:r>
        <w:rPr>
          <w:noProof/>
          <w:lang w:val="en-US"/>
        </w:rPr>
        <w:drawing>
          <wp:inline distT="0" distB="0" distL="0" distR="0" wp14:anchorId="68360498" wp14:editId="7B5B35F3">
            <wp:extent cx="6400800" cy="2395855"/>
            <wp:effectExtent l="19050" t="19050" r="19050" b="2349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kflow 10.png"/>
                    <pic:cNvPicPr/>
                  </pic:nvPicPr>
                  <pic:blipFill>
                    <a:blip r:embed="rId52">
                      <a:extLst>
                        <a:ext uri="{28A0092B-C50C-407E-A947-70E740481C1C}">
                          <a14:useLocalDpi xmlns:a14="http://schemas.microsoft.com/office/drawing/2010/main" val="0"/>
                        </a:ext>
                      </a:extLst>
                    </a:blip>
                    <a:stretch>
                      <a:fillRect/>
                    </a:stretch>
                  </pic:blipFill>
                  <pic:spPr>
                    <a:xfrm>
                      <a:off x="0" y="0"/>
                      <a:ext cx="6400800" cy="2395855"/>
                    </a:xfrm>
                    <a:prstGeom prst="rect">
                      <a:avLst/>
                    </a:prstGeom>
                    <a:ln>
                      <a:solidFill>
                        <a:schemeClr val="tx1"/>
                      </a:solidFill>
                    </a:ln>
                  </pic:spPr>
                </pic:pic>
              </a:graphicData>
            </a:graphic>
          </wp:inline>
        </w:drawing>
      </w:r>
    </w:p>
    <w:p w:rsidR="00CF3393" w:rsidRPr="00CF3393" w:rsidRDefault="00CF3393" w:rsidP="00CF3393">
      <w:pPr>
        <w:jc w:val="center"/>
      </w:pPr>
    </w:p>
    <w:p w:rsidR="00CF3393" w:rsidRDefault="00CF3393" w:rsidP="00CF3393">
      <w:pPr>
        <w:pStyle w:val="Heading2"/>
      </w:pPr>
      <w:bookmarkStart w:id="174" w:name="_Cancel_Payment_:_1"/>
      <w:bookmarkStart w:id="175" w:name="_Toc528055926"/>
      <w:bookmarkEnd w:id="174"/>
      <w:r>
        <w:lastRenderedPageBreak/>
        <w:t>Cancel Payment : Payment Type is ”Zelle</w:t>
      </w:r>
      <w:r w:rsidRPr="00CF3393">
        <w:t xml:space="preserve">” </w:t>
      </w:r>
      <w:r>
        <w:t>(Workflow 11)</w:t>
      </w:r>
      <w:bookmarkEnd w:id="175"/>
    </w:p>
    <w:p w:rsidR="00CF3393" w:rsidRDefault="00CF3393" w:rsidP="00CF3393">
      <w:r>
        <w:rPr>
          <w:noProof/>
          <w:lang w:val="en-US"/>
        </w:rPr>
        <w:drawing>
          <wp:inline distT="0" distB="0" distL="0" distR="0" wp14:anchorId="75319958" wp14:editId="0AD4BEBB">
            <wp:extent cx="6400800" cy="2757170"/>
            <wp:effectExtent l="19050" t="19050" r="19050" b="2413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kflow 11.png"/>
                    <pic:cNvPicPr/>
                  </pic:nvPicPr>
                  <pic:blipFill>
                    <a:blip r:embed="rId53">
                      <a:extLst>
                        <a:ext uri="{28A0092B-C50C-407E-A947-70E740481C1C}">
                          <a14:useLocalDpi xmlns:a14="http://schemas.microsoft.com/office/drawing/2010/main" val="0"/>
                        </a:ext>
                      </a:extLst>
                    </a:blip>
                    <a:stretch>
                      <a:fillRect/>
                    </a:stretch>
                  </pic:blipFill>
                  <pic:spPr>
                    <a:xfrm>
                      <a:off x="0" y="0"/>
                      <a:ext cx="6400800" cy="2757170"/>
                    </a:xfrm>
                    <a:prstGeom prst="rect">
                      <a:avLst/>
                    </a:prstGeom>
                    <a:ln>
                      <a:solidFill>
                        <a:schemeClr val="tx1"/>
                      </a:solidFill>
                    </a:ln>
                  </pic:spPr>
                </pic:pic>
              </a:graphicData>
            </a:graphic>
          </wp:inline>
        </w:drawing>
      </w:r>
    </w:p>
    <w:p w:rsidR="00CF3393" w:rsidRPr="00CF3393" w:rsidRDefault="00CF3393" w:rsidP="00CF3393"/>
    <w:p w:rsidR="00CF3393" w:rsidRDefault="00CF3393" w:rsidP="00CF3393">
      <w:pPr>
        <w:pStyle w:val="Heading2"/>
      </w:pPr>
      <w:bookmarkStart w:id="176" w:name="_Cancel_Payment_:_2"/>
      <w:bookmarkStart w:id="177" w:name="_Toc528055927"/>
      <w:bookmarkEnd w:id="176"/>
      <w:r>
        <w:t>Cancel Payment : Payment Type is ”</w:t>
      </w:r>
      <w:r w:rsidR="00917A8F">
        <w:t>CHK</w:t>
      </w:r>
      <w:r w:rsidRPr="00CF3393">
        <w:t xml:space="preserve">” </w:t>
      </w:r>
      <w:r>
        <w:t>(Workflow 12)</w:t>
      </w:r>
      <w:bookmarkEnd w:id="177"/>
    </w:p>
    <w:p w:rsidR="00917A8F" w:rsidRPr="00917A8F" w:rsidRDefault="00917A8F" w:rsidP="00917A8F">
      <w:r>
        <w:rPr>
          <w:noProof/>
          <w:lang w:val="en-US"/>
        </w:rPr>
        <w:drawing>
          <wp:inline distT="0" distB="0" distL="0" distR="0" wp14:anchorId="1EA5C5DB" wp14:editId="58A425B1">
            <wp:extent cx="6400800" cy="2784475"/>
            <wp:effectExtent l="19050" t="19050" r="19050" b="158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kflow 12.png"/>
                    <pic:cNvPicPr/>
                  </pic:nvPicPr>
                  <pic:blipFill>
                    <a:blip r:embed="rId54">
                      <a:extLst>
                        <a:ext uri="{28A0092B-C50C-407E-A947-70E740481C1C}">
                          <a14:useLocalDpi xmlns:a14="http://schemas.microsoft.com/office/drawing/2010/main" val="0"/>
                        </a:ext>
                      </a:extLst>
                    </a:blip>
                    <a:stretch>
                      <a:fillRect/>
                    </a:stretch>
                  </pic:blipFill>
                  <pic:spPr>
                    <a:xfrm>
                      <a:off x="0" y="0"/>
                      <a:ext cx="6400800" cy="2784475"/>
                    </a:xfrm>
                    <a:prstGeom prst="rect">
                      <a:avLst/>
                    </a:prstGeom>
                    <a:ln>
                      <a:solidFill>
                        <a:schemeClr val="tx1"/>
                      </a:solidFill>
                    </a:ln>
                  </pic:spPr>
                </pic:pic>
              </a:graphicData>
            </a:graphic>
          </wp:inline>
        </w:drawing>
      </w:r>
    </w:p>
    <w:p w:rsidR="00CF3393" w:rsidRDefault="00CF3393" w:rsidP="00CF3393">
      <w:pPr>
        <w:jc w:val="center"/>
      </w:pPr>
    </w:p>
    <w:p w:rsidR="00917A8F" w:rsidRDefault="00917A8F" w:rsidP="00917A8F">
      <w:pPr>
        <w:pStyle w:val="Heading2"/>
      </w:pPr>
      <w:bookmarkStart w:id="178" w:name="_Payment_Authorization_(Workflow"/>
      <w:bookmarkStart w:id="179" w:name="_Toc528055928"/>
      <w:bookmarkEnd w:id="178"/>
      <w:r>
        <w:lastRenderedPageBreak/>
        <w:t>Payment Authorization</w:t>
      </w:r>
      <w:r w:rsidRPr="00CF3393">
        <w:t xml:space="preserve"> </w:t>
      </w:r>
      <w:r>
        <w:t>(Workflow 13)</w:t>
      </w:r>
      <w:bookmarkEnd w:id="179"/>
    </w:p>
    <w:p w:rsidR="00917A8F" w:rsidRPr="00917A8F" w:rsidRDefault="00917A8F" w:rsidP="00917A8F">
      <w:pPr>
        <w:jc w:val="center"/>
      </w:pPr>
      <w:r>
        <w:rPr>
          <w:noProof/>
          <w:lang w:val="en-US"/>
        </w:rPr>
        <w:drawing>
          <wp:inline distT="0" distB="0" distL="0" distR="0" wp14:anchorId="2C46EDEA" wp14:editId="3821F217">
            <wp:extent cx="6400800" cy="3103880"/>
            <wp:effectExtent l="19050" t="19050" r="19050" b="203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kflow 13.png"/>
                    <pic:cNvPicPr/>
                  </pic:nvPicPr>
                  <pic:blipFill>
                    <a:blip r:embed="rId55">
                      <a:extLst>
                        <a:ext uri="{28A0092B-C50C-407E-A947-70E740481C1C}">
                          <a14:useLocalDpi xmlns:a14="http://schemas.microsoft.com/office/drawing/2010/main" val="0"/>
                        </a:ext>
                      </a:extLst>
                    </a:blip>
                    <a:stretch>
                      <a:fillRect/>
                    </a:stretch>
                  </pic:blipFill>
                  <pic:spPr>
                    <a:xfrm>
                      <a:off x="0" y="0"/>
                      <a:ext cx="6400800" cy="3103880"/>
                    </a:xfrm>
                    <a:prstGeom prst="rect">
                      <a:avLst/>
                    </a:prstGeom>
                    <a:ln>
                      <a:solidFill>
                        <a:schemeClr val="tx1"/>
                      </a:solidFill>
                    </a:ln>
                  </pic:spPr>
                </pic:pic>
              </a:graphicData>
            </a:graphic>
          </wp:inline>
        </w:drawing>
      </w:r>
    </w:p>
    <w:p w:rsidR="00917A8F" w:rsidRPr="00CF3393" w:rsidRDefault="00917A8F" w:rsidP="00CF3393">
      <w:pPr>
        <w:jc w:val="center"/>
      </w:pPr>
    </w:p>
    <w:p w:rsidR="000D2714" w:rsidRPr="00EC0B45" w:rsidRDefault="000D2714" w:rsidP="000D2714">
      <w:pPr>
        <w:pStyle w:val="Heading1"/>
      </w:pPr>
      <w:bookmarkStart w:id="180" w:name="_Toc528055929"/>
      <w:r w:rsidRPr="00EC0B45">
        <w:lastRenderedPageBreak/>
        <w:t>Non Functional Requirements</w:t>
      </w:r>
      <w:bookmarkEnd w:id="180"/>
    </w:p>
    <w:p w:rsidR="00ED34F8" w:rsidRPr="005633F8" w:rsidRDefault="00ED34F8" w:rsidP="0085787D">
      <w:pPr>
        <w:pStyle w:val="Heading2"/>
      </w:pPr>
      <w:bookmarkStart w:id="181" w:name="_Toc471219203"/>
      <w:bookmarkStart w:id="182" w:name="_Toc528055930"/>
      <w:r w:rsidRPr="005633F8">
        <w:t>Volume / Potential Growth</w:t>
      </w:r>
      <w:bookmarkEnd w:id="181"/>
      <w:bookmarkEnd w:id="182"/>
    </w:p>
    <w:p w:rsidR="00ED34F8" w:rsidRPr="005633F8" w:rsidRDefault="00ED34F8" w:rsidP="00ED34F8">
      <w:r w:rsidRPr="005633F8">
        <w:t>Performance testing must be done to ensure that the application can support the expected volumes.</w:t>
      </w:r>
    </w:p>
    <w:p w:rsidR="00ED34F8" w:rsidRPr="005633F8" w:rsidRDefault="00ED34F8" w:rsidP="00ED34F8">
      <w:r w:rsidRPr="005633F8">
        <w:t>The expected volumes are as follows:</w:t>
      </w:r>
    </w:p>
    <w:tbl>
      <w:tblPr>
        <w:tblW w:w="9923" w:type="dxa"/>
        <w:tblInd w:w="108" w:type="dxa"/>
        <w:tblBorders>
          <w:top w:val="nil"/>
          <w:left w:val="nil"/>
          <w:bottom w:val="nil"/>
          <w:right w:val="nil"/>
        </w:tblBorders>
        <w:tblLayout w:type="fixed"/>
        <w:tblLook w:val="0000" w:firstRow="0" w:lastRow="0" w:firstColumn="0" w:lastColumn="0" w:noHBand="0" w:noVBand="0"/>
      </w:tblPr>
      <w:tblGrid>
        <w:gridCol w:w="2694"/>
        <w:gridCol w:w="1445"/>
        <w:gridCol w:w="1446"/>
        <w:gridCol w:w="1446"/>
        <w:gridCol w:w="1446"/>
        <w:gridCol w:w="1446"/>
      </w:tblGrid>
      <w:tr w:rsidR="00ED34F8" w:rsidRPr="00085CAD" w:rsidTr="003D36AB">
        <w:trPr>
          <w:trHeight w:val="20"/>
        </w:trPr>
        <w:tc>
          <w:tcPr>
            <w:tcW w:w="2694" w:type="dxa"/>
            <w:tcBorders>
              <w:top w:val="single" w:sz="4" w:space="0" w:color="auto"/>
              <w:left w:val="single" w:sz="4" w:space="0" w:color="auto"/>
              <w:bottom w:val="single" w:sz="4" w:space="0" w:color="auto"/>
              <w:right w:val="single" w:sz="4" w:space="0" w:color="auto"/>
            </w:tcBorders>
            <w:shd w:val="clear" w:color="auto" w:fill="808080" w:themeFill="background1" w:themeFillShade="80"/>
          </w:tcPr>
          <w:p w:rsidR="00ED34F8" w:rsidRPr="005633F8" w:rsidRDefault="00ED34F8" w:rsidP="00EC7C7D">
            <w:pPr>
              <w:pStyle w:val="TableHeader"/>
            </w:pPr>
            <w:r w:rsidRPr="005633F8">
              <w:t>Number of Clients</w:t>
            </w:r>
          </w:p>
        </w:tc>
        <w:tc>
          <w:tcPr>
            <w:tcW w:w="1445" w:type="dxa"/>
            <w:tcBorders>
              <w:top w:val="single" w:sz="4" w:space="0" w:color="auto"/>
              <w:left w:val="single" w:sz="4" w:space="0" w:color="auto"/>
              <w:bottom w:val="single" w:sz="4" w:space="0" w:color="auto"/>
              <w:right w:val="single" w:sz="4" w:space="0" w:color="auto"/>
            </w:tcBorders>
            <w:shd w:val="clear" w:color="auto" w:fill="808080" w:themeFill="background1" w:themeFillShade="80"/>
          </w:tcPr>
          <w:p w:rsidR="00ED34F8" w:rsidRPr="005633F8" w:rsidRDefault="00ED34F8" w:rsidP="00EC7C7D">
            <w:pPr>
              <w:pStyle w:val="TableHeader"/>
            </w:pPr>
            <w:r w:rsidRPr="005633F8">
              <w:t>Year 1</w:t>
            </w:r>
          </w:p>
        </w:tc>
        <w:tc>
          <w:tcPr>
            <w:tcW w:w="1446" w:type="dxa"/>
            <w:tcBorders>
              <w:top w:val="single" w:sz="4" w:space="0" w:color="auto"/>
              <w:left w:val="single" w:sz="4" w:space="0" w:color="auto"/>
              <w:bottom w:val="single" w:sz="4" w:space="0" w:color="auto"/>
              <w:right w:val="single" w:sz="4" w:space="0" w:color="auto"/>
            </w:tcBorders>
            <w:shd w:val="clear" w:color="auto" w:fill="808080" w:themeFill="background1" w:themeFillShade="80"/>
          </w:tcPr>
          <w:p w:rsidR="00ED34F8" w:rsidRPr="005633F8" w:rsidRDefault="00ED34F8" w:rsidP="00EC7C7D">
            <w:pPr>
              <w:pStyle w:val="TableHeader"/>
            </w:pPr>
            <w:r w:rsidRPr="005633F8">
              <w:t>Year 2</w:t>
            </w:r>
          </w:p>
        </w:tc>
        <w:tc>
          <w:tcPr>
            <w:tcW w:w="1446" w:type="dxa"/>
            <w:tcBorders>
              <w:top w:val="single" w:sz="4" w:space="0" w:color="auto"/>
              <w:left w:val="single" w:sz="4" w:space="0" w:color="auto"/>
              <w:bottom w:val="single" w:sz="4" w:space="0" w:color="auto"/>
              <w:right w:val="single" w:sz="4" w:space="0" w:color="auto"/>
            </w:tcBorders>
            <w:shd w:val="clear" w:color="auto" w:fill="808080" w:themeFill="background1" w:themeFillShade="80"/>
          </w:tcPr>
          <w:p w:rsidR="00ED34F8" w:rsidRPr="005633F8" w:rsidRDefault="00ED34F8" w:rsidP="00EC7C7D">
            <w:pPr>
              <w:pStyle w:val="TableHeader"/>
            </w:pPr>
            <w:r w:rsidRPr="005633F8">
              <w:t>Year 3</w:t>
            </w:r>
          </w:p>
        </w:tc>
        <w:tc>
          <w:tcPr>
            <w:tcW w:w="1446" w:type="dxa"/>
            <w:tcBorders>
              <w:top w:val="single" w:sz="4" w:space="0" w:color="auto"/>
              <w:left w:val="single" w:sz="4" w:space="0" w:color="auto"/>
              <w:bottom w:val="single" w:sz="4" w:space="0" w:color="auto"/>
              <w:right w:val="single" w:sz="4" w:space="0" w:color="auto"/>
            </w:tcBorders>
            <w:shd w:val="clear" w:color="auto" w:fill="808080" w:themeFill="background1" w:themeFillShade="80"/>
          </w:tcPr>
          <w:p w:rsidR="00ED34F8" w:rsidRPr="005633F8" w:rsidRDefault="00ED34F8" w:rsidP="00EC7C7D">
            <w:pPr>
              <w:pStyle w:val="TableHeader"/>
            </w:pPr>
            <w:r w:rsidRPr="005633F8">
              <w:t>Year 4</w:t>
            </w:r>
          </w:p>
        </w:tc>
        <w:tc>
          <w:tcPr>
            <w:tcW w:w="1446" w:type="dxa"/>
            <w:tcBorders>
              <w:top w:val="single" w:sz="4" w:space="0" w:color="auto"/>
              <w:left w:val="single" w:sz="4" w:space="0" w:color="auto"/>
              <w:bottom w:val="single" w:sz="4" w:space="0" w:color="auto"/>
              <w:right w:val="single" w:sz="4" w:space="0" w:color="auto"/>
            </w:tcBorders>
            <w:shd w:val="clear" w:color="auto" w:fill="808080" w:themeFill="background1" w:themeFillShade="80"/>
          </w:tcPr>
          <w:p w:rsidR="00ED34F8" w:rsidRPr="005633F8" w:rsidRDefault="00ED34F8" w:rsidP="00EC7C7D">
            <w:pPr>
              <w:pStyle w:val="TableHeader"/>
            </w:pPr>
            <w:r w:rsidRPr="005633F8">
              <w:t>Year 5</w:t>
            </w:r>
          </w:p>
        </w:tc>
      </w:tr>
      <w:tr w:rsidR="00ED34F8" w:rsidRPr="00085CAD" w:rsidTr="003D36AB">
        <w:trPr>
          <w:trHeight w:val="20"/>
        </w:trPr>
        <w:tc>
          <w:tcPr>
            <w:tcW w:w="2694" w:type="dxa"/>
            <w:tcBorders>
              <w:top w:val="single" w:sz="4" w:space="0" w:color="auto"/>
              <w:left w:val="single" w:sz="4" w:space="0" w:color="auto"/>
              <w:bottom w:val="single" w:sz="4" w:space="0" w:color="auto"/>
              <w:right w:val="single" w:sz="4" w:space="0" w:color="auto"/>
            </w:tcBorders>
          </w:tcPr>
          <w:p w:rsidR="00ED34F8" w:rsidRPr="005633F8" w:rsidRDefault="00ED34F8" w:rsidP="00EC7C7D">
            <w:pPr>
              <w:pStyle w:val="TableBody"/>
            </w:pPr>
            <w:r w:rsidRPr="005633F8">
              <w:t xml:space="preserve">Small </w:t>
            </w:r>
          </w:p>
        </w:tc>
        <w:tc>
          <w:tcPr>
            <w:tcW w:w="1445" w:type="dxa"/>
            <w:tcBorders>
              <w:top w:val="single" w:sz="4" w:space="0" w:color="auto"/>
              <w:left w:val="single" w:sz="4" w:space="0" w:color="auto"/>
              <w:bottom w:val="single" w:sz="4" w:space="0" w:color="auto"/>
              <w:right w:val="single" w:sz="4" w:space="0" w:color="auto"/>
            </w:tcBorders>
          </w:tcPr>
          <w:p w:rsidR="00ED34F8" w:rsidRPr="005633F8" w:rsidRDefault="00ED34F8" w:rsidP="00EC7C7D">
            <w:pPr>
              <w:pStyle w:val="TableBody"/>
            </w:pPr>
            <w:r w:rsidRPr="005633F8">
              <w:t xml:space="preserve"> </w:t>
            </w:r>
          </w:p>
        </w:tc>
        <w:tc>
          <w:tcPr>
            <w:tcW w:w="1446" w:type="dxa"/>
            <w:tcBorders>
              <w:top w:val="single" w:sz="4" w:space="0" w:color="auto"/>
              <w:left w:val="single" w:sz="4" w:space="0" w:color="auto"/>
              <w:bottom w:val="single" w:sz="4" w:space="0" w:color="auto"/>
              <w:right w:val="single" w:sz="4" w:space="0" w:color="auto"/>
            </w:tcBorders>
          </w:tcPr>
          <w:p w:rsidR="00ED34F8" w:rsidRPr="005633F8" w:rsidRDefault="00ED34F8" w:rsidP="00EC7C7D">
            <w:pPr>
              <w:pStyle w:val="TableBody"/>
            </w:pPr>
          </w:p>
        </w:tc>
        <w:tc>
          <w:tcPr>
            <w:tcW w:w="1446" w:type="dxa"/>
            <w:tcBorders>
              <w:top w:val="single" w:sz="4" w:space="0" w:color="auto"/>
              <w:left w:val="single" w:sz="4" w:space="0" w:color="auto"/>
              <w:bottom w:val="single" w:sz="4" w:space="0" w:color="auto"/>
              <w:right w:val="single" w:sz="4" w:space="0" w:color="auto"/>
            </w:tcBorders>
          </w:tcPr>
          <w:p w:rsidR="00ED34F8" w:rsidRPr="005633F8" w:rsidRDefault="00ED34F8" w:rsidP="00EC7C7D">
            <w:pPr>
              <w:pStyle w:val="TableBody"/>
            </w:pPr>
          </w:p>
        </w:tc>
        <w:tc>
          <w:tcPr>
            <w:tcW w:w="1446" w:type="dxa"/>
            <w:tcBorders>
              <w:top w:val="single" w:sz="4" w:space="0" w:color="auto"/>
              <w:left w:val="single" w:sz="4" w:space="0" w:color="auto"/>
              <w:bottom w:val="single" w:sz="4" w:space="0" w:color="auto"/>
              <w:right w:val="single" w:sz="4" w:space="0" w:color="auto"/>
            </w:tcBorders>
          </w:tcPr>
          <w:p w:rsidR="00ED34F8" w:rsidRPr="005633F8" w:rsidRDefault="00ED34F8" w:rsidP="00EC7C7D">
            <w:pPr>
              <w:pStyle w:val="TableBody"/>
            </w:pPr>
          </w:p>
        </w:tc>
        <w:tc>
          <w:tcPr>
            <w:tcW w:w="1446" w:type="dxa"/>
            <w:tcBorders>
              <w:top w:val="single" w:sz="4" w:space="0" w:color="auto"/>
              <w:left w:val="single" w:sz="4" w:space="0" w:color="auto"/>
              <w:bottom w:val="single" w:sz="4" w:space="0" w:color="auto"/>
              <w:right w:val="single" w:sz="4" w:space="0" w:color="auto"/>
            </w:tcBorders>
          </w:tcPr>
          <w:p w:rsidR="00ED34F8" w:rsidRPr="005633F8" w:rsidRDefault="00ED34F8" w:rsidP="00EC7C7D">
            <w:pPr>
              <w:pStyle w:val="TableBody"/>
            </w:pPr>
          </w:p>
        </w:tc>
      </w:tr>
      <w:tr w:rsidR="00ED34F8" w:rsidRPr="00085CAD" w:rsidTr="003D36AB">
        <w:trPr>
          <w:trHeight w:val="20"/>
        </w:trPr>
        <w:tc>
          <w:tcPr>
            <w:tcW w:w="2694" w:type="dxa"/>
            <w:tcBorders>
              <w:top w:val="single" w:sz="4" w:space="0" w:color="auto"/>
              <w:left w:val="single" w:sz="4" w:space="0" w:color="auto"/>
              <w:bottom w:val="single" w:sz="4" w:space="0" w:color="auto"/>
              <w:right w:val="single" w:sz="4" w:space="0" w:color="auto"/>
            </w:tcBorders>
          </w:tcPr>
          <w:p w:rsidR="00ED34F8" w:rsidRPr="005633F8" w:rsidRDefault="00ED34F8" w:rsidP="00EC7C7D">
            <w:pPr>
              <w:pStyle w:val="TableBody"/>
            </w:pPr>
            <w:r w:rsidRPr="005633F8">
              <w:t xml:space="preserve">Medium </w:t>
            </w:r>
          </w:p>
        </w:tc>
        <w:tc>
          <w:tcPr>
            <w:tcW w:w="1445" w:type="dxa"/>
            <w:tcBorders>
              <w:top w:val="single" w:sz="4" w:space="0" w:color="auto"/>
              <w:left w:val="single" w:sz="4" w:space="0" w:color="auto"/>
              <w:bottom w:val="single" w:sz="4" w:space="0" w:color="auto"/>
              <w:right w:val="single" w:sz="4" w:space="0" w:color="auto"/>
            </w:tcBorders>
          </w:tcPr>
          <w:p w:rsidR="00ED34F8" w:rsidRPr="005633F8" w:rsidRDefault="00ED34F8" w:rsidP="00EC7C7D">
            <w:pPr>
              <w:pStyle w:val="TableBody"/>
            </w:pPr>
            <w:r w:rsidRPr="005633F8">
              <w:t xml:space="preserve"> </w:t>
            </w:r>
          </w:p>
        </w:tc>
        <w:tc>
          <w:tcPr>
            <w:tcW w:w="1446" w:type="dxa"/>
            <w:tcBorders>
              <w:top w:val="single" w:sz="4" w:space="0" w:color="auto"/>
              <w:left w:val="single" w:sz="4" w:space="0" w:color="auto"/>
              <w:bottom w:val="single" w:sz="4" w:space="0" w:color="auto"/>
              <w:right w:val="single" w:sz="4" w:space="0" w:color="auto"/>
            </w:tcBorders>
          </w:tcPr>
          <w:p w:rsidR="00ED34F8" w:rsidRPr="005633F8" w:rsidRDefault="00ED34F8" w:rsidP="00EC7C7D">
            <w:pPr>
              <w:pStyle w:val="TableBody"/>
            </w:pPr>
            <w:r w:rsidRPr="005633F8">
              <w:t xml:space="preserve"> </w:t>
            </w:r>
          </w:p>
        </w:tc>
        <w:tc>
          <w:tcPr>
            <w:tcW w:w="1446" w:type="dxa"/>
            <w:tcBorders>
              <w:top w:val="single" w:sz="4" w:space="0" w:color="auto"/>
              <w:left w:val="single" w:sz="4" w:space="0" w:color="auto"/>
              <w:bottom w:val="single" w:sz="4" w:space="0" w:color="auto"/>
              <w:right w:val="single" w:sz="4" w:space="0" w:color="auto"/>
            </w:tcBorders>
          </w:tcPr>
          <w:p w:rsidR="00ED34F8" w:rsidRPr="005633F8" w:rsidRDefault="00ED34F8" w:rsidP="00EC7C7D">
            <w:pPr>
              <w:pStyle w:val="TableBody"/>
            </w:pPr>
          </w:p>
        </w:tc>
        <w:tc>
          <w:tcPr>
            <w:tcW w:w="1446" w:type="dxa"/>
            <w:tcBorders>
              <w:top w:val="single" w:sz="4" w:space="0" w:color="auto"/>
              <w:left w:val="single" w:sz="4" w:space="0" w:color="auto"/>
              <w:bottom w:val="single" w:sz="4" w:space="0" w:color="auto"/>
              <w:right w:val="single" w:sz="4" w:space="0" w:color="auto"/>
            </w:tcBorders>
          </w:tcPr>
          <w:p w:rsidR="00ED34F8" w:rsidRPr="005633F8" w:rsidRDefault="00ED34F8" w:rsidP="00EC7C7D">
            <w:pPr>
              <w:pStyle w:val="TableBody"/>
            </w:pPr>
          </w:p>
        </w:tc>
        <w:tc>
          <w:tcPr>
            <w:tcW w:w="1446" w:type="dxa"/>
            <w:tcBorders>
              <w:top w:val="single" w:sz="4" w:space="0" w:color="auto"/>
              <w:left w:val="single" w:sz="4" w:space="0" w:color="auto"/>
              <w:bottom w:val="single" w:sz="4" w:space="0" w:color="auto"/>
              <w:right w:val="single" w:sz="4" w:space="0" w:color="auto"/>
            </w:tcBorders>
          </w:tcPr>
          <w:p w:rsidR="00ED34F8" w:rsidRPr="005633F8" w:rsidRDefault="00ED34F8" w:rsidP="00EC7C7D">
            <w:pPr>
              <w:pStyle w:val="TableBody"/>
            </w:pPr>
          </w:p>
        </w:tc>
      </w:tr>
      <w:tr w:rsidR="00ED34F8" w:rsidRPr="00085CAD" w:rsidTr="003D36AB">
        <w:trPr>
          <w:trHeight w:val="20"/>
        </w:trPr>
        <w:tc>
          <w:tcPr>
            <w:tcW w:w="2694" w:type="dxa"/>
            <w:tcBorders>
              <w:top w:val="single" w:sz="4" w:space="0" w:color="auto"/>
              <w:left w:val="single" w:sz="4" w:space="0" w:color="auto"/>
              <w:bottom w:val="single" w:sz="4" w:space="0" w:color="auto"/>
              <w:right w:val="single" w:sz="4" w:space="0" w:color="auto"/>
            </w:tcBorders>
          </w:tcPr>
          <w:p w:rsidR="00ED34F8" w:rsidRPr="005633F8" w:rsidRDefault="00ED34F8" w:rsidP="00EC7C7D">
            <w:pPr>
              <w:pStyle w:val="TableBody"/>
            </w:pPr>
            <w:r w:rsidRPr="005633F8">
              <w:t xml:space="preserve">Large </w:t>
            </w:r>
          </w:p>
        </w:tc>
        <w:tc>
          <w:tcPr>
            <w:tcW w:w="1445" w:type="dxa"/>
            <w:tcBorders>
              <w:top w:val="single" w:sz="4" w:space="0" w:color="auto"/>
              <w:left w:val="single" w:sz="4" w:space="0" w:color="auto"/>
              <w:bottom w:val="single" w:sz="4" w:space="0" w:color="auto"/>
              <w:right w:val="single" w:sz="4" w:space="0" w:color="auto"/>
            </w:tcBorders>
          </w:tcPr>
          <w:p w:rsidR="00ED34F8" w:rsidRPr="005633F8" w:rsidRDefault="00ED34F8" w:rsidP="00EC7C7D">
            <w:pPr>
              <w:pStyle w:val="TableBody"/>
            </w:pPr>
          </w:p>
        </w:tc>
        <w:tc>
          <w:tcPr>
            <w:tcW w:w="1446" w:type="dxa"/>
            <w:tcBorders>
              <w:top w:val="single" w:sz="4" w:space="0" w:color="auto"/>
              <w:left w:val="single" w:sz="4" w:space="0" w:color="auto"/>
              <w:bottom w:val="single" w:sz="4" w:space="0" w:color="auto"/>
              <w:right w:val="single" w:sz="4" w:space="0" w:color="auto"/>
            </w:tcBorders>
          </w:tcPr>
          <w:p w:rsidR="00ED34F8" w:rsidRPr="005633F8" w:rsidRDefault="00ED34F8" w:rsidP="00EC7C7D">
            <w:pPr>
              <w:pStyle w:val="TableBody"/>
            </w:pPr>
            <w:r w:rsidRPr="005633F8">
              <w:t xml:space="preserve"> </w:t>
            </w:r>
          </w:p>
        </w:tc>
        <w:tc>
          <w:tcPr>
            <w:tcW w:w="1446" w:type="dxa"/>
            <w:tcBorders>
              <w:top w:val="single" w:sz="4" w:space="0" w:color="auto"/>
              <w:left w:val="single" w:sz="4" w:space="0" w:color="auto"/>
              <w:bottom w:val="single" w:sz="4" w:space="0" w:color="auto"/>
              <w:right w:val="single" w:sz="4" w:space="0" w:color="auto"/>
            </w:tcBorders>
          </w:tcPr>
          <w:p w:rsidR="00ED34F8" w:rsidRPr="005633F8" w:rsidRDefault="00ED34F8" w:rsidP="00EC7C7D">
            <w:pPr>
              <w:pStyle w:val="TableBody"/>
            </w:pPr>
          </w:p>
        </w:tc>
        <w:tc>
          <w:tcPr>
            <w:tcW w:w="1446" w:type="dxa"/>
            <w:tcBorders>
              <w:top w:val="single" w:sz="4" w:space="0" w:color="auto"/>
              <w:left w:val="single" w:sz="4" w:space="0" w:color="auto"/>
              <w:bottom w:val="single" w:sz="4" w:space="0" w:color="auto"/>
              <w:right w:val="single" w:sz="4" w:space="0" w:color="auto"/>
            </w:tcBorders>
          </w:tcPr>
          <w:p w:rsidR="00ED34F8" w:rsidRPr="005633F8" w:rsidRDefault="00ED34F8" w:rsidP="00EC7C7D">
            <w:pPr>
              <w:pStyle w:val="TableBody"/>
            </w:pPr>
          </w:p>
        </w:tc>
        <w:tc>
          <w:tcPr>
            <w:tcW w:w="1446" w:type="dxa"/>
            <w:tcBorders>
              <w:top w:val="single" w:sz="4" w:space="0" w:color="auto"/>
              <w:left w:val="single" w:sz="4" w:space="0" w:color="auto"/>
              <w:bottom w:val="single" w:sz="4" w:space="0" w:color="auto"/>
              <w:right w:val="single" w:sz="4" w:space="0" w:color="auto"/>
            </w:tcBorders>
          </w:tcPr>
          <w:p w:rsidR="00ED34F8" w:rsidRPr="005633F8" w:rsidRDefault="00ED34F8" w:rsidP="00EC7C7D">
            <w:pPr>
              <w:pStyle w:val="TableBody"/>
            </w:pPr>
            <w:r w:rsidRPr="005633F8">
              <w:t xml:space="preserve"> </w:t>
            </w:r>
          </w:p>
        </w:tc>
      </w:tr>
      <w:tr w:rsidR="00ED34F8" w:rsidRPr="00085CAD" w:rsidTr="003D36AB">
        <w:trPr>
          <w:trHeight w:val="20"/>
        </w:trPr>
        <w:tc>
          <w:tcPr>
            <w:tcW w:w="2694" w:type="dxa"/>
            <w:tcBorders>
              <w:top w:val="single" w:sz="4" w:space="0" w:color="auto"/>
              <w:left w:val="single" w:sz="4" w:space="0" w:color="auto"/>
              <w:bottom w:val="single" w:sz="4" w:space="0" w:color="auto"/>
              <w:right w:val="single" w:sz="4" w:space="0" w:color="auto"/>
            </w:tcBorders>
          </w:tcPr>
          <w:p w:rsidR="00ED34F8" w:rsidRPr="005633F8" w:rsidRDefault="00ED34F8" w:rsidP="00EC7C7D">
            <w:pPr>
              <w:pStyle w:val="TableBody"/>
            </w:pPr>
            <w:r w:rsidRPr="005633F8">
              <w:rPr>
                <w:bCs/>
              </w:rPr>
              <w:t>TOTAL</w:t>
            </w:r>
          </w:p>
        </w:tc>
        <w:tc>
          <w:tcPr>
            <w:tcW w:w="1445" w:type="dxa"/>
            <w:tcBorders>
              <w:top w:val="single" w:sz="4" w:space="0" w:color="auto"/>
              <w:left w:val="single" w:sz="4" w:space="0" w:color="auto"/>
              <w:bottom w:val="single" w:sz="4" w:space="0" w:color="auto"/>
              <w:right w:val="single" w:sz="4" w:space="0" w:color="auto"/>
            </w:tcBorders>
          </w:tcPr>
          <w:p w:rsidR="00ED34F8" w:rsidRPr="005633F8" w:rsidRDefault="00ED34F8" w:rsidP="00EC7C7D">
            <w:pPr>
              <w:pStyle w:val="TableBody"/>
            </w:pPr>
          </w:p>
        </w:tc>
        <w:tc>
          <w:tcPr>
            <w:tcW w:w="1446" w:type="dxa"/>
            <w:tcBorders>
              <w:top w:val="single" w:sz="4" w:space="0" w:color="auto"/>
              <w:left w:val="single" w:sz="4" w:space="0" w:color="auto"/>
              <w:bottom w:val="single" w:sz="4" w:space="0" w:color="auto"/>
              <w:right w:val="single" w:sz="4" w:space="0" w:color="auto"/>
            </w:tcBorders>
          </w:tcPr>
          <w:p w:rsidR="00ED34F8" w:rsidRPr="005633F8" w:rsidRDefault="00ED34F8" w:rsidP="00EC7C7D">
            <w:pPr>
              <w:pStyle w:val="TableBody"/>
            </w:pPr>
            <w:r w:rsidRPr="005633F8">
              <w:rPr>
                <w:bCs/>
              </w:rPr>
              <w:t xml:space="preserve"> </w:t>
            </w:r>
          </w:p>
        </w:tc>
        <w:tc>
          <w:tcPr>
            <w:tcW w:w="1446" w:type="dxa"/>
            <w:tcBorders>
              <w:top w:val="single" w:sz="4" w:space="0" w:color="auto"/>
              <w:left w:val="single" w:sz="4" w:space="0" w:color="auto"/>
              <w:bottom w:val="single" w:sz="4" w:space="0" w:color="auto"/>
              <w:right w:val="single" w:sz="4" w:space="0" w:color="auto"/>
            </w:tcBorders>
          </w:tcPr>
          <w:p w:rsidR="00ED34F8" w:rsidRPr="005633F8" w:rsidRDefault="00ED34F8" w:rsidP="00EC7C7D">
            <w:pPr>
              <w:pStyle w:val="TableBody"/>
            </w:pPr>
          </w:p>
        </w:tc>
        <w:tc>
          <w:tcPr>
            <w:tcW w:w="1446" w:type="dxa"/>
            <w:tcBorders>
              <w:top w:val="single" w:sz="4" w:space="0" w:color="auto"/>
              <w:left w:val="single" w:sz="4" w:space="0" w:color="auto"/>
              <w:bottom w:val="single" w:sz="4" w:space="0" w:color="auto"/>
              <w:right w:val="single" w:sz="4" w:space="0" w:color="auto"/>
            </w:tcBorders>
          </w:tcPr>
          <w:p w:rsidR="00ED34F8" w:rsidRPr="005633F8" w:rsidRDefault="00ED34F8" w:rsidP="00EC7C7D">
            <w:pPr>
              <w:pStyle w:val="TableBody"/>
            </w:pPr>
          </w:p>
        </w:tc>
        <w:tc>
          <w:tcPr>
            <w:tcW w:w="1446" w:type="dxa"/>
            <w:tcBorders>
              <w:top w:val="single" w:sz="4" w:space="0" w:color="auto"/>
              <w:left w:val="single" w:sz="4" w:space="0" w:color="auto"/>
              <w:bottom w:val="single" w:sz="4" w:space="0" w:color="auto"/>
              <w:right w:val="single" w:sz="4" w:space="0" w:color="auto"/>
            </w:tcBorders>
          </w:tcPr>
          <w:p w:rsidR="00ED34F8" w:rsidRPr="005633F8" w:rsidRDefault="00ED34F8" w:rsidP="00EC7C7D">
            <w:pPr>
              <w:pStyle w:val="TableBody"/>
              <w:rPr>
                <w:bCs/>
              </w:rPr>
            </w:pPr>
          </w:p>
        </w:tc>
      </w:tr>
    </w:tbl>
    <w:p w:rsidR="00ED34F8" w:rsidRPr="00085CAD" w:rsidRDefault="00ED34F8" w:rsidP="00ED34F8">
      <w:pPr>
        <w:rPr>
          <w:highlight w:val="yellow"/>
        </w:rPr>
      </w:pPr>
    </w:p>
    <w:tbl>
      <w:tblPr>
        <w:tblW w:w="9923" w:type="dxa"/>
        <w:tblInd w:w="108" w:type="dxa"/>
        <w:tblBorders>
          <w:top w:val="nil"/>
          <w:left w:val="nil"/>
          <w:bottom w:val="nil"/>
          <w:right w:val="nil"/>
        </w:tblBorders>
        <w:tblLayout w:type="fixed"/>
        <w:tblLook w:val="0000" w:firstRow="0" w:lastRow="0" w:firstColumn="0" w:lastColumn="0" w:noHBand="0" w:noVBand="0"/>
      </w:tblPr>
      <w:tblGrid>
        <w:gridCol w:w="2694"/>
        <w:gridCol w:w="1445"/>
        <w:gridCol w:w="1446"/>
        <w:gridCol w:w="1446"/>
        <w:gridCol w:w="1446"/>
        <w:gridCol w:w="1446"/>
      </w:tblGrid>
      <w:tr w:rsidR="00ED34F8" w:rsidRPr="00085CAD" w:rsidTr="003D36AB">
        <w:tc>
          <w:tcPr>
            <w:tcW w:w="2694" w:type="dxa"/>
            <w:tcBorders>
              <w:top w:val="single" w:sz="4" w:space="0" w:color="auto"/>
              <w:left w:val="single" w:sz="4" w:space="0" w:color="auto"/>
              <w:bottom w:val="single" w:sz="4" w:space="0" w:color="auto"/>
              <w:right w:val="single" w:sz="4" w:space="0" w:color="auto"/>
            </w:tcBorders>
            <w:shd w:val="clear" w:color="auto" w:fill="808080" w:themeFill="background1" w:themeFillShade="80"/>
          </w:tcPr>
          <w:p w:rsidR="00ED34F8" w:rsidRPr="00253311" w:rsidRDefault="00ED34F8" w:rsidP="00EC7C7D">
            <w:pPr>
              <w:pStyle w:val="TableHeader"/>
            </w:pPr>
            <w:r w:rsidRPr="00253311">
              <w:t>Consumer Profiles</w:t>
            </w:r>
          </w:p>
        </w:tc>
        <w:tc>
          <w:tcPr>
            <w:tcW w:w="1445" w:type="dxa"/>
            <w:tcBorders>
              <w:top w:val="single" w:sz="4" w:space="0" w:color="auto"/>
              <w:left w:val="single" w:sz="4" w:space="0" w:color="auto"/>
              <w:bottom w:val="single" w:sz="4" w:space="0" w:color="auto"/>
              <w:right w:val="single" w:sz="4" w:space="0" w:color="auto"/>
            </w:tcBorders>
            <w:shd w:val="clear" w:color="auto" w:fill="808080" w:themeFill="background1" w:themeFillShade="80"/>
          </w:tcPr>
          <w:p w:rsidR="00ED34F8" w:rsidRPr="00253311" w:rsidRDefault="00ED34F8" w:rsidP="00EC7C7D">
            <w:pPr>
              <w:pStyle w:val="TableHeader"/>
            </w:pPr>
            <w:r w:rsidRPr="00253311">
              <w:t>Year 1</w:t>
            </w:r>
          </w:p>
        </w:tc>
        <w:tc>
          <w:tcPr>
            <w:tcW w:w="1446" w:type="dxa"/>
            <w:tcBorders>
              <w:top w:val="single" w:sz="4" w:space="0" w:color="auto"/>
              <w:left w:val="single" w:sz="4" w:space="0" w:color="auto"/>
              <w:bottom w:val="single" w:sz="4" w:space="0" w:color="auto"/>
              <w:right w:val="single" w:sz="4" w:space="0" w:color="auto"/>
            </w:tcBorders>
            <w:shd w:val="clear" w:color="auto" w:fill="808080" w:themeFill="background1" w:themeFillShade="80"/>
          </w:tcPr>
          <w:p w:rsidR="00ED34F8" w:rsidRPr="00253311" w:rsidRDefault="00ED34F8" w:rsidP="00EC7C7D">
            <w:pPr>
              <w:pStyle w:val="TableHeader"/>
            </w:pPr>
            <w:r w:rsidRPr="00253311">
              <w:t>Year 2</w:t>
            </w:r>
          </w:p>
        </w:tc>
        <w:tc>
          <w:tcPr>
            <w:tcW w:w="1446" w:type="dxa"/>
            <w:tcBorders>
              <w:top w:val="single" w:sz="4" w:space="0" w:color="auto"/>
              <w:left w:val="single" w:sz="4" w:space="0" w:color="auto"/>
              <w:bottom w:val="single" w:sz="4" w:space="0" w:color="auto"/>
              <w:right w:val="single" w:sz="4" w:space="0" w:color="auto"/>
            </w:tcBorders>
            <w:shd w:val="clear" w:color="auto" w:fill="808080" w:themeFill="background1" w:themeFillShade="80"/>
          </w:tcPr>
          <w:p w:rsidR="00ED34F8" w:rsidRPr="00253311" w:rsidRDefault="00ED34F8" w:rsidP="00EC7C7D">
            <w:pPr>
              <w:pStyle w:val="TableHeader"/>
            </w:pPr>
            <w:r w:rsidRPr="00253311">
              <w:t>Year 3</w:t>
            </w:r>
          </w:p>
        </w:tc>
        <w:tc>
          <w:tcPr>
            <w:tcW w:w="1446" w:type="dxa"/>
            <w:tcBorders>
              <w:top w:val="single" w:sz="4" w:space="0" w:color="auto"/>
              <w:left w:val="single" w:sz="4" w:space="0" w:color="auto"/>
              <w:bottom w:val="single" w:sz="4" w:space="0" w:color="auto"/>
              <w:right w:val="single" w:sz="4" w:space="0" w:color="auto"/>
            </w:tcBorders>
            <w:shd w:val="clear" w:color="auto" w:fill="808080" w:themeFill="background1" w:themeFillShade="80"/>
          </w:tcPr>
          <w:p w:rsidR="00ED34F8" w:rsidRPr="00253311" w:rsidRDefault="00ED34F8" w:rsidP="00EC7C7D">
            <w:pPr>
              <w:pStyle w:val="TableHeader"/>
            </w:pPr>
            <w:r w:rsidRPr="00253311">
              <w:t>Year 4</w:t>
            </w:r>
          </w:p>
        </w:tc>
        <w:tc>
          <w:tcPr>
            <w:tcW w:w="1446" w:type="dxa"/>
            <w:tcBorders>
              <w:top w:val="single" w:sz="4" w:space="0" w:color="auto"/>
              <w:left w:val="single" w:sz="4" w:space="0" w:color="auto"/>
              <w:bottom w:val="single" w:sz="4" w:space="0" w:color="auto"/>
              <w:right w:val="single" w:sz="4" w:space="0" w:color="auto"/>
            </w:tcBorders>
            <w:shd w:val="clear" w:color="auto" w:fill="808080" w:themeFill="background1" w:themeFillShade="80"/>
          </w:tcPr>
          <w:p w:rsidR="00ED34F8" w:rsidRPr="00253311" w:rsidRDefault="00ED34F8" w:rsidP="00EC7C7D">
            <w:pPr>
              <w:pStyle w:val="TableHeader"/>
            </w:pPr>
            <w:r w:rsidRPr="00253311">
              <w:t>Year 5</w:t>
            </w:r>
          </w:p>
        </w:tc>
      </w:tr>
      <w:tr w:rsidR="00ED34F8" w:rsidRPr="00085CAD" w:rsidTr="003D36AB">
        <w:tc>
          <w:tcPr>
            <w:tcW w:w="2694" w:type="dxa"/>
            <w:tcBorders>
              <w:top w:val="single" w:sz="4" w:space="0" w:color="auto"/>
              <w:left w:val="single" w:sz="4" w:space="0" w:color="auto"/>
              <w:bottom w:val="single" w:sz="4" w:space="0" w:color="auto"/>
              <w:right w:val="single" w:sz="4" w:space="0" w:color="auto"/>
            </w:tcBorders>
          </w:tcPr>
          <w:p w:rsidR="00ED34F8" w:rsidRPr="00253311" w:rsidRDefault="00ED34F8" w:rsidP="00EC7C7D">
            <w:pPr>
              <w:pStyle w:val="TableBody"/>
            </w:pPr>
            <w:r w:rsidRPr="00253311">
              <w:t xml:space="preserve">Small </w:t>
            </w:r>
          </w:p>
        </w:tc>
        <w:tc>
          <w:tcPr>
            <w:tcW w:w="1445" w:type="dxa"/>
            <w:tcBorders>
              <w:top w:val="single" w:sz="4" w:space="0" w:color="auto"/>
              <w:left w:val="single" w:sz="4" w:space="0" w:color="auto"/>
              <w:bottom w:val="single" w:sz="4" w:space="0" w:color="auto"/>
              <w:right w:val="single" w:sz="4" w:space="0" w:color="auto"/>
            </w:tcBorders>
          </w:tcPr>
          <w:p w:rsidR="00ED34F8" w:rsidRPr="00253311" w:rsidRDefault="00ED34F8" w:rsidP="00EC7C7D">
            <w:pPr>
              <w:pStyle w:val="TableBody"/>
            </w:pPr>
          </w:p>
        </w:tc>
        <w:tc>
          <w:tcPr>
            <w:tcW w:w="1446" w:type="dxa"/>
            <w:tcBorders>
              <w:top w:val="single" w:sz="4" w:space="0" w:color="auto"/>
              <w:left w:val="single" w:sz="4" w:space="0" w:color="auto"/>
              <w:bottom w:val="single" w:sz="4" w:space="0" w:color="auto"/>
              <w:right w:val="single" w:sz="4" w:space="0" w:color="auto"/>
            </w:tcBorders>
          </w:tcPr>
          <w:p w:rsidR="00ED34F8" w:rsidRPr="00253311" w:rsidRDefault="00ED34F8" w:rsidP="00EC7C7D">
            <w:pPr>
              <w:pStyle w:val="TableBody"/>
            </w:pPr>
          </w:p>
        </w:tc>
        <w:tc>
          <w:tcPr>
            <w:tcW w:w="1446" w:type="dxa"/>
            <w:tcBorders>
              <w:top w:val="single" w:sz="4" w:space="0" w:color="auto"/>
              <w:left w:val="single" w:sz="4" w:space="0" w:color="auto"/>
              <w:bottom w:val="single" w:sz="4" w:space="0" w:color="auto"/>
              <w:right w:val="single" w:sz="4" w:space="0" w:color="auto"/>
            </w:tcBorders>
          </w:tcPr>
          <w:p w:rsidR="00ED34F8" w:rsidRPr="00253311" w:rsidRDefault="00ED34F8" w:rsidP="00EC7C7D">
            <w:pPr>
              <w:pStyle w:val="TableBody"/>
            </w:pPr>
          </w:p>
        </w:tc>
        <w:tc>
          <w:tcPr>
            <w:tcW w:w="1446" w:type="dxa"/>
            <w:tcBorders>
              <w:top w:val="single" w:sz="4" w:space="0" w:color="auto"/>
              <w:left w:val="single" w:sz="4" w:space="0" w:color="auto"/>
              <w:bottom w:val="single" w:sz="4" w:space="0" w:color="auto"/>
              <w:right w:val="single" w:sz="4" w:space="0" w:color="auto"/>
            </w:tcBorders>
          </w:tcPr>
          <w:p w:rsidR="00ED34F8" w:rsidRPr="00253311" w:rsidRDefault="00ED34F8" w:rsidP="00EC7C7D">
            <w:pPr>
              <w:pStyle w:val="TableBody"/>
            </w:pPr>
          </w:p>
        </w:tc>
        <w:tc>
          <w:tcPr>
            <w:tcW w:w="1446" w:type="dxa"/>
            <w:tcBorders>
              <w:top w:val="single" w:sz="4" w:space="0" w:color="auto"/>
              <w:left w:val="single" w:sz="4" w:space="0" w:color="auto"/>
              <w:bottom w:val="single" w:sz="4" w:space="0" w:color="auto"/>
              <w:right w:val="single" w:sz="4" w:space="0" w:color="auto"/>
            </w:tcBorders>
          </w:tcPr>
          <w:p w:rsidR="00ED34F8" w:rsidRPr="00253311" w:rsidRDefault="00ED34F8" w:rsidP="00EC7C7D">
            <w:pPr>
              <w:pStyle w:val="TableBody"/>
            </w:pPr>
          </w:p>
        </w:tc>
      </w:tr>
      <w:tr w:rsidR="00ED34F8" w:rsidRPr="00085CAD" w:rsidTr="003D36AB">
        <w:tc>
          <w:tcPr>
            <w:tcW w:w="2694" w:type="dxa"/>
            <w:tcBorders>
              <w:top w:val="single" w:sz="4" w:space="0" w:color="auto"/>
              <w:left w:val="single" w:sz="4" w:space="0" w:color="auto"/>
              <w:bottom w:val="single" w:sz="4" w:space="0" w:color="auto"/>
              <w:right w:val="single" w:sz="4" w:space="0" w:color="auto"/>
            </w:tcBorders>
          </w:tcPr>
          <w:p w:rsidR="00ED34F8" w:rsidRPr="00253311" w:rsidRDefault="00ED34F8" w:rsidP="00EC7C7D">
            <w:pPr>
              <w:pStyle w:val="TableBody"/>
            </w:pPr>
            <w:r w:rsidRPr="00253311">
              <w:t xml:space="preserve">Medium </w:t>
            </w:r>
          </w:p>
        </w:tc>
        <w:tc>
          <w:tcPr>
            <w:tcW w:w="1445" w:type="dxa"/>
            <w:tcBorders>
              <w:top w:val="single" w:sz="4" w:space="0" w:color="auto"/>
              <w:left w:val="single" w:sz="4" w:space="0" w:color="auto"/>
              <w:bottom w:val="single" w:sz="4" w:space="0" w:color="auto"/>
              <w:right w:val="single" w:sz="4" w:space="0" w:color="auto"/>
            </w:tcBorders>
          </w:tcPr>
          <w:p w:rsidR="00ED34F8" w:rsidRPr="00253311" w:rsidRDefault="00ED34F8" w:rsidP="00EC7C7D">
            <w:pPr>
              <w:pStyle w:val="TableBody"/>
            </w:pPr>
          </w:p>
        </w:tc>
        <w:tc>
          <w:tcPr>
            <w:tcW w:w="1446" w:type="dxa"/>
            <w:tcBorders>
              <w:top w:val="single" w:sz="4" w:space="0" w:color="auto"/>
              <w:left w:val="single" w:sz="4" w:space="0" w:color="auto"/>
              <w:bottom w:val="single" w:sz="4" w:space="0" w:color="auto"/>
              <w:right w:val="single" w:sz="4" w:space="0" w:color="auto"/>
            </w:tcBorders>
          </w:tcPr>
          <w:p w:rsidR="00ED34F8" w:rsidRPr="00253311" w:rsidRDefault="00ED34F8" w:rsidP="00EC7C7D">
            <w:pPr>
              <w:pStyle w:val="TableBody"/>
            </w:pPr>
          </w:p>
        </w:tc>
        <w:tc>
          <w:tcPr>
            <w:tcW w:w="1446" w:type="dxa"/>
            <w:tcBorders>
              <w:top w:val="single" w:sz="4" w:space="0" w:color="auto"/>
              <w:left w:val="single" w:sz="4" w:space="0" w:color="auto"/>
              <w:bottom w:val="single" w:sz="4" w:space="0" w:color="auto"/>
              <w:right w:val="single" w:sz="4" w:space="0" w:color="auto"/>
            </w:tcBorders>
          </w:tcPr>
          <w:p w:rsidR="00ED34F8" w:rsidRPr="00253311" w:rsidRDefault="00ED34F8" w:rsidP="00EC7C7D">
            <w:pPr>
              <w:pStyle w:val="TableBody"/>
            </w:pPr>
          </w:p>
        </w:tc>
        <w:tc>
          <w:tcPr>
            <w:tcW w:w="1446" w:type="dxa"/>
            <w:tcBorders>
              <w:top w:val="single" w:sz="4" w:space="0" w:color="auto"/>
              <w:left w:val="single" w:sz="4" w:space="0" w:color="auto"/>
              <w:bottom w:val="single" w:sz="4" w:space="0" w:color="auto"/>
              <w:right w:val="single" w:sz="4" w:space="0" w:color="auto"/>
            </w:tcBorders>
          </w:tcPr>
          <w:p w:rsidR="00ED34F8" w:rsidRPr="00253311" w:rsidRDefault="00ED34F8" w:rsidP="00EC7C7D">
            <w:pPr>
              <w:pStyle w:val="TableBody"/>
            </w:pPr>
          </w:p>
        </w:tc>
        <w:tc>
          <w:tcPr>
            <w:tcW w:w="1446" w:type="dxa"/>
            <w:tcBorders>
              <w:top w:val="single" w:sz="4" w:space="0" w:color="auto"/>
              <w:left w:val="single" w:sz="4" w:space="0" w:color="auto"/>
              <w:bottom w:val="single" w:sz="4" w:space="0" w:color="auto"/>
              <w:right w:val="single" w:sz="4" w:space="0" w:color="auto"/>
            </w:tcBorders>
          </w:tcPr>
          <w:p w:rsidR="00ED34F8" w:rsidRPr="00253311" w:rsidRDefault="00ED34F8" w:rsidP="00EC7C7D">
            <w:pPr>
              <w:pStyle w:val="TableBody"/>
            </w:pPr>
          </w:p>
        </w:tc>
      </w:tr>
      <w:tr w:rsidR="00ED34F8" w:rsidRPr="00085CAD" w:rsidTr="003D36AB">
        <w:tc>
          <w:tcPr>
            <w:tcW w:w="2694" w:type="dxa"/>
            <w:tcBorders>
              <w:top w:val="single" w:sz="4" w:space="0" w:color="auto"/>
              <w:left w:val="single" w:sz="4" w:space="0" w:color="auto"/>
              <w:bottom w:val="single" w:sz="4" w:space="0" w:color="auto"/>
              <w:right w:val="single" w:sz="4" w:space="0" w:color="auto"/>
            </w:tcBorders>
          </w:tcPr>
          <w:p w:rsidR="00ED34F8" w:rsidRPr="00253311" w:rsidRDefault="00ED34F8" w:rsidP="00EC7C7D">
            <w:pPr>
              <w:pStyle w:val="TableBody"/>
            </w:pPr>
            <w:r w:rsidRPr="00253311">
              <w:t>Large</w:t>
            </w:r>
          </w:p>
        </w:tc>
        <w:tc>
          <w:tcPr>
            <w:tcW w:w="1445" w:type="dxa"/>
            <w:tcBorders>
              <w:top w:val="single" w:sz="4" w:space="0" w:color="auto"/>
              <w:left w:val="single" w:sz="4" w:space="0" w:color="auto"/>
              <w:bottom w:val="single" w:sz="4" w:space="0" w:color="auto"/>
              <w:right w:val="single" w:sz="4" w:space="0" w:color="auto"/>
            </w:tcBorders>
          </w:tcPr>
          <w:p w:rsidR="00ED34F8" w:rsidRPr="00253311" w:rsidRDefault="00ED34F8" w:rsidP="00EC7C7D">
            <w:pPr>
              <w:pStyle w:val="TableBody"/>
            </w:pPr>
          </w:p>
        </w:tc>
        <w:tc>
          <w:tcPr>
            <w:tcW w:w="1446" w:type="dxa"/>
            <w:tcBorders>
              <w:top w:val="single" w:sz="4" w:space="0" w:color="auto"/>
              <w:left w:val="single" w:sz="4" w:space="0" w:color="auto"/>
              <w:bottom w:val="single" w:sz="4" w:space="0" w:color="auto"/>
              <w:right w:val="single" w:sz="4" w:space="0" w:color="auto"/>
            </w:tcBorders>
          </w:tcPr>
          <w:p w:rsidR="00ED34F8" w:rsidRPr="00253311" w:rsidRDefault="00ED34F8" w:rsidP="00EC7C7D">
            <w:pPr>
              <w:pStyle w:val="TableBody"/>
            </w:pPr>
            <w:r w:rsidRPr="00253311">
              <w:t xml:space="preserve"> </w:t>
            </w:r>
          </w:p>
        </w:tc>
        <w:tc>
          <w:tcPr>
            <w:tcW w:w="1446" w:type="dxa"/>
            <w:tcBorders>
              <w:top w:val="single" w:sz="4" w:space="0" w:color="auto"/>
              <w:left w:val="single" w:sz="4" w:space="0" w:color="auto"/>
              <w:bottom w:val="single" w:sz="4" w:space="0" w:color="auto"/>
              <w:right w:val="single" w:sz="4" w:space="0" w:color="auto"/>
            </w:tcBorders>
          </w:tcPr>
          <w:p w:rsidR="00ED34F8" w:rsidRPr="00253311" w:rsidRDefault="00ED34F8" w:rsidP="00EC7C7D">
            <w:pPr>
              <w:pStyle w:val="TableBody"/>
            </w:pPr>
          </w:p>
        </w:tc>
        <w:tc>
          <w:tcPr>
            <w:tcW w:w="1446" w:type="dxa"/>
            <w:tcBorders>
              <w:top w:val="single" w:sz="4" w:space="0" w:color="auto"/>
              <w:left w:val="single" w:sz="4" w:space="0" w:color="auto"/>
              <w:bottom w:val="single" w:sz="4" w:space="0" w:color="auto"/>
              <w:right w:val="single" w:sz="4" w:space="0" w:color="auto"/>
            </w:tcBorders>
          </w:tcPr>
          <w:p w:rsidR="00ED34F8" w:rsidRPr="00253311" w:rsidRDefault="00ED34F8" w:rsidP="00EC7C7D">
            <w:pPr>
              <w:pStyle w:val="TableBody"/>
            </w:pPr>
          </w:p>
        </w:tc>
        <w:tc>
          <w:tcPr>
            <w:tcW w:w="1446" w:type="dxa"/>
            <w:tcBorders>
              <w:top w:val="single" w:sz="4" w:space="0" w:color="auto"/>
              <w:left w:val="single" w:sz="4" w:space="0" w:color="auto"/>
              <w:bottom w:val="single" w:sz="4" w:space="0" w:color="auto"/>
              <w:right w:val="single" w:sz="4" w:space="0" w:color="auto"/>
            </w:tcBorders>
          </w:tcPr>
          <w:p w:rsidR="00ED34F8" w:rsidRPr="00253311" w:rsidRDefault="00ED34F8" w:rsidP="00EC7C7D">
            <w:pPr>
              <w:pStyle w:val="TableBody"/>
            </w:pPr>
          </w:p>
        </w:tc>
      </w:tr>
      <w:tr w:rsidR="00ED34F8" w:rsidRPr="00085CAD" w:rsidTr="003D36AB">
        <w:tc>
          <w:tcPr>
            <w:tcW w:w="2694" w:type="dxa"/>
            <w:tcBorders>
              <w:top w:val="single" w:sz="4" w:space="0" w:color="auto"/>
              <w:left w:val="single" w:sz="4" w:space="0" w:color="auto"/>
              <w:bottom w:val="single" w:sz="4" w:space="0" w:color="auto"/>
              <w:right w:val="single" w:sz="4" w:space="0" w:color="auto"/>
            </w:tcBorders>
          </w:tcPr>
          <w:p w:rsidR="00ED34F8" w:rsidRPr="00085CAD" w:rsidRDefault="00ED34F8" w:rsidP="00EC7C7D">
            <w:pPr>
              <w:pStyle w:val="TableBody"/>
              <w:rPr>
                <w:highlight w:val="yellow"/>
              </w:rPr>
            </w:pPr>
          </w:p>
        </w:tc>
        <w:tc>
          <w:tcPr>
            <w:tcW w:w="1445" w:type="dxa"/>
            <w:tcBorders>
              <w:top w:val="single" w:sz="4" w:space="0" w:color="auto"/>
              <w:left w:val="single" w:sz="4" w:space="0" w:color="auto"/>
              <w:bottom w:val="single" w:sz="4" w:space="0" w:color="auto"/>
              <w:right w:val="single" w:sz="4" w:space="0" w:color="auto"/>
            </w:tcBorders>
          </w:tcPr>
          <w:p w:rsidR="00ED34F8" w:rsidRPr="00253311" w:rsidRDefault="00ED34F8" w:rsidP="00EC7C7D">
            <w:pPr>
              <w:pStyle w:val="TableBody"/>
            </w:pPr>
            <w:r w:rsidRPr="00253311">
              <w:t xml:space="preserve"> </w:t>
            </w:r>
          </w:p>
        </w:tc>
        <w:tc>
          <w:tcPr>
            <w:tcW w:w="1446" w:type="dxa"/>
            <w:tcBorders>
              <w:top w:val="single" w:sz="4" w:space="0" w:color="auto"/>
              <w:left w:val="single" w:sz="4" w:space="0" w:color="auto"/>
              <w:bottom w:val="single" w:sz="4" w:space="0" w:color="auto"/>
              <w:right w:val="single" w:sz="4" w:space="0" w:color="auto"/>
            </w:tcBorders>
          </w:tcPr>
          <w:p w:rsidR="00ED34F8" w:rsidRPr="00253311" w:rsidRDefault="00ED34F8" w:rsidP="00EC7C7D">
            <w:pPr>
              <w:pStyle w:val="TableBody"/>
            </w:pPr>
          </w:p>
        </w:tc>
        <w:tc>
          <w:tcPr>
            <w:tcW w:w="1446" w:type="dxa"/>
            <w:tcBorders>
              <w:top w:val="single" w:sz="4" w:space="0" w:color="auto"/>
              <w:left w:val="single" w:sz="4" w:space="0" w:color="auto"/>
              <w:bottom w:val="single" w:sz="4" w:space="0" w:color="auto"/>
              <w:right w:val="single" w:sz="4" w:space="0" w:color="auto"/>
            </w:tcBorders>
          </w:tcPr>
          <w:p w:rsidR="00ED34F8" w:rsidRPr="00253311" w:rsidRDefault="00ED34F8" w:rsidP="00EC7C7D">
            <w:pPr>
              <w:pStyle w:val="TableBody"/>
            </w:pPr>
          </w:p>
        </w:tc>
        <w:tc>
          <w:tcPr>
            <w:tcW w:w="1446" w:type="dxa"/>
            <w:tcBorders>
              <w:top w:val="single" w:sz="4" w:space="0" w:color="auto"/>
              <w:left w:val="single" w:sz="4" w:space="0" w:color="auto"/>
              <w:bottom w:val="single" w:sz="4" w:space="0" w:color="auto"/>
              <w:right w:val="single" w:sz="4" w:space="0" w:color="auto"/>
            </w:tcBorders>
          </w:tcPr>
          <w:p w:rsidR="00ED34F8" w:rsidRPr="00253311" w:rsidRDefault="00ED34F8" w:rsidP="00EC7C7D">
            <w:pPr>
              <w:pStyle w:val="TableBody"/>
            </w:pPr>
          </w:p>
        </w:tc>
        <w:tc>
          <w:tcPr>
            <w:tcW w:w="1446" w:type="dxa"/>
            <w:tcBorders>
              <w:top w:val="single" w:sz="4" w:space="0" w:color="auto"/>
              <w:left w:val="single" w:sz="4" w:space="0" w:color="auto"/>
              <w:bottom w:val="single" w:sz="4" w:space="0" w:color="auto"/>
              <w:right w:val="single" w:sz="4" w:space="0" w:color="auto"/>
            </w:tcBorders>
          </w:tcPr>
          <w:p w:rsidR="00ED34F8" w:rsidRPr="00253311" w:rsidRDefault="00ED34F8" w:rsidP="00EC7C7D">
            <w:pPr>
              <w:pStyle w:val="TableBody"/>
            </w:pPr>
          </w:p>
        </w:tc>
      </w:tr>
    </w:tbl>
    <w:p w:rsidR="00ED34F8" w:rsidRPr="00085CAD" w:rsidRDefault="00ED34F8" w:rsidP="00ED34F8">
      <w:pPr>
        <w:rPr>
          <w:highlight w:val="yellow"/>
        </w:rPr>
      </w:pPr>
    </w:p>
    <w:tbl>
      <w:tblPr>
        <w:tblW w:w="9923" w:type="dxa"/>
        <w:tblInd w:w="108" w:type="dxa"/>
        <w:tblBorders>
          <w:top w:val="nil"/>
          <w:left w:val="nil"/>
          <w:bottom w:val="nil"/>
          <w:right w:val="nil"/>
        </w:tblBorders>
        <w:tblLayout w:type="fixed"/>
        <w:tblLook w:val="0000" w:firstRow="0" w:lastRow="0" w:firstColumn="0" w:lastColumn="0" w:noHBand="0" w:noVBand="0"/>
      </w:tblPr>
      <w:tblGrid>
        <w:gridCol w:w="2694"/>
        <w:gridCol w:w="1445"/>
        <w:gridCol w:w="1446"/>
        <w:gridCol w:w="1446"/>
        <w:gridCol w:w="1446"/>
        <w:gridCol w:w="1446"/>
      </w:tblGrid>
      <w:tr w:rsidR="00ED34F8" w:rsidRPr="00085CAD" w:rsidTr="003D36AB">
        <w:tc>
          <w:tcPr>
            <w:tcW w:w="2694" w:type="dxa"/>
            <w:tcBorders>
              <w:top w:val="single" w:sz="4" w:space="0" w:color="auto"/>
              <w:left w:val="single" w:sz="4" w:space="0" w:color="auto"/>
              <w:bottom w:val="single" w:sz="4" w:space="0" w:color="auto"/>
              <w:right w:val="single" w:sz="4" w:space="0" w:color="auto"/>
            </w:tcBorders>
            <w:shd w:val="clear" w:color="auto" w:fill="808080" w:themeFill="background1" w:themeFillShade="80"/>
          </w:tcPr>
          <w:p w:rsidR="00ED34F8" w:rsidRPr="00253311" w:rsidRDefault="00ED34F8" w:rsidP="00EC7C7D">
            <w:pPr>
              <w:pStyle w:val="TableHeader"/>
            </w:pPr>
            <w:r w:rsidRPr="00253311">
              <w:t>Payments to Consumers</w:t>
            </w:r>
          </w:p>
        </w:tc>
        <w:tc>
          <w:tcPr>
            <w:tcW w:w="1445" w:type="dxa"/>
            <w:tcBorders>
              <w:top w:val="single" w:sz="4" w:space="0" w:color="auto"/>
              <w:left w:val="single" w:sz="4" w:space="0" w:color="auto"/>
              <w:bottom w:val="single" w:sz="4" w:space="0" w:color="auto"/>
              <w:right w:val="single" w:sz="4" w:space="0" w:color="auto"/>
            </w:tcBorders>
            <w:shd w:val="clear" w:color="auto" w:fill="808080" w:themeFill="background1" w:themeFillShade="80"/>
          </w:tcPr>
          <w:p w:rsidR="00ED34F8" w:rsidRPr="00253311" w:rsidRDefault="00ED34F8" w:rsidP="00EC7C7D">
            <w:pPr>
              <w:pStyle w:val="TableHeader"/>
            </w:pPr>
            <w:r w:rsidRPr="00253311">
              <w:t>Year 1</w:t>
            </w:r>
          </w:p>
        </w:tc>
        <w:tc>
          <w:tcPr>
            <w:tcW w:w="1446" w:type="dxa"/>
            <w:tcBorders>
              <w:top w:val="single" w:sz="4" w:space="0" w:color="auto"/>
              <w:left w:val="single" w:sz="4" w:space="0" w:color="auto"/>
              <w:bottom w:val="single" w:sz="4" w:space="0" w:color="auto"/>
              <w:right w:val="single" w:sz="4" w:space="0" w:color="auto"/>
            </w:tcBorders>
            <w:shd w:val="clear" w:color="auto" w:fill="808080" w:themeFill="background1" w:themeFillShade="80"/>
          </w:tcPr>
          <w:p w:rsidR="00ED34F8" w:rsidRPr="00253311" w:rsidRDefault="00ED34F8" w:rsidP="00EC7C7D">
            <w:pPr>
              <w:pStyle w:val="TableHeader"/>
            </w:pPr>
            <w:r w:rsidRPr="00253311">
              <w:t>Year 2</w:t>
            </w:r>
          </w:p>
        </w:tc>
        <w:tc>
          <w:tcPr>
            <w:tcW w:w="1446" w:type="dxa"/>
            <w:tcBorders>
              <w:top w:val="single" w:sz="4" w:space="0" w:color="auto"/>
              <w:left w:val="single" w:sz="4" w:space="0" w:color="auto"/>
              <w:bottom w:val="single" w:sz="4" w:space="0" w:color="auto"/>
              <w:right w:val="single" w:sz="4" w:space="0" w:color="auto"/>
            </w:tcBorders>
            <w:shd w:val="clear" w:color="auto" w:fill="808080" w:themeFill="background1" w:themeFillShade="80"/>
          </w:tcPr>
          <w:p w:rsidR="00ED34F8" w:rsidRPr="00253311" w:rsidRDefault="00ED34F8" w:rsidP="00EC7C7D">
            <w:pPr>
              <w:pStyle w:val="TableHeader"/>
            </w:pPr>
            <w:r w:rsidRPr="00253311">
              <w:t>Year 3</w:t>
            </w:r>
          </w:p>
        </w:tc>
        <w:tc>
          <w:tcPr>
            <w:tcW w:w="1446" w:type="dxa"/>
            <w:tcBorders>
              <w:top w:val="single" w:sz="4" w:space="0" w:color="auto"/>
              <w:left w:val="single" w:sz="4" w:space="0" w:color="auto"/>
              <w:bottom w:val="single" w:sz="4" w:space="0" w:color="auto"/>
              <w:right w:val="single" w:sz="4" w:space="0" w:color="auto"/>
            </w:tcBorders>
            <w:shd w:val="clear" w:color="auto" w:fill="808080" w:themeFill="background1" w:themeFillShade="80"/>
          </w:tcPr>
          <w:p w:rsidR="00ED34F8" w:rsidRPr="00253311" w:rsidRDefault="00ED34F8" w:rsidP="00EC7C7D">
            <w:pPr>
              <w:pStyle w:val="TableHeader"/>
            </w:pPr>
            <w:r w:rsidRPr="00253311">
              <w:t>Year 4</w:t>
            </w:r>
          </w:p>
        </w:tc>
        <w:tc>
          <w:tcPr>
            <w:tcW w:w="1446" w:type="dxa"/>
            <w:tcBorders>
              <w:top w:val="single" w:sz="4" w:space="0" w:color="auto"/>
              <w:left w:val="single" w:sz="4" w:space="0" w:color="auto"/>
              <w:bottom w:val="single" w:sz="4" w:space="0" w:color="auto"/>
              <w:right w:val="single" w:sz="4" w:space="0" w:color="auto"/>
            </w:tcBorders>
            <w:shd w:val="clear" w:color="auto" w:fill="808080" w:themeFill="background1" w:themeFillShade="80"/>
          </w:tcPr>
          <w:p w:rsidR="00ED34F8" w:rsidRPr="00253311" w:rsidRDefault="00ED34F8" w:rsidP="00EC7C7D">
            <w:pPr>
              <w:pStyle w:val="TableHeader"/>
            </w:pPr>
            <w:r w:rsidRPr="00253311">
              <w:t>Year 5</w:t>
            </w:r>
          </w:p>
        </w:tc>
      </w:tr>
      <w:tr w:rsidR="00ED34F8" w:rsidRPr="00085CAD" w:rsidTr="003D36AB">
        <w:tc>
          <w:tcPr>
            <w:tcW w:w="2694" w:type="dxa"/>
            <w:tcBorders>
              <w:top w:val="single" w:sz="4" w:space="0" w:color="auto"/>
              <w:left w:val="single" w:sz="4" w:space="0" w:color="auto"/>
              <w:bottom w:val="single" w:sz="4" w:space="0" w:color="auto"/>
              <w:right w:val="single" w:sz="4" w:space="0" w:color="auto"/>
            </w:tcBorders>
          </w:tcPr>
          <w:p w:rsidR="00ED34F8" w:rsidRPr="00253311" w:rsidRDefault="00ED34F8" w:rsidP="00EC7C7D">
            <w:pPr>
              <w:pStyle w:val="TableBody"/>
            </w:pPr>
            <w:r w:rsidRPr="00253311">
              <w:t xml:space="preserve">Small </w:t>
            </w:r>
          </w:p>
        </w:tc>
        <w:tc>
          <w:tcPr>
            <w:tcW w:w="1445" w:type="dxa"/>
            <w:tcBorders>
              <w:top w:val="single" w:sz="4" w:space="0" w:color="auto"/>
              <w:left w:val="single" w:sz="4" w:space="0" w:color="auto"/>
              <w:bottom w:val="single" w:sz="4" w:space="0" w:color="auto"/>
              <w:right w:val="single" w:sz="4" w:space="0" w:color="auto"/>
            </w:tcBorders>
          </w:tcPr>
          <w:p w:rsidR="00ED34F8" w:rsidRPr="00085CAD" w:rsidRDefault="00ED34F8" w:rsidP="00EC7C7D">
            <w:pPr>
              <w:pStyle w:val="TableBody"/>
              <w:rPr>
                <w:highlight w:val="yellow"/>
              </w:rPr>
            </w:pPr>
          </w:p>
        </w:tc>
        <w:tc>
          <w:tcPr>
            <w:tcW w:w="1446" w:type="dxa"/>
            <w:tcBorders>
              <w:top w:val="single" w:sz="4" w:space="0" w:color="auto"/>
              <w:left w:val="single" w:sz="4" w:space="0" w:color="auto"/>
              <w:bottom w:val="single" w:sz="4" w:space="0" w:color="auto"/>
              <w:right w:val="single" w:sz="4" w:space="0" w:color="auto"/>
            </w:tcBorders>
          </w:tcPr>
          <w:p w:rsidR="00ED34F8" w:rsidRPr="00085CAD" w:rsidRDefault="00ED34F8" w:rsidP="00EC7C7D">
            <w:pPr>
              <w:pStyle w:val="TableBody"/>
              <w:rPr>
                <w:highlight w:val="yellow"/>
              </w:rPr>
            </w:pPr>
          </w:p>
        </w:tc>
        <w:tc>
          <w:tcPr>
            <w:tcW w:w="1446" w:type="dxa"/>
            <w:tcBorders>
              <w:top w:val="single" w:sz="4" w:space="0" w:color="auto"/>
              <w:left w:val="single" w:sz="4" w:space="0" w:color="auto"/>
              <w:bottom w:val="single" w:sz="4" w:space="0" w:color="auto"/>
              <w:right w:val="single" w:sz="4" w:space="0" w:color="auto"/>
            </w:tcBorders>
          </w:tcPr>
          <w:p w:rsidR="00ED34F8" w:rsidRPr="00085CAD" w:rsidRDefault="00ED34F8" w:rsidP="00EC7C7D">
            <w:pPr>
              <w:pStyle w:val="TableBody"/>
              <w:rPr>
                <w:highlight w:val="yellow"/>
              </w:rPr>
            </w:pPr>
          </w:p>
        </w:tc>
        <w:tc>
          <w:tcPr>
            <w:tcW w:w="1446" w:type="dxa"/>
            <w:tcBorders>
              <w:top w:val="single" w:sz="4" w:space="0" w:color="auto"/>
              <w:left w:val="single" w:sz="4" w:space="0" w:color="auto"/>
              <w:bottom w:val="single" w:sz="4" w:space="0" w:color="auto"/>
              <w:right w:val="single" w:sz="4" w:space="0" w:color="auto"/>
            </w:tcBorders>
          </w:tcPr>
          <w:p w:rsidR="00ED34F8" w:rsidRPr="00085CAD" w:rsidRDefault="00ED34F8" w:rsidP="00EC7C7D">
            <w:pPr>
              <w:pStyle w:val="TableBody"/>
              <w:rPr>
                <w:highlight w:val="yellow"/>
              </w:rPr>
            </w:pPr>
          </w:p>
        </w:tc>
        <w:tc>
          <w:tcPr>
            <w:tcW w:w="1446" w:type="dxa"/>
            <w:tcBorders>
              <w:top w:val="single" w:sz="4" w:space="0" w:color="auto"/>
              <w:left w:val="single" w:sz="4" w:space="0" w:color="auto"/>
              <w:bottom w:val="single" w:sz="4" w:space="0" w:color="auto"/>
              <w:right w:val="single" w:sz="4" w:space="0" w:color="auto"/>
            </w:tcBorders>
          </w:tcPr>
          <w:p w:rsidR="00ED34F8" w:rsidRPr="00085CAD" w:rsidRDefault="00ED34F8" w:rsidP="00EC7C7D">
            <w:pPr>
              <w:pStyle w:val="TableBody"/>
              <w:rPr>
                <w:highlight w:val="yellow"/>
              </w:rPr>
            </w:pPr>
          </w:p>
        </w:tc>
      </w:tr>
      <w:tr w:rsidR="00ED34F8" w:rsidRPr="00085CAD" w:rsidTr="003D36AB">
        <w:tc>
          <w:tcPr>
            <w:tcW w:w="2694" w:type="dxa"/>
            <w:tcBorders>
              <w:top w:val="single" w:sz="4" w:space="0" w:color="auto"/>
              <w:left w:val="single" w:sz="4" w:space="0" w:color="auto"/>
              <w:bottom w:val="single" w:sz="4" w:space="0" w:color="auto"/>
              <w:right w:val="single" w:sz="4" w:space="0" w:color="auto"/>
            </w:tcBorders>
          </w:tcPr>
          <w:p w:rsidR="00ED34F8" w:rsidRPr="00253311" w:rsidRDefault="00ED34F8" w:rsidP="00EC7C7D">
            <w:pPr>
              <w:pStyle w:val="TableBody"/>
            </w:pPr>
            <w:r w:rsidRPr="00253311">
              <w:t xml:space="preserve">Medium </w:t>
            </w:r>
          </w:p>
        </w:tc>
        <w:tc>
          <w:tcPr>
            <w:tcW w:w="1445" w:type="dxa"/>
            <w:tcBorders>
              <w:top w:val="single" w:sz="4" w:space="0" w:color="auto"/>
              <w:left w:val="single" w:sz="4" w:space="0" w:color="auto"/>
              <w:bottom w:val="single" w:sz="4" w:space="0" w:color="auto"/>
              <w:right w:val="single" w:sz="4" w:space="0" w:color="auto"/>
            </w:tcBorders>
          </w:tcPr>
          <w:p w:rsidR="00ED34F8" w:rsidRPr="00085CAD" w:rsidRDefault="00ED34F8" w:rsidP="00EC7C7D">
            <w:pPr>
              <w:pStyle w:val="TableBody"/>
              <w:rPr>
                <w:highlight w:val="yellow"/>
              </w:rPr>
            </w:pPr>
          </w:p>
        </w:tc>
        <w:tc>
          <w:tcPr>
            <w:tcW w:w="1446" w:type="dxa"/>
            <w:tcBorders>
              <w:top w:val="single" w:sz="4" w:space="0" w:color="auto"/>
              <w:left w:val="single" w:sz="4" w:space="0" w:color="auto"/>
              <w:bottom w:val="single" w:sz="4" w:space="0" w:color="auto"/>
              <w:right w:val="single" w:sz="4" w:space="0" w:color="auto"/>
            </w:tcBorders>
          </w:tcPr>
          <w:p w:rsidR="00ED34F8" w:rsidRPr="00085CAD" w:rsidRDefault="00ED34F8" w:rsidP="00EC7C7D">
            <w:pPr>
              <w:pStyle w:val="TableBody"/>
              <w:rPr>
                <w:highlight w:val="yellow"/>
              </w:rPr>
            </w:pPr>
          </w:p>
        </w:tc>
        <w:tc>
          <w:tcPr>
            <w:tcW w:w="1446" w:type="dxa"/>
            <w:tcBorders>
              <w:top w:val="single" w:sz="4" w:space="0" w:color="auto"/>
              <w:left w:val="single" w:sz="4" w:space="0" w:color="auto"/>
              <w:bottom w:val="single" w:sz="4" w:space="0" w:color="auto"/>
              <w:right w:val="single" w:sz="4" w:space="0" w:color="auto"/>
            </w:tcBorders>
          </w:tcPr>
          <w:p w:rsidR="00ED34F8" w:rsidRPr="00085CAD" w:rsidRDefault="00ED34F8" w:rsidP="00EC7C7D">
            <w:pPr>
              <w:pStyle w:val="TableBody"/>
              <w:rPr>
                <w:highlight w:val="yellow"/>
              </w:rPr>
            </w:pPr>
          </w:p>
        </w:tc>
        <w:tc>
          <w:tcPr>
            <w:tcW w:w="1446" w:type="dxa"/>
            <w:tcBorders>
              <w:top w:val="single" w:sz="4" w:space="0" w:color="auto"/>
              <w:left w:val="single" w:sz="4" w:space="0" w:color="auto"/>
              <w:bottom w:val="single" w:sz="4" w:space="0" w:color="auto"/>
              <w:right w:val="single" w:sz="4" w:space="0" w:color="auto"/>
            </w:tcBorders>
          </w:tcPr>
          <w:p w:rsidR="00ED34F8" w:rsidRPr="00085CAD" w:rsidRDefault="00ED34F8" w:rsidP="00EC7C7D">
            <w:pPr>
              <w:pStyle w:val="TableBody"/>
              <w:rPr>
                <w:highlight w:val="yellow"/>
              </w:rPr>
            </w:pPr>
          </w:p>
        </w:tc>
        <w:tc>
          <w:tcPr>
            <w:tcW w:w="1446" w:type="dxa"/>
            <w:tcBorders>
              <w:top w:val="single" w:sz="4" w:space="0" w:color="auto"/>
              <w:left w:val="single" w:sz="4" w:space="0" w:color="auto"/>
              <w:bottom w:val="single" w:sz="4" w:space="0" w:color="auto"/>
              <w:right w:val="single" w:sz="4" w:space="0" w:color="auto"/>
            </w:tcBorders>
          </w:tcPr>
          <w:p w:rsidR="00ED34F8" w:rsidRPr="00085CAD" w:rsidRDefault="00ED34F8" w:rsidP="00EC7C7D">
            <w:pPr>
              <w:pStyle w:val="TableBody"/>
              <w:rPr>
                <w:highlight w:val="yellow"/>
              </w:rPr>
            </w:pPr>
          </w:p>
        </w:tc>
      </w:tr>
      <w:tr w:rsidR="00ED34F8" w:rsidRPr="00085CAD" w:rsidTr="003D36AB">
        <w:tc>
          <w:tcPr>
            <w:tcW w:w="2694" w:type="dxa"/>
            <w:tcBorders>
              <w:top w:val="single" w:sz="4" w:space="0" w:color="auto"/>
              <w:left w:val="single" w:sz="4" w:space="0" w:color="auto"/>
              <w:bottom w:val="single" w:sz="4" w:space="0" w:color="auto"/>
              <w:right w:val="single" w:sz="4" w:space="0" w:color="auto"/>
            </w:tcBorders>
          </w:tcPr>
          <w:p w:rsidR="00ED34F8" w:rsidRPr="00253311" w:rsidRDefault="00ED34F8" w:rsidP="00EC7C7D">
            <w:pPr>
              <w:pStyle w:val="TableBody"/>
            </w:pPr>
            <w:r w:rsidRPr="00253311">
              <w:t xml:space="preserve">Large </w:t>
            </w:r>
          </w:p>
        </w:tc>
        <w:tc>
          <w:tcPr>
            <w:tcW w:w="1445" w:type="dxa"/>
            <w:tcBorders>
              <w:top w:val="single" w:sz="4" w:space="0" w:color="auto"/>
              <w:left w:val="single" w:sz="4" w:space="0" w:color="auto"/>
              <w:bottom w:val="single" w:sz="4" w:space="0" w:color="auto"/>
              <w:right w:val="single" w:sz="4" w:space="0" w:color="auto"/>
            </w:tcBorders>
          </w:tcPr>
          <w:p w:rsidR="00ED34F8" w:rsidRPr="00085CAD" w:rsidRDefault="00ED34F8" w:rsidP="00EC7C7D">
            <w:pPr>
              <w:pStyle w:val="TableBody"/>
              <w:rPr>
                <w:highlight w:val="yellow"/>
              </w:rPr>
            </w:pPr>
            <w:r w:rsidRPr="00085CAD">
              <w:rPr>
                <w:highlight w:val="yellow"/>
              </w:rPr>
              <w:t xml:space="preserve"> </w:t>
            </w:r>
          </w:p>
        </w:tc>
        <w:tc>
          <w:tcPr>
            <w:tcW w:w="1446" w:type="dxa"/>
            <w:tcBorders>
              <w:top w:val="single" w:sz="4" w:space="0" w:color="auto"/>
              <w:left w:val="single" w:sz="4" w:space="0" w:color="auto"/>
              <w:bottom w:val="single" w:sz="4" w:space="0" w:color="auto"/>
              <w:right w:val="single" w:sz="4" w:space="0" w:color="auto"/>
            </w:tcBorders>
          </w:tcPr>
          <w:p w:rsidR="00ED34F8" w:rsidRPr="00085CAD" w:rsidRDefault="00ED34F8" w:rsidP="00EC7C7D">
            <w:pPr>
              <w:pStyle w:val="TableBody"/>
              <w:rPr>
                <w:highlight w:val="yellow"/>
              </w:rPr>
            </w:pPr>
            <w:r w:rsidRPr="00085CAD">
              <w:rPr>
                <w:highlight w:val="yellow"/>
              </w:rPr>
              <w:t xml:space="preserve"> </w:t>
            </w:r>
          </w:p>
        </w:tc>
        <w:tc>
          <w:tcPr>
            <w:tcW w:w="1446" w:type="dxa"/>
            <w:tcBorders>
              <w:top w:val="single" w:sz="4" w:space="0" w:color="auto"/>
              <w:left w:val="single" w:sz="4" w:space="0" w:color="auto"/>
              <w:bottom w:val="single" w:sz="4" w:space="0" w:color="auto"/>
              <w:right w:val="single" w:sz="4" w:space="0" w:color="auto"/>
            </w:tcBorders>
          </w:tcPr>
          <w:p w:rsidR="00ED34F8" w:rsidRPr="00085CAD" w:rsidRDefault="00ED34F8" w:rsidP="00EC7C7D">
            <w:pPr>
              <w:pStyle w:val="TableBody"/>
              <w:rPr>
                <w:highlight w:val="yellow"/>
              </w:rPr>
            </w:pPr>
          </w:p>
        </w:tc>
        <w:tc>
          <w:tcPr>
            <w:tcW w:w="1446" w:type="dxa"/>
            <w:tcBorders>
              <w:top w:val="single" w:sz="4" w:space="0" w:color="auto"/>
              <w:left w:val="single" w:sz="4" w:space="0" w:color="auto"/>
              <w:bottom w:val="single" w:sz="4" w:space="0" w:color="auto"/>
              <w:right w:val="single" w:sz="4" w:space="0" w:color="auto"/>
            </w:tcBorders>
          </w:tcPr>
          <w:p w:rsidR="00ED34F8" w:rsidRPr="00085CAD" w:rsidRDefault="00ED34F8" w:rsidP="00EC7C7D">
            <w:pPr>
              <w:pStyle w:val="TableBody"/>
              <w:rPr>
                <w:highlight w:val="yellow"/>
              </w:rPr>
            </w:pPr>
          </w:p>
        </w:tc>
        <w:tc>
          <w:tcPr>
            <w:tcW w:w="1446" w:type="dxa"/>
            <w:tcBorders>
              <w:top w:val="single" w:sz="4" w:space="0" w:color="auto"/>
              <w:left w:val="single" w:sz="4" w:space="0" w:color="auto"/>
              <w:bottom w:val="single" w:sz="4" w:space="0" w:color="auto"/>
              <w:right w:val="single" w:sz="4" w:space="0" w:color="auto"/>
            </w:tcBorders>
          </w:tcPr>
          <w:p w:rsidR="00ED34F8" w:rsidRPr="00085CAD" w:rsidRDefault="00ED34F8" w:rsidP="00EC7C7D">
            <w:pPr>
              <w:pStyle w:val="TableBody"/>
              <w:rPr>
                <w:highlight w:val="yellow"/>
              </w:rPr>
            </w:pPr>
          </w:p>
        </w:tc>
      </w:tr>
      <w:tr w:rsidR="00ED34F8" w:rsidRPr="00085CAD" w:rsidTr="003D36AB">
        <w:tc>
          <w:tcPr>
            <w:tcW w:w="2694" w:type="dxa"/>
            <w:tcBorders>
              <w:top w:val="single" w:sz="4" w:space="0" w:color="auto"/>
              <w:left w:val="single" w:sz="4" w:space="0" w:color="auto"/>
              <w:bottom w:val="single" w:sz="4" w:space="0" w:color="auto"/>
              <w:right w:val="single" w:sz="4" w:space="0" w:color="auto"/>
            </w:tcBorders>
          </w:tcPr>
          <w:p w:rsidR="00ED34F8" w:rsidRPr="00253311" w:rsidRDefault="00ED34F8" w:rsidP="00EC7C7D">
            <w:pPr>
              <w:pStyle w:val="TableBody"/>
            </w:pPr>
          </w:p>
        </w:tc>
        <w:tc>
          <w:tcPr>
            <w:tcW w:w="1445" w:type="dxa"/>
            <w:tcBorders>
              <w:top w:val="single" w:sz="4" w:space="0" w:color="auto"/>
              <w:left w:val="single" w:sz="4" w:space="0" w:color="auto"/>
              <w:bottom w:val="single" w:sz="4" w:space="0" w:color="auto"/>
              <w:right w:val="single" w:sz="4" w:space="0" w:color="auto"/>
            </w:tcBorders>
          </w:tcPr>
          <w:p w:rsidR="00ED34F8" w:rsidRPr="00085CAD" w:rsidRDefault="00ED34F8" w:rsidP="00EC7C7D">
            <w:pPr>
              <w:pStyle w:val="TableBody"/>
              <w:rPr>
                <w:highlight w:val="yellow"/>
              </w:rPr>
            </w:pPr>
            <w:r w:rsidRPr="00085CAD">
              <w:rPr>
                <w:highlight w:val="yellow"/>
              </w:rPr>
              <w:t xml:space="preserve"> </w:t>
            </w:r>
          </w:p>
        </w:tc>
        <w:tc>
          <w:tcPr>
            <w:tcW w:w="1446" w:type="dxa"/>
            <w:tcBorders>
              <w:top w:val="single" w:sz="4" w:space="0" w:color="auto"/>
              <w:left w:val="single" w:sz="4" w:space="0" w:color="auto"/>
              <w:bottom w:val="single" w:sz="4" w:space="0" w:color="auto"/>
              <w:right w:val="single" w:sz="4" w:space="0" w:color="auto"/>
            </w:tcBorders>
          </w:tcPr>
          <w:p w:rsidR="00ED34F8" w:rsidRPr="00085CAD" w:rsidRDefault="00ED34F8" w:rsidP="00EC7C7D">
            <w:pPr>
              <w:pStyle w:val="TableBody"/>
              <w:rPr>
                <w:highlight w:val="yellow"/>
              </w:rPr>
            </w:pPr>
          </w:p>
        </w:tc>
        <w:tc>
          <w:tcPr>
            <w:tcW w:w="1446" w:type="dxa"/>
            <w:tcBorders>
              <w:top w:val="single" w:sz="4" w:space="0" w:color="auto"/>
              <w:left w:val="single" w:sz="4" w:space="0" w:color="auto"/>
              <w:bottom w:val="single" w:sz="4" w:space="0" w:color="auto"/>
              <w:right w:val="single" w:sz="4" w:space="0" w:color="auto"/>
            </w:tcBorders>
          </w:tcPr>
          <w:p w:rsidR="00ED34F8" w:rsidRPr="00085CAD" w:rsidRDefault="00ED34F8" w:rsidP="00EC7C7D">
            <w:pPr>
              <w:pStyle w:val="TableBody"/>
              <w:rPr>
                <w:highlight w:val="yellow"/>
              </w:rPr>
            </w:pPr>
          </w:p>
        </w:tc>
        <w:tc>
          <w:tcPr>
            <w:tcW w:w="1446" w:type="dxa"/>
            <w:tcBorders>
              <w:top w:val="single" w:sz="4" w:space="0" w:color="auto"/>
              <w:left w:val="single" w:sz="4" w:space="0" w:color="auto"/>
              <w:bottom w:val="single" w:sz="4" w:space="0" w:color="auto"/>
              <w:right w:val="single" w:sz="4" w:space="0" w:color="auto"/>
            </w:tcBorders>
          </w:tcPr>
          <w:p w:rsidR="00ED34F8" w:rsidRPr="00085CAD" w:rsidRDefault="00ED34F8" w:rsidP="00EC7C7D">
            <w:pPr>
              <w:pStyle w:val="TableBody"/>
              <w:rPr>
                <w:highlight w:val="yellow"/>
              </w:rPr>
            </w:pPr>
          </w:p>
        </w:tc>
        <w:tc>
          <w:tcPr>
            <w:tcW w:w="1446" w:type="dxa"/>
            <w:tcBorders>
              <w:top w:val="single" w:sz="4" w:space="0" w:color="auto"/>
              <w:left w:val="single" w:sz="4" w:space="0" w:color="auto"/>
              <w:bottom w:val="single" w:sz="4" w:space="0" w:color="auto"/>
              <w:right w:val="single" w:sz="4" w:space="0" w:color="auto"/>
            </w:tcBorders>
          </w:tcPr>
          <w:p w:rsidR="00ED34F8" w:rsidRPr="00085CAD" w:rsidRDefault="00ED34F8" w:rsidP="00EC7C7D">
            <w:pPr>
              <w:pStyle w:val="TableBody"/>
              <w:rPr>
                <w:highlight w:val="yellow"/>
              </w:rPr>
            </w:pPr>
          </w:p>
        </w:tc>
      </w:tr>
    </w:tbl>
    <w:p w:rsidR="00ED34F8" w:rsidRPr="00085CAD" w:rsidRDefault="00ED34F8" w:rsidP="00ED34F8">
      <w:pPr>
        <w:rPr>
          <w:highlight w:val="yellow"/>
        </w:rPr>
      </w:pPr>
    </w:p>
    <w:p w:rsidR="004B2D58" w:rsidRPr="00253311" w:rsidRDefault="00ED34F8" w:rsidP="004B2D58">
      <w:pPr>
        <w:pStyle w:val="Heading2"/>
      </w:pPr>
      <w:bookmarkStart w:id="183" w:name="_Toc471219204"/>
      <w:bookmarkStart w:id="184" w:name="_Toc528055931"/>
      <w:r w:rsidRPr="00253311">
        <w:t>Security</w:t>
      </w:r>
      <w:bookmarkEnd w:id="183"/>
      <w:bookmarkEnd w:id="184"/>
      <w:r w:rsidR="004B2D58">
        <w:t xml:space="preserve">  – Kelly to confirm with Peter Skirvin, Info Sec.</w:t>
      </w:r>
    </w:p>
    <w:p w:rsidR="00ED34F8" w:rsidRPr="00253311" w:rsidRDefault="00ED34F8" w:rsidP="00ED34F8">
      <w:r w:rsidRPr="00253311">
        <w:t>The system must be available for access 24x7 in all regions and time zones.</w:t>
      </w:r>
    </w:p>
    <w:p w:rsidR="00ED34F8" w:rsidRPr="00253311" w:rsidRDefault="00ED34F8" w:rsidP="00ED34F8">
      <w:r w:rsidRPr="00253311">
        <w:t xml:space="preserve">The standard availability and green zones of the </w:t>
      </w:r>
      <w:r w:rsidR="00253311" w:rsidRPr="00253311">
        <w:t>IncedoPay</w:t>
      </w:r>
      <w:r w:rsidRPr="00253311">
        <w:t xml:space="preserve"> platform will be in place.</w:t>
      </w:r>
      <w:r w:rsidR="00A30129">
        <w:t xml:space="preserve"> </w:t>
      </w:r>
      <w:r w:rsidR="0060031E">
        <w:t xml:space="preserve">Green Zone timings will be from 2:30 am EST to 4:30 am EST. </w:t>
      </w:r>
    </w:p>
    <w:p w:rsidR="00ED34F8" w:rsidRPr="00253311" w:rsidRDefault="00ED34F8" w:rsidP="00ED34F8">
      <w:pPr>
        <w:pStyle w:val="CommentText"/>
        <w:rPr>
          <w:color w:val="FF0000"/>
          <w:highlight w:val="yellow"/>
        </w:rPr>
      </w:pPr>
      <w:r w:rsidRPr="00253311">
        <w:t xml:space="preserve">Exchange of files will take place via </w:t>
      </w:r>
      <w:r w:rsidR="0060031E">
        <w:rPr>
          <w:color w:val="FF0000"/>
        </w:rPr>
        <w:t>SFTP.</w:t>
      </w:r>
    </w:p>
    <w:p w:rsidR="00ED34F8" w:rsidRPr="00253311" w:rsidRDefault="00ED34F8" w:rsidP="00ED34F8">
      <w:pPr>
        <w:pStyle w:val="CommentText"/>
      </w:pPr>
      <w:r w:rsidRPr="00253311">
        <w:t xml:space="preserve">PII data will be stored encrypted in the </w:t>
      </w:r>
      <w:r w:rsidR="00253311" w:rsidRPr="00253311">
        <w:t>IncedoPay</w:t>
      </w:r>
      <w:r w:rsidRPr="00253311">
        <w:t xml:space="preserve"> database. This PII data </w:t>
      </w:r>
      <w:r w:rsidR="00757346">
        <w:t>typically</w:t>
      </w:r>
      <w:r w:rsidRPr="00253311">
        <w:t xml:space="preserve"> include Consumer details</w:t>
      </w:r>
      <w:r w:rsidR="009633CA">
        <w:t xml:space="preserve"> such as email address phone number</w:t>
      </w:r>
      <w:r w:rsidRPr="00253311">
        <w:t xml:space="preserve">, </w:t>
      </w:r>
      <w:r w:rsidR="00757346">
        <w:t>Consumer Account Number ,First Name, Last name</w:t>
      </w:r>
      <w:r w:rsidR="001A7F06">
        <w:t xml:space="preserve">. Consumer </w:t>
      </w:r>
      <w:r w:rsidR="00D84154">
        <w:t xml:space="preserve">Account number will be masked. </w:t>
      </w:r>
    </w:p>
    <w:p w:rsidR="00ED34F8" w:rsidRPr="00253311" w:rsidRDefault="00ED34F8" w:rsidP="00ED34F8">
      <w:pPr>
        <w:pStyle w:val="CommentText"/>
      </w:pPr>
      <w:r w:rsidRPr="00253311">
        <w:t>For high-value payments, the client will be able to enable a multi-factor check to authorise the processing of the transactions.</w:t>
      </w:r>
    </w:p>
    <w:p w:rsidR="00ED34F8" w:rsidRPr="00253311" w:rsidRDefault="00ED34F8" w:rsidP="00ED34F8">
      <w:pPr>
        <w:pStyle w:val="CommentText"/>
      </w:pPr>
      <w:r w:rsidRPr="00253311">
        <w:t xml:space="preserve">All transactions and data events will be logged and available in the </w:t>
      </w:r>
      <w:r w:rsidR="00253311" w:rsidRPr="00253311">
        <w:t>IncedoPay</w:t>
      </w:r>
      <w:r w:rsidRPr="00253311">
        <w:t xml:space="preserve"> for audit purposes.</w:t>
      </w:r>
    </w:p>
    <w:p w:rsidR="00ED34F8" w:rsidRPr="00253311" w:rsidRDefault="00ED34F8" w:rsidP="00D549B5">
      <w:pPr>
        <w:pStyle w:val="Heading3"/>
        <w:tabs>
          <w:tab w:val="clear" w:pos="5850"/>
          <w:tab w:val="num" w:pos="720"/>
        </w:tabs>
        <w:ind w:left="720"/>
      </w:pPr>
      <w:bookmarkStart w:id="185" w:name="_Toc467610134"/>
      <w:bookmarkStart w:id="186" w:name="_Toc471219205"/>
      <w:bookmarkStart w:id="187" w:name="_Toc528055932"/>
      <w:r w:rsidRPr="00253311">
        <w:t>Control (Technology Processing) Requirements</w:t>
      </w:r>
      <w:bookmarkEnd w:id="185"/>
      <w:bookmarkEnd w:id="186"/>
      <w:bookmarkEnd w:id="187"/>
    </w:p>
    <w:p w:rsidR="00ED34F8" w:rsidRPr="00253311" w:rsidRDefault="00ED34F8" w:rsidP="00ED34F8"/>
    <w:p w:rsidR="00ED34F8" w:rsidRPr="00253311" w:rsidRDefault="00ED34F8" w:rsidP="00D549B5">
      <w:pPr>
        <w:pStyle w:val="Heading3"/>
        <w:tabs>
          <w:tab w:val="clear" w:pos="5850"/>
          <w:tab w:val="num" w:pos="720"/>
        </w:tabs>
        <w:ind w:left="720"/>
      </w:pPr>
      <w:bookmarkStart w:id="188" w:name="_Toc467610135"/>
      <w:bookmarkStart w:id="189" w:name="_Toc471219206"/>
      <w:bookmarkStart w:id="190" w:name="_Toc528055933"/>
      <w:r w:rsidRPr="00253311">
        <w:t>Regulatory &amp; Legal Requirements</w:t>
      </w:r>
      <w:bookmarkEnd w:id="188"/>
      <w:bookmarkEnd w:id="189"/>
      <w:bookmarkEnd w:id="190"/>
    </w:p>
    <w:p w:rsidR="00ED34F8" w:rsidRPr="00253311" w:rsidRDefault="00ED34F8" w:rsidP="00ED34F8">
      <w:r w:rsidRPr="00253311">
        <w:t>All dat</w:t>
      </w:r>
      <w:r w:rsidR="00253311" w:rsidRPr="00253311">
        <w:t>a will be stored in AWS datacenters</w:t>
      </w:r>
      <w:r w:rsidRPr="00253311">
        <w:t xml:space="preserve"> in the US.</w:t>
      </w:r>
    </w:p>
    <w:p w:rsidR="000D2714" w:rsidRPr="001A29A3" w:rsidRDefault="000D2714" w:rsidP="000D2714">
      <w:pPr>
        <w:pStyle w:val="Heading1"/>
      </w:pPr>
      <w:bookmarkStart w:id="191" w:name="_Toc528055934"/>
      <w:r w:rsidRPr="001A29A3">
        <w:lastRenderedPageBreak/>
        <w:t>Appendix</w:t>
      </w:r>
      <w:bookmarkEnd w:id="191"/>
    </w:p>
    <w:p w:rsidR="00707183" w:rsidRPr="001A29A3" w:rsidRDefault="00707183" w:rsidP="0085787D">
      <w:pPr>
        <w:pStyle w:val="Heading2"/>
      </w:pPr>
      <w:bookmarkStart w:id="192" w:name="_Ref468342257"/>
      <w:bookmarkStart w:id="193" w:name="_Toc528055935"/>
      <w:r w:rsidRPr="001A29A3">
        <w:t>Delimited File Format Specification</w:t>
      </w:r>
      <w:bookmarkEnd w:id="192"/>
      <w:bookmarkEnd w:id="193"/>
    </w:p>
    <w:p w:rsidR="00707183" w:rsidRPr="001A29A3" w:rsidRDefault="00707183" w:rsidP="00D549B5">
      <w:pPr>
        <w:pStyle w:val="Heading3"/>
        <w:tabs>
          <w:tab w:val="clear" w:pos="5850"/>
          <w:tab w:val="num" w:pos="1170"/>
        </w:tabs>
        <w:ind w:left="1170"/>
      </w:pPr>
      <w:bookmarkStart w:id="194" w:name="_Toc528055936"/>
      <w:r w:rsidRPr="001A29A3">
        <w:t>General</w:t>
      </w:r>
      <w:bookmarkEnd w:id="194"/>
    </w:p>
    <w:p w:rsidR="00707183" w:rsidRPr="00FF4B28" w:rsidRDefault="00707183" w:rsidP="00F652A7">
      <w:pPr>
        <w:pStyle w:val="ListParagraph"/>
        <w:numPr>
          <w:ilvl w:val="0"/>
          <w:numId w:val="6"/>
        </w:numPr>
        <w:rPr>
          <w:lang w:val="en-IE"/>
        </w:rPr>
      </w:pPr>
      <w:r w:rsidRPr="00FF4B28">
        <w:rPr>
          <w:lang w:val="en-IE"/>
        </w:rPr>
        <w:t>Each line is character delimited</w:t>
      </w:r>
      <w:r w:rsidR="00113FDB" w:rsidRPr="00FF4B28">
        <w:rPr>
          <w:lang w:val="en-IE"/>
        </w:rPr>
        <w:t>:</w:t>
      </w:r>
    </w:p>
    <w:p w:rsidR="00707183" w:rsidRPr="00FF4B28" w:rsidRDefault="00113FDB" w:rsidP="00113FDB">
      <w:pPr>
        <w:pStyle w:val="ListParagraph"/>
        <w:numPr>
          <w:ilvl w:val="1"/>
          <w:numId w:val="6"/>
        </w:numPr>
        <w:rPr>
          <w:lang w:val="en-IE"/>
        </w:rPr>
      </w:pPr>
      <w:r w:rsidRPr="00FF4B28">
        <w:rPr>
          <w:lang w:val="en-IE"/>
        </w:rPr>
        <w:t xml:space="preserve">Possible </w:t>
      </w:r>
      <w:r w:rsidR="00707183" w:rsidRPr="00FF4B28">
        <w:rPr>
          <w:lang w:val="en-IE"/>
        </w:rPr>
        <w:t>delimiter</w:t>
      </w:r>
      <w:r w:rsidRPr="00FF4B28">
        <w:rPr>
          <w:lang w:val="en-IE"/>
        </w:rPr>
        <w:t>s</w:t>
      </w:r>
      <w:r w:rsidR="00707183" w:rsidRPr="00FF4B28">
        <w:rPr>
          <w:lang w:val="en-IE"/>
        </w:rPr>
        <w:t xml:space="preserve"> </w:t>
      </w:r>
      <w:r w:rsidRPr="00FF4B28">
        <w:rPr>
          <w:lang w:val="en-IE"/>
        </w:rPr>
        <w:t xml:space="preserve">are </w:t>
      </w:r>
      <w:r w:rsidR="00707183" w:rsidRPr="00FF4B28">
        <w:rPr>
          <w:lang w:val="en-IE"/>
        </w:rPr>
        <w:t>the character ‘</w:t>
      </w:r>
      <w:r w:rsidR="00707183" w:rsidRPr="00FF4B28">
        <w:rPr>
          <w:b/>
          <w:lang w:val="en-IE"/>
        </w:rPr>
        <w:t xml:space="preserve">|’ </w:t>
      </w:r>
      <w:r w:rsidR="00707183" w:rsidRPr="00FF4B28">
        <w:rPr>
          <w:lang w:val="en-IE"/>
        </w:rPr>
        <w:t>(pipe)</w:t>
      </w:r>
      <w:r w:rsidRPr="00FF4B28">
        <w:rPr>
          <w:lang w:val="en-IE"/>
        </w:rPr>
        <w:t xml:space="preserve"> and </w:t>
      </w:r>
      <w:r w:rsidR="0090750C" w:rsidRPr="00FF4B28">
        <w:rPr>
          <w:lang w:val="en-IE"/>
        </w:rPr>
        <w:t>‘,’ (comma)</w:t>
      </w:r>
      <w:r w:rsidRPr="00FF4B28">
        <w:rPr>
          <w:lang w:val="en-IE"/>
        </w:rPr>
        <w:t>.</w:t>
      </w:r>
    </w:p>
    <w:p w:rsidR="00707183" w:rsidRPr="00FF4B28" w:rsidRDefault="00707183" w:rsidP="00F652A7">
      <w:pPr>
        <w:pStyle w:val="ListParagraph"/>
        <w:numPr>
          <w:ilvl w:val="1"/>
          <w:numId w:val="6"/>
        </w:numPr>
        <w:rPr>
          <w:lang w:val="en-IE"/>
        </w:rPr>
      </w:pPr>
      <w:r w:rsidRPr="00FF4B28">
        <w:rPr>
          <w:lang w:val="en-IE"/>
        </w:rPr>
        <w:t>Character selection is based on client preferences</w:t>
      </w:r>
    </w:p>
    <w:p w:rsidR="00113FDB" w:rsidRPr="00FF4B28" w:rsidRDefault="00113FDB" w:rsidP="00FF4B28">
      <w:pPr>
        <w:pStyle w:val="ListParagraph"/>
        <w:numPr>
          <w:ilvl w:val="1"/>
          <w:numId w:val="6"/>
        </w:numPr>
        <w:rPr>
          <w:lang w:val="en-IE"/>
        </w:rPr>
      </w:pPr>
      <w:r w:rsidRPr="00FF4B28">
        <w:rPr>
          <w:lang w:val="en-IE"/>
        </w:rPr>
        <w:t>Downloadable reports use the delimiter for reports.</w:t>
      </w:r>
    </w:p>
    <w:p w:rsidR="00862476" w:rsidRPr="00FF4B28" w:rsidRDefault="00862476" w:rsidP="00F652A7">
      <w:pPr>
        <w:pStyle w:val="ListParagraph"/>
        <w:numPr>
          <w:ilvl w:val="1"/>
          <w:numId w:val="6"/>
        </w:numPr>
        <w:rPr>
          <w:lang w:val="en-IE"/>
        </w:rPr>
      </w:pPr>
      <w:r w:rsidRPr="00FF4B28">
        <w:rPr>
          <w:lang w:val="en-IE"/>
        </w:rPr>
        <w:t>A file with different characters used as delimiters will not be accepted</w:t>
      </w:r>
    </w:p>
    <w:p w:rsidR="00862476" w:rsidRPr="00FF4B28" w:rsidRDefault="00862476" w:rsidP="00685EBC">
      <w:pPr>
        <w:pStyle w:val="ListParagraph"/>
        <w:numPr>
          <w:ilvl w:val="2"/>
          <w:numId w:val="6"/>
        </w:numPr>
        <w:rPr>
          <w:lang w:val="en-IE"/>
        </w:rPr>
      </w:pPr>
      <w:r w:rsidRPr="00FF4B28">
        <w:rPr>
          <w:lang w:val="en-IE"/>
        </w:rPr>
        <w:t>Field1|Field2|Field3- acceptable</w:t>
      </w:r>
    </w:p>
    <w:p w:rsidR="00862476" w:rsidRPr="00FF4B28" w:rsidRDefault="00862476" w:rsidP="00685EBC">
      <w:pPr>
        <w:pStyle w:val="ListParagraph"/>
        <w:numPr>
          <w:ilvl w:val="2"/>
          <w:numId w:val="6"/>
        </w:numPr>
        <w:rPr>
          <w:lang w:val="en-IE"/>
        </w:rPr>
      </w:pPr>
      <w:r w:rsidRPr="00FF4B28">
        <w:rPr>
          <w:lang w:val="en-IE"/>
        </w:rPr>
        <w:t>Field1,Field2,Field3- acceptable</w:t>
      </w:r>
    </w:p>
    <w:p w:rsidR="00862476" w:rsidRPr="00FF4B28" w:rsidRDefault="00862476" w:rsidP="00685EBC">
      <w:pPr>
        <w:pStyle w:val="ListParagraph"/>
        <w:numPr>
          <w:ilvl w:val="2"/>
          <w:numId w:val="6"/>
        </w:numPr>
        <w:rPr>
          <w:lang w:val="en-IE"/>
        </w:rPr>
      </w:pPr>
      <w:r w:rsidRPr="00FF4B28">
        <w:rPr>
          <w:lang w:val="en-IE"/>
        </w:rPr>
        <w:t>Field1|Field2,Field3- Reject</w:t>
      </w:r>
    </w:p>
    <w:p w:rsidR="00862476" w:rsidRPr="00FF4B28" w:rsidRDefault="00862476" w:rsidP="00685EBC">
      <w:pPr>
        <w:pStyle w:val="ListParagraph"/>
        <w:numPr>
          <w:ilvl w:val="2"/>
          <w:numId w:val="6"/>
        </w:numPr>
        <w:rPr>
          <w:lang w:val="en-IE"/>
        </w:rPr>
      </w:pPr>
      <w:r w:rsidRPr="00FF4B28">
        <w:rPr>
          <w:lang w:val="en-IE"/>
        </w:rPr>
        <w:t>Field1#Field2#Field3- Reject</w:t>
      </w:r>
    </w:p>
    <w:p w:rsidR="00707183" w:rsidRPr="00FF4B28" w:rsidRDefault="00707183" w:rsidP="00F652A7">
      <w:pPr>
        <w:pStyle w:val="ListParagraph"/>
        <w:numPr>
          <w:ilvl w:val="0"/>
          <w:numId w:val="6"/>
        </w:numPr>
        <w:rPr>
          <w:lang w:val="en-IE"/>
        </w:rPr>
      </w:pPr>
      <w:r w:rsidRPr="00FF4B28">
        <w:rPr>
          <w:lang w:val="en-IE"/>
        </w:rPr>
        <w:t>Each line represent a single record of data (one payment instruction)</w:t>
      </w:r>
    </w:p>
    <w:p w:rsidR="00707183" w:rsidRPr="00FF4B28" w:rsidRDefault="00113FDB" w:rsidP="00F652A7">
      <w:pPr>
        <w:pStyle w:val="ListParagraph"/>
        <w:numPr>
          <w:ilvl w:val="0"/>
          <w:numId w:val="6"/>
        </w:numPr>
        <w:rPr>
          <w:lang w:val="en-IE"/>
        </w:rPr>
      </w:pPr>
      <w:r w:rsidRPr="00FF4B28">
        <w:rPr>
          <w:lang w:val="en-IE"/>
        </w:rPr>
        <w:t xml:space="preserve">Data </w:t>
      </w:r>
      <w:r w:rsidR="00FF4B28" w:rsidRPr="00FF4B28">
        <w:rPr>
          <w:lang w:val="en-IE"/>
        </w:rPr>
        <w:t>files and downloadable reports extensions will be based on client configuration</w:t>
      </w:r>
    </w:p>
    <w:p w:rsidR="000D2E90" w:rsidRPr="004B4E67" w:rsidRDefault="004B4E67" w:rsidP="004B4E67">
      <w:pPr>
        <w:pStyle w:val="ListParagraph"/>
        <w:numPr>
          <w:ilvl w:val="0"/>
          <w:numId w:val="6"/>
        </w:numPr>
        <w:rPr>
          <w:lang w:val="en-IE"/>
        </w:rPr>
      </w:pPr>
      <w:r>
        <w:rPr>
          <w:lang w:val="en-IE"/>
        </w:rPr>
        <w:t xml:space="preserve">Incoming </w:t>
      </w:r>
      <w:r w:rsidR="00113FDB" w:rsidRPr="00FF4B28">
        <w:rPr>
          <w:lang w:val="en-IE"/>
        </w:rPr>
        <w:t>Data f</w:t>
      </w:r>
      <w:r w:rsidR="00707183" w:rsidRPr="00FF4B28">
        <w:rPr>
          <w:lang w:val="en-IE"/>
        </w:rPr>
        <w:t>ile</w:t>
      </w:r>
      <w:r w:rsidR="00113FDB" w:rsidRPr="00FF4B28">
        <w:rPr>
          <w:lang w:val="en-IE"/>
        </w:rPr>
        <w:t>s</w:t>
      </w:r>
      <w:r w:rsidR="00707183" w:rsidRPr="00FF4B28">
        <w:rPr>
          <w:lang w:val="en-IE"/>
        </w:rPr>
        <w:t xml:space="preserve"> </w:t>
      </w:r>
      <w:r>
        <w:rPr>
          <w:lang w:val="en-IE"/>
        </w:rPr>
        <w:t xml:space="preserve">from clients </w:t>
      </w:r>
      <w:r w:rsidR="00CA4885" w:rsidRPr="00FF4B28">
        <w:rPr>
          <w:lang w:val="en-IE"/>
        </w:rPr>
        <w:t xml:space="preserve">do NOT use </w:t>
      </w:r>
      <w:r w:rsidR="00113FDB" w:rsidRPr="00FF4B28">
        <w:rPr>
          <w:lang w:val="en-IE"/>
        </w:rPr>
        <w:t>headers or footers. Downloadable reports include a file header</w:t>
      </w:r>
      <w:r w:rsidR="00A541E2" w:rsidRPr="00FF4B28">
        <w:rPr>
          <w:lang w:val="en-IE"/>
        </w:rPr>
        <w:t>.</w:t>
      </w:r>
    </w:p>
    <w:p w:rsidR="00001F8A" w:rsidRPr="00FF4B28" w:rsidRDefault="00001F8A" w:rsidP="00133B22">
      <w:pPr>
        <w:pStyle w:val="Heading4"/>
      </w:pPr>
      <w:bookmarkStart w:id="195" w:name="_Toc528055937"/>
      <w:r w:rsidRPr="00FF4B28">
        <w:t>Data Enclosing</w:t>
      </w:r>
      <w:bookmarkEnd w:id="195"/>
    </w:p>
    <w:p w:rsidR="00001F8A" w:rsidRPr="00FF4B28" w:rsidRDefault="00001F8A" w:rsidP="00F652A7">
      <w:pPr>
        <w:pStyle w:val="ListParagraph"/>
        <w:numPr>
          <w:ilvl w:val="0"/>
          <w:numId w:val="6"/>
        </w:numPr>
        <w:rPr>
          <w:lang w:val="en-IE"/>
        </w:rPr>
      </w:pPr>
      <w:r w:rsidRPr="00FF4B28">
        <w:rPr>
          <w:lang w:val="en-IE"/>
        </w:rPr>
        <w:t xml:space="preserve">In order to allow values to include the </w:t>
      </w:r>
      <w:r w:rsidRPr="00FF4B28">
        <w:rPr>
          <w:i/>
          <w:lang w:val="en-IE"/>
        </w:rPr>
        <w:t>delimiter character</w:t>
      </w:r>
      <w:r w:rsidRPr="00FF4B28">
        <w:rPr>
          <w:lang w:val="en-IE"/>
        </w:rPr>
        <w:t xml:space="preserve"> as a value, the text should be enclosed in </w:t>
      </w:r>
      <w:r w:rsidRPr="00FF4B28">
        <w:rPr>
          <w:i/>
          <w:lang w:val="en-IE"/>
        </w:rPr>
        <w:t xml:space="preserve">double quotes. </w:t>
      </w:r>
      <w:r w:rsidRPr="00FF4B28">
        <w:rPr>
          <w:lang w:val="en-IE"/>
        </w:rPr>
        <w:t>Example:</w:t>
      </w:r>
    </w:p>
    <w:p w:rsidR="00001F8A" w:rsidRPr="00FF4B28" w:rsidRDefault="00001F8A" w:rsidP="00001F8A">
      <w:pPr>
        <w:pStyle w:val="ListParagraph"/>
        <w:ind w:left="1530"/>
        <w:rPr>
          <w:lang w:val="en-IE"/>
        </w:rPr>
      </w:pPr>
      <w:r w:rsidRPr="00FF4B28">
        <w:rPr>
          <w:lang w:val="en-IE"/>
        </w:rPr>
        <w:t>This is one value, This is a second value, “This</w:t>
      </w:r>
      <w:r w:rsidRPr="00FF4B28">
        <w:rPr>
          <w:b/>
          <w:lang w:val="en-IE"/>
        </w:rPr>
        <w:t xml:space="preserve">, </w:t>
      </w:r>
      <w:r w:rsidRPr="00FF4B28">
        <w:rPr>
          <w:lang w:val="en-IE"/>
        </w:rPr>
        <w:t>is a third value”</w:t>
      </w:r>
    </w:p>
    <w:p w:rsidR="00001F8A" w:rsidRPr="00FF4B28" w:rsidRDefault="00001F8A" w:rsidP="00F652A7">
      <w:pPr>
        <w:pStyle w:val="ListParagraph"/>
        <w:numPr>
          <w:ilvl w:val="0"/>
          <w:numId w:val="6"/>
        </w:numPr>
        <w:rPr>
          <w:lang w:val="en-IE"/>
        </w:rPr>
      </w:pPr>
      <w:r w:rsidRPr="00FF4B28">
        <w:rPr>
          <w:lang w:val="en-IE"/>
        </w:rPr>
        <w:t xml:space="preserve">If </w:t>
      </w:r>
      <w:r w:rsidRPr="00FF4B28">
        <w:rPr>
          <w:i/>
          <w:lang w:val="en-IE"/>
        </w:rPr>
        <w:t>double quotes</w:t>
      </w:r>
      <w:r w:rsidRPr="00FF4B28">
        <w:rPr>
          <w:lang w:val="en-IE"/>
        </w:rPr>
        <w:t xml:space="preserve"> are part of the value, these should be escaped by using </w:t>
      </w:r>
      <w:r w:rsidRPr="00FF4B28">
        <w:rPr>
          <w:i/>
          <w:lang w:val="en-IE"/>
        </w:rPr>
        <w:t xml:space="preserve">double double quotes. </w:t>
      </w:r>
      <w:r w:rsidRPr="00FF4B28">
        <w:rPr>
          <w:lang w:val="en-IE"/>
        </w:rPr>
        <w:t xml:space="preserve">Example: </w:t>
      </w:r>
    </w:p>
    <w:p w:rsidR="00001F8A" w:rsidRPr="00823D18" w:rsidRDefault="00001F8A" w:rsidP="00001F8A">
      <w:pPr>
        <w:pStyle w:val="ListParagraph"/>
        <w:ind w:left="1440"/>
        <w:rPr>
          <w:lang w:val="en-IE"/>
        </w:rPr>
      </w:pPr>
      <w:r w:rsidRPr="00FF4B28">
        <w:rPr>
          <w:lang w:val="en-IE"/>
        </w:rPr>
        <w:t xml:space="preserve">This is one value,This is a second value, “This, is a third </w:t>
      </w:r>
      <w:r w:rsidRPr="00FF4B28">
        <w:rPr>
          <w:b/>
          <w:lang w:val="en-IE"/>
        </w:rPr>
        <w:t>““</w:t>
      </w:r>
      <w:r w:rsidRPr="00FF4B28">
        <w:rPr>
          <w:lang w:val="en-IE"/>
        </w:rPr>
        <w:t>value</w:t>
      </w:r>
      <w:r w:rsidRPr="00FF4B28">
        <w:rPr>
          <w:b/>
          <w:lang w:val="en-IE"/>
        </w:rPr>
        <w:t>””</w:t>
      </w:r>
      <w:r w:rsidRPr="00FF4B28">
        <w:rPr>
          <w:lang w:val="en-IE"/>
        </w:rPr>
        <w:t>”</w:t>
      </w:r>
    </w:p>
    <w:p w:rsidR="00707183" w:rsidRPr="00FF4B28" w:rsidRDefault="00707183" w:rsidP="00D549B5">
      <w:pPr>
        <w:pStyle w:val="Heading3"/>
        <w:tabs>
          <w:tab w:val="clear" w:pos="5850"/>
          <w:tab w:val="num" w:pos="720"/>
        </w:tabs>
        <w:ind w:left="720"/>
      </w:pPr>
      <w:bookmarkStart w:id="196" w:name="_Toc528055938"/>
      <w:r w:rsidRPr="00FF4B28">
        <w:t>Validations</w:t>
      </w:r>
      <w:bookmarkEnd w:id="196"/>
    </w:p>
    <w:p w:rsidR="004611B5" w:rsidRPr="00FF4B28" w:rsidRDefault="005B53AD" w:rsidP="00133B22">
      <w:pPr>
        <w:pStyle w:val="Heading4"/>
      </w:pPr>
      <w:bookmarkStart w:id="197" w:name="_Toc528055939"/>
      <w:r w:rsidRPr="00FF4B28">
        <w:t>File Level Validation</w:t>
      </w:r>
      <w:bookmarkEnd w:id="197"/>
    </w:p>
    <w:p w:rsidR="00707183" w:rsidRPr="00FF4B28" w:rsidRDefault="000D2E90" w:rsidP="00F652A7">
      <w:pPr>
        <w:pStyle w:val="ListParagraph"/>
        <w:numPr>
          <w:ilvl w:val="0"/>
          <w:numId w:val="6"/>
        </w:numPr>
        <w:rPr>
          <w:lang w:val="en-IE"/>
        </w:rPr>
      </w:pPr>
      <w:r w:rsidRPr="00FF4B28">
        <w:rPr>
          <w:lang w:val="en-IE"/>
        </w:rPr>
        <w:t>Column Validation</w:t>
      </w:r>
    </w:p>
    <w:p w:rsidR="00CA7CC7" w:rsidRPr="00253311" w:rsidRDefault="00CA7CC7" w:rsidP="00F652A7">
      <w:pPr>
        <w:pStyle w:val="ListParagraph"/>
        <w:numPr>
          <w:ilvl w:val="1"/>
          <w:numId w:val="6"/>
        </w:numPr>
        <w:rPr>
          <w:lang w:val="en-IE"/>
        </w:rPr>
      </w:pPr>
      <w:r w:rsidRPr="00FF4B28">
        <w:rPr>
          <w:lang w:val="en-IE"/>
        </w:rPr>
        <w:t>The content of the file must have the same number of columns specifi</w:t>
      </w:r>
      <w:r w:rsidR="001A29A3">
        <w:rPr>
          <w:lang w:val="en-IE"/>
        </w:rPr>
        <w:t xml:space="preserve">ed in the incoming file format </w:t>
      </w:r>
      <w:r w:rsidR="001A29A3" w:rsidRPr="00253311">
        <w:rPr>
          <w:lang w:val="en-IE"/>
        </w:rPr>
        <w:t xml:space="preserve">defined in this document. </w:t>
      </w:r>
    </w:p>
    <w:p w:rsidR="00120AEC" w:rsidRPr="00253311" w:rsidRDefault="00120AEC" w:rsidP="0085289D">
      <w:pPr>
        <w:pStyle w:val="ListParagraph"/>
        <w:numPr>
          <w:ilvl w:val="0"/>
          <w:numId w:val="6"/>
        </w:numPr>
        <w:rPr>
          <w:lang w:val="en-IE"/>
        </w:rPr>
      </w:pPr>
      <w:r w:rsidRPr="00253311">
        <w:rPr>
          <w:lang w:val="en-IE"/>
        </w:rPr>
        <w:t>File Naming Validation</w:t>
      </w:r>
    </w:p>
    <w:p w:rsidR="00120AEC" w:rsidRPr="00253311" w:rsidRDefault="00120AEC" w:rsidP="00120AEC">
      <w:pPr>
        <w:pStyle w:val="ListParagraph"/>
        <w:numPr>
          <w:ilvl w:val="1"/>
          <w:numId w:val="6"/>
        </w:numPr>
        <w:rPr>
          <w:lang w:val="en-IE"/>
        </w:rPr>
      </w:pPr>
      <w:r w:rsidRPr="00253311">
        <w:rPr>
          <w:lang w:val="en-IE"/>
        </w:rPr>
        <w:t xml:space="preserve">If the file does not include a valid name as </w:t>
      </w:r>
      <w:r w:rsidR="00A541E2" w:rsidRPr="00253311">
        <w:rPr>
          <w:lang w:val="en-IE"/>
        </w:rPr>
        <w:t>specified,</w:t>
      </w:r>
      <w:r w:rsidRPr="00253311">
        <w:rPr>
          <w:lang w:val="en-IE"/>
        </w:rPr>
        <w:t xml:space="preserve"> the file </w:t>
      </w:r>
      <w:r w:rsidR="00A541E2">
        <w:rPr>
          <w:lang w:val="en-IE"/>
        </w:rPr>
        <w:t>will</w:t>
      </w:r>
      <w:r w:rsidRPr="00253311">
        <w:rPr>
          <w:lang w:val="en-IE"/>
        </w:rPr>
        <w:t xml:space="preserve"> be rejected. </w:t>
      </w:r>
    </w:p>
    <w:p w:rsidR="005B53AD" w:rsidRDefault="005B53AD" w:rsidP="005B53AD">
      <w:pPr>
        <w:rPr>
          <w:b/>
        </w:rPr>
      </w:pPr>
      <w:r w:rsidRPr="001A29A3">
        <w:rPr>
          <w:b/>
        </w:rPr>
        <w:t>If any of the validations above fails, the full file will be rejected</w:t>
      </w:r>
      <w:r w:rsidR="00900FA7">
        <w:rPr>
          <w:b/>
        </w:rPr>
        <w:t xml:space="preserve"> &amp; error message will be displayed to client on client portal</w:t>
      </w:r>
      <w:r w:rsidRPr="001A29A3">
        <w:rPr>
          <w:b/>
        </w:rPr>
        <w:t>.</w:t>
      </w:r>
      <w:r w:rsidR="009633CA">
        <w:rPr>
          <w:b/>
        </w:rPr>
        <w:t xml:space="preserve"> </w:t>
      </w:r>
    </w:p>
    <w:p w:rsidR="009633CA" w:rsidRPr="001A29A3" w:rsidRDefault="009633CA" w:rsidP="005B53AD">
      <w:pPr>
        <w:rPr>
          <w:b/>
        </w:rPr>
      </w:pPr>
      <w:r>
        <w:rPr>
          <w:b/>
        </w:rPr>
        <w:t xml:space="preserve">Refer to </w:t>
      </w:r>
      <w:hyperlink w:anchor="_Error_Codes_at" w:history="1">
        <w:r w:rsidRPr="009633CA">
          <w:rPr>
            <w:rStyle w:val="Hyperlink"/>
            <w:b/>
          </w:rPr>
          <w:t>section 6.8</w:t>
        </w:r>
      </w:hyperlink>
      <w:r>
        <w:rPr>
          <w:b/>
        </w:rPr>
        <w:t xml:space="preserve"> for file level error codes. </w:t>
      </w:r>
    </w:p>
    <w:p w:rsidR="005B53AD" w:rsidRPr="004B4E67" w:rsidRDefault="005B53AD" w:rsidP="00133B22">
      <w:pPr>
        <w:pStyle w:val="Heading4"/>
      </w:pPr>
      <w:bookmarkStart w:id="198" w:name="_Toc528055940"/>
      <w:r w:rsidRPr="004B4E67">
        <w:lastRenderedPageBreak/>
        <w:t xml:space="preserve">Transaction Level </w:t>
      </w:r>
      <w:r w:rsidR="00A541E2" w:rsidRPr="004B4E67">
        <w:t>Validation</w:t>
      </w:r>
      <w:bookmarkEnd w:id="198"/>
    </w:p>
    <w:p w:rsidR="009179D1" w:rsidRPr="004B4E67" w:rsidRDefault="00FE7714" w:rsidP="00F652A7">
      <w:pPr>
        <w:pStyle w:val="ListParagraph"/>
        <w:numPr>
          <w:ilvl w:val="0"/>
          <w:numId w:val="6"/>
        </w:numPr>
        <w:rPr>
          <w:lang w:val="en-IE"/>
        </w:rPr>
      </w:pPr>
      <w:r w:rsidRPr="004B4E67">
        <w:rPr>
          <w:lang w:val="en-IE"/>
        </w:rPr>
        <w:t xml:space="preserve">Field </w:t>
      </w:r>
      <w:r w:rsidR="001440E8" w:rsidRPr="004B4E67">
        <w:rPr>
          <w:lang w:val="en-IE"/>
        </w:rPr>
        <w:t xml:space="preserve">Data Type </w:t>
      </w:r>
      <w:r w:rsidRPr="004B4E67">
        <w:rPr>
          <w:lang w:val="en-IE"/>
        </w:rPr>
        <w:t>Validation</w:t>
      </w:r>
      <w:r w:rsidR="003F044B" w:rsidRPr="004B4E67">
        <w:rPr>
          <w:lang w:val="en-IE"/>
        </w:rPr>
        <w:t xml:space="preserve"> </w:t>
      </w:r>
    </w:p>
    <w:p w:rsidR="00FE7714" w:rsidRPr="001A29A3" w:rsidRDefault="00FE7714" w:rsidP="00F652A7">
      <w:pPr>
        <w:pStyle w:val="ListParagraph"/>
        <w:numPr>
          <w:ilvl w:val="1"/>
          <w:numId w:val="6"/>
        </w:numPr>
        <w:rPr>
          <w:lang w:val="en-IE"/>
        </w:rPr>
      </w:pPr>
      <w:r w:rsidRPr="001A29A3">
        <w:rPr>
          <w:lang w:val="en-IE"/>
        </w:rPr>
        <w:t>Records are validated against the data types included in the file layout. These layouts include the following data types</w:t>
      </w:r>
    </w:p>
    <w:p w:rsidR="00FE7714" w:rsidRPr="001A29A3" w:rsidRDefault="00FE7714" w:rsidP="00F652A7">
      <w:pPr>
        <w:pStyle w:val="ListParagraph"/>
        <w:numPr>
          <w:ilvl w:val="2"/>
          <w:numId w:val="6"/>
        </w:numPr>
        <w:rPr>
          <w:lang w:val="en-IE"/>
        </w:rPr>
      </w:pPr>
      <w:r w:rsidRPr="001A29A3">
        <w:rPr>
          <w:lang w:val="en-IE"/>
        </w:rPr>
        <w:t>Numeric – Valu</w:t>
      </w:r>
      <w:r w:rsidR="004B4E67">
        <w:rPr>
          <w:lang w:val="en-IE"/>
        </w:rPr>
        <w:t>e is an integer of no more of x</w:t>
      </w:r>
      <w:r w:rsidRPr="001A29A3">
        <w:rPr>
          <w:lang w:val="en-IE"/>
        </w:rPr>
        <w:t xml:space="preserve"> digits</w:t>
      </w:r>
      <w:r w:rsidR="004B4E67">
        <w:rPr>
          <w:lang w:val="en-IE"/>
        </w:rPr>
        <w:t xml:space="preserve"> where X is defined in the respective file formats.</w:t>
      </w:r>
    </w:p>
    <w:p w:rsidR="00FE7714" w:rsidRPr="001A29A3" w:rsidRDefault="00FE7714" w:rsidP="00F652A7">
      <w:pPr>
        <w:pStyle w:val="ListParagraph"/>
        <w:numPr>
          <w:ilvl w:val="2"/>
          <w:numId w:val="6"/>
        </w:numPr>
        <w:rPr>
          <w:lang w:val="en-IE"/>
        </w:rPr>
      </w:pPr>
      <w:r w:rsidRPr="001A29A3">
        <w:rPr>
          <w:lang w:val="en-IE"/>
        </w:rPr>
        <w:t>Money – Value represents money with no more than 14 digits with 2 decimal points (14 total)</w:t>
      </w:r>
    </w:p>
    <w:p w:rsidR="00253311" w:rsidRDefault="00FE7714" w:rsidP="00205377">
      <w:pPr>
        <w:pStyle w:val="ListParagraph"/>
        <w:numPr>
          <w:ilvl w:val="2"/>
          <w:numId w:val="6"/>
        </w:numPr>
        <w:rPr>
          <w:lang w:val="en-IE"/>
        </w:rPr>
      </w:pPr>
      <w:r w:rsidRPr="00253311">
        <w:rPr>
          <w:lang w:val="en-IE"/>
        </w:rPr>
        <w:t xml:space="preserve">Text – Value represents a maximum of 255 characters </w:t>
      </w:r>
    </w:p>
    <w:p w:rsidR="00FE7714" w:rsidRPr="00253311" w:rsidRDefault="00FE7714" w:rsidP="00205377">
      <w:pPr>
        <w:pStyle w:val="ListParagraph"/>
        <w:numPr>
          <w:ilvl w:val="2"/>
          <w:numId w:val="6"/>
        </w:numPr>
        <w:rPr>
          <w:lang w:val="en-IE"/>
        </w:rPr>
      </w:pPr>
      <w:r w:rsidRPr="00253311">
        <w:rPr>
          <w:lang w:val="en-IE"/>
        </w:rPr>
        <w:t>Date – Value represents a date AFTER 1/1/1900</w:t>
      </w:r>
    </w:p>
    <w:p w:rsidR="00FE7714" w:rsidRPr="001A29A3" w:rsidRDefault="00FE7714" w:rsidP="00F652A7">
      <w:pPr>
        <w:pStyle w:val="ListParagraph"/>
        <w:numPr>
          <w:ilvl w:val="2"/>
          <w:numId w:val="6"/>
        </w:numPr>
        <w:rPr>
          <w:lang w:val="en-IE"/>
        </w:rPr>
      </w:pPr>
      <w:r w:rsidRPr="001A29A3">
        <w:rPr>
          <w:lang w:val="en-IE"/>
        </w:rPr>
        <w:t xml:space="preserve">Email – Value </w:t>
      </w:r>
      <w:r w:rsidR="005C1CF4" w:rsidRPr="001A29A3">
        <w:rPr>
          <w:lang w:val="en-IE"/>
        </w:rPr>
        <w:t xml:space="preserve">represents a valid email </w:t>
      </w:r>
      <w:r w:rsidR="003960D7" w:rsidRPr="001A29A3">
        <w:rPr>
          <w:lang w:val="en-IE"/>
        </w:rPr>
        <w:t>(tbd, reg ex)</w:t>
      </w:r>
    </w:p>
    <w:p w:rsidR="00001F8A" w:rsidRPr="001A29A3" w:rsidRDefault="00FE7714" w:rsidP="00F652A7">
      <w:pPr>
        <w:pStyle w:val="ListParagraph"/>
        <w:numPr>
          <w:ilvl w:val="2"/>
          <w:numId w:val="6"/>
        </w:numPr>
        <w:rPr>
          <w:lang w:val="en-IE"/>
        </w:rPr>
      </w:pPr>
      <w:r w:rsidRPr="001A29A3">
        <w:rPr>
          <w:lang w:val="en-IE"/>
        </w:rPr>
        <w:t>Phone</w:t>
      </w:r>
      <w:r w:rsidR="005C1CF4" w:rsidRPr="001A29A3">
        <w:rPr>
          <w:lang w:val="en-IE"/>
        </w:rPr>
        <w:t xml:space="preserve"> – Value represents a valid phone number including country code and local code</w:t>
      </w:r>
      <w:r w:rsidR="003960D7" w:rsidRPr="001A29A3">
        <w:rPr>
          <w:lang w:val="en-IE"/>
        </w:rPr>
        <w:t xml:space="preserve"> (tbd, regex)</w:t>
      </w:r>
    </w:p>
    <w:p w:rsidR="003F044B" w:rsidRPr="001A29A3" w:rsidRDefault="003F044B" w:rsidP="00F652A7">
      <w:pPr>
        <w:pStyle w:val="ListParagraph"/>
        <w:numPr>
          <w:ilvl w:val="1"/>
          <w:numId w:val="6"/>
        </w:numPr>
        <w:rPr>
          <w:lang w:val="en-IE"/>
        </w:rPr>
      </w:pPr>
      <w:r w:rsidRPr="001A29A3">
        <w:rPr>
          <w:lang w:val="en-IE"/>
        </w:rPr>
        <w:t xml:space="preserve">Data value trimming </w:t>
      </w:r>
    </w:p>
    <w:p w:rsidR="005B53AD" w:rsidRPr="001A29A3" w:rsidRDefault="005B53AD" w:rsidP="005B53AD">
      <w:pPr>
        <w:rPr>
          <w:b/>
        </w:rPr>
      </w:pPr>
      <w:r w:rsidRPr="001A29A3">
        <w:rPr>
          <w:b/>
        </w:rPr>
        <w:t xml:space="preserve">If any of the </w:t>
      </w:r>
      <w:r w:rsidR="00203F21" w:rsidRPr="001A29A3">
        <w:rPr>
          <w:b/>
        </w:rPr>
        <w:t>validations</w:t>
      </w:r>
      <w:r w:rsidRPr="001A29A3">
        <w:rPr>
          <w:b/>
        </w:rPr>
        <w:t xml:space="preserve"> above fails, only the record will be rejected.</w:t>
      </w:r>
    </w:p>
    <w:p w:rsidR="005B53AD" w:rsidRPr="00253311" w:rsidRDefault="00135A2F" w:rsidP="00D549B5">
      <w:pPr>
        <w:pStyle w:val="Heading2"/>
        <w:tabs>
          <w:tab w:val="clear" w:pos="576"/>
          <w:tab w:val="num" w:pos="-4554"/>
        </w:tabs>
      </w:pPr>
      <w:bookmarkStart w:id="199" w:name="_Ref469377024"/>
      <w:bookmarkStart w:id="200" w:name="_Toc528055941"/>
      <w:r w:rsidRPr="00253311">
        <w:t>General File Naming Convention</w:t>
      </w:r>
      <w:bookmarkEnd w:id="199"/>
      <w:r w:rsidR="00253311" w:rsidRPr="00253311">
        <w:t xml:space="preserve"> Recommendations</w:t>
      </w:r>
      <w:r w:rsidR="007E676E">
        <w:t>(</w:t>
      </w:r>
      <w:r w:rsidR="007E676E" w:rsidRPr="007E676E">
        <w:rPr>
          <w:color w:val="FF0000"/>
        </w:rPr>
        <w:t>TBD</w:t>
      </w:r>
      <w:r w:rsidR="007E676E">
        <w:t>)</w:t>
      </w:r>
      <w:bookmarkEnd w:id="200"/>
    </w:p>
    <w:p w:rsidR="00135A2F" w:rsidRPr="00253311" w:rsidRDefault="00135A2F" w:rsidP="00D549B5">
      <w:pPr>
        <w:pStyle w:val="Heading3"/>
        <w:tabs>
          <w:tab w:val="clear" w:pos="5850"/>
          <w:tab w:val="num" w:pos="-4410"/>
        </w:tabs>
        <w:ind w:left="720"/>
      </w:pPr>
      <w:bookmarkStart w:id="201" w:name="_Toc528055942"/>
      <w:r w:rsidRPr="00253311">
        <w:t>Request or Publish</w:t>
      </w:r>
      <w:bookmarkEnd w:id="201"/>
    </w:p>
    <w:tbl>
      <w:tblPr>
        <w:tblStyle w:val="TableProfessional"/>
        <w:tblW w:w="5000" w:type="pct"/>
        <w:tblLook w:val="04A0" w:firstRow="1" w:lastRow="0" w:firstColumn="1" w:lastColumn="0" w:noHBand="0" w:noVBand="1"/>
      </w:tblPr>
      <w:tblGrid>
        <w:gridCol w:w="2921"/>
        <w:gridCol w:w="7143"/>
      </w:tblGrid>
      <w:tr w:rsidR="00135A2F" w:rsidRPr="00085CAD" w:rsidTr="009D779C">
        <w:trPr>
          <w:cnfStyle w:val="100000000000" w:firstRow="1" w:lastRow="0" w:firstColumn="0" w:lastColumn="0" w:oddVBand="0" w:evenVBand="0" w:oddHBand="0" w:evenHBand="0" w:firstRowFirstColumn="0" w:firstRowLastColumn="0" w:lastRowFirstColumn="0" w:lastRowLastColumn="0"/>
        </w:trPr>
        <w:tc>
          <w:tcPr>
            <w:tcW w:w="1451" w:type="pct"/>
          </w:tcPr>
          <w:p w:rsidR="00135A2F" w:rsidRPr="007E676E" w:rsidRDefault="00135A2F" w:rsidP="00EC7C7D">
            <w:pPr>
              <w:pStyle w:val="TableHeader"/>
            </w:pPr>
            <w:r w:rsidRPr="007E676E">
              <w:t>Item</w:t>
            </w:r>
          </w:p>
        </w:tc>
        <w:tc>
          <w:tcPr>
            <w:tcW w:w="3549" w:type="pct"/>
          </w:tcPr>
          <w:p w:rsidR="00135A2F" w:rsidRPr="007E676E" w:rsidRDefault="00135A2F" w:rsidP="00EC7C7D">
            <w:pPr>
              <w:pStyle w:val="TableHeader"/>
            </w:pPr>
            <w:r w:rsidRPr="007E676E">
              <w:t>Description</w:t>
            </w:r>
          </w:p>
        </w:tc>
      </w:tr>
      <w:tr w:rsidR="00135A2F" w:rsidRPr="00085CAD" w:rsidTr="009D779C">
        <w:tc>
          <w:tcPr>
            <w:tcW w:w="1451" w:type="pct"/>
          </w:tcPr>
          <w:p w:rsidR="00135A2F" w:rsidRPr="007E676E" w:rsidRDefault="00135A2F" w:rsidP="00EC7C7D">
            <w:pPr>
              <w:pStyle w:val="TableBody"/>
            </w:pPr>
            <w:r w:rsidRPr="007E676E">
              <w:t>Client ID</w:t>
            </w:r>
            <w:r w:rsidR="00007A3A" w:rsidRPr="007E676E">
              <w:t>*</w:t>
            </w:r>
          </w:p>
        </w:tc>
        <w:tc>
          <w:tcPr>
            <w:tcW w:w="3549" w:type="pct"/>
          </w:tcPr>
          <w:p w:rsidR="00135A2F" w:rsidRPr="007E676E" w:rsidRDefault="00253311" w:rsidP="00EC7C7D">
            <w:pPr>
              <w:pStyle w:val="TableBody"/>
            </w:pPr>
            <w:r w:rsidRPr="007E676E">
              <w:t>Client Identification provided by US Bank</w:t>
            </w:r>
          </w:p>
        </w:tc>
      </w:tr>
      <w:tr w:rsidR="00135A2F" w:rsidRPr="00085CAD" w:rsidTr="009D779C">
        <w:tc>
          <w:tcPr>
            <w:tcW w:w="1451" w:type="pct"/>
          </w:tcPr>
          <w:p w:rsidR="00135A2F" w:rsidRPr="007E676E" w:rsidRDefault="00135A2F" w:rsidP="00EC7C7D">
            <w:pPr>
              <w:pStyle w:val="TableBody"/>
            </w:pPr>
            <w:r w:rsidRPr="007E676E">
              <w:t>Origin Application</w:t>
            </w:r>
          </w:p>
        </w:tc>
        <w:tc>
          <w:tcPr>
            <w:tcW w:w="3549" w:type="pct"/>
          </w:tcPr>
          <w:p w:rsidR="00135A2F" w:rsidRPr="007E676E" w:rsidRDefault="00135A2F" w:rsidP="00253311">
            <w:pPr>
              <w:pStyle w:val="TableBody"/>
            </w:pPr>
            <w:r w:rsidRPr="007E676E">
              <w:t xml:space="preserve">Up to 10 chars describing the origin app i.e. </w:t>
            </w:r>
            <w:r w:rsidR="00253311" w:rsidRPr="007E676E">
              <w:t>INPAY</w:t>
            </w:r>
          </w:p>
        </w:tc>
      </w:tr>
      <w:tr w:rsidR="00135A2F" w:rsidRPr="00085CAD" w:rsidTr="009D779C">
        <w:tc>
          <w:tcPr>
            <w:tcW w:w="1451" w:type="pct"/>
          </w:tcPr>
          <w:p w:rsidR="00135A2F" w:rsidRPr="007E676E" w:rsidRDefault="00135A2F" w:rsidP="00EC7C7D">
            <w:pPr>
              <w:pStyle w:val="TableBody"/>
            </w:pPr>
            <w:r w:rsidRPr="007E676E">
              <w:t>Destination Application</w:t>
            </w:r>
          </w:p>
        </w:tc>
        <w:tc>
          <w:tcPr>
            <w:tcW w:w="3549" w:type="pct"/>
          </w:tcPr>
          <w:p w:rsidR="00135A2F" w:rsidRPr="007E676E" w:rsidRDefault="00135A2F" w:rsidP="00EC7C7D">
            <w:pPr>
              <w:pStyle w:val="TableBody"/>
            </w:pPr>
            <w:r w:rsidRPr="007E676E">
              <w:t>Up to 10 chars describing the destination app i.e. PH – (Payment Hub)</w:t>
            </w:r>
          </w:p>
        </w:tc>
      </w:tr>
      <w:tr w:rsidR="00135A2F" w:rsidRPr="00085CAD" w:rsidTr="009D779C">
        <w:tc>
          <w:tcPr>
            <w:tcW w:w="1451" w:type="pct"/>
          </w:tcPr>
          <w:p w:rsidR="00135A2F" w:rsidRPr="007E676E" w:rsidRDefault="00135A2F" w:rsidP="00EC7C7D">
            <w:pPr>
              <w:pStyle w:val="TableBody"/>
            </w:pPr>
            <w:r w:rsidRPr="007E676E">
              <w:t>Content Type</w:t>
            </w:r>
          </w:p>
        </w:tc>
        <w:tc>
          <w:tcPr>
            <w:tcW w:w="3549" w:type="pct"/>
          </w:tcPr>
          <w:p w:rsidR="00135A2F" w:rsidRPr="007E676E" w:rsidRDefault="00135A2F" w:rsidP="00EC7C7D">
            <w:pPr>
              <w:pStyle w:val="TableBody"/>
            </w:pPr>
            <w:r w:rsidRPr="007E676E">
              <w:t>Up to 20 chars describing the content of the file</w:t>
            </w:r>
          </w:p>
        </w:tc>
      </w:tr>
      <w:tr w:rsidR="00135A2F" w:rsidRPr="00085CAD" w:rsidTr="009D779C">
        <w:tc>
          <w:tcPr>
            <w:tcW w:w="1451" w:type="pct"/>
          </w:tcPr>
          <w:p w:rsidR="00135A2F" w:rsidRPr="007E676E" w:rsidRDefault="00135A2F" w:rsidP="00EC7C7D">
            <w:pPr>
              <w:pStyle w:val="TableBody"/>
            </w:pPr>
            <w:r w:rsidRPr="007E676E">
              <w:t>File Date</w:t>
            </w:r>
          </w:p>
        </w:tc>
        <w:tc>
          <w:tcPr>
            <w:tcW w:w="3549" w:type="pct"/>
          </w:tcPr>
          <w:p w:rsidR="00135A2F" w:rsidRPr="007E676E" w:rsidRDefault="00A541E2" w:rsidP="00EC7C7D">
            <w:pPr>
              <w:pStyle w:val="TableBody"/>
              <w:rPr>
                <w:rFonts w:ascii="Tahoma" w:hAnsi="Tahoma" w:cs="Tahoma"/>
                <w:color w:val="000000"/>
              </w:rPr>
            </w:pPr>
            <w:r w:rsidRPr="007E676E">
              <w:t>Date of</w:t>
            </w:r>
            <w:r w:rsidR="00135A2F" w:rsidRPr="007E676E">
              <w:t xml:space="preserve"> the file generation in the following format: </w:t>
            </w:r>
            <w:r w:rsidR="00135A2F" w:rsidRPr="007E676E">
              <w:rPr>
                <w:rFonts w:ascii="Tahoma" w:hAnsi="Tahoma" w:cs="Tahoma"/>
                <w:color w:val="000000"/>
              </w:rPr>
              <w:t>YYYYMMDD</w:t>
            </w:r>
          </w:p>
          <w:p w:rsidR="00135A2F" w:rsidRPr="007E676E" w:rsidRDefault="00135A2F" w:rsidP="00EC7C7D">
            <w:pPr>
              <w:pStyle w:val="TableBody"/>
              <w:rPr>
                <w:rFonts w:ascii="Tahoma" w:hAnsi="Tahoma" w:cs="Tahoma"/>
                <w:color w:val="000000"/>
              </w:rPr>
            </w:pPr>
            <w:r w:rsidRPr="007E676E">
              <w:rPr>
                <w:rFonts w:ascii="Tahoma" w:hAnsi="Tahoma" w:cs="Tahoma"/>
                <w:color w:val="000000"/>
              </w:rPr>
              <w:t>Time Zone: EST</w:t>
            </w:r>
          </w:p>
        </w:tc>
      </w:tr>
      <w:tr w:rsidR="007E01FF" w:rsidRPr="00085CAD" w:rsidTr="009D779C">
        <w:tc>
          <w:tcPr>
            <w:tcW w:w="1451" w:type="pct"/>
          </w:tcPr>
          <w:p w:rsidR="007E01FF" w:rsidRPr="007E676E" w:rsidRDefault="007E01FF" w:rsidP="00EC7C7D">
            <w:pPr>
              <w:pStyle w:val="TableBody"/>
            </w:pPr>
            <w:r w:rsidRPr="007E676E">
              <w:t>Unique File ID</w:t>
            </w:r>
          </w:p>
        </w:tc>
        <w:tc>
          <w:tcPr>
            <w:tcW w:w="3549" w:type="pct"/>
          </w:tcPr>
          <w:p w:rsidR="00244197" w:rsidRPr="007E676E" w:rsidRDefault="007E01FF" w:rsidP="00EC7C7D">
            <w:pPr>
              <w:pStyle w:val="TableBody"/>
            </w:pPr>
            <w:r w:rsidRPr="007E676E">
              <w:t xml:space="preserve">Up to </w:t>
            </w:r>
            <w:r w:rsidR="003C43CD" w:rsidRPr="007E676E">
              <w:t>35</w:t>
            </w:r>
            <w:r w:rsidRPr="007E676E">
              <w:t xml:space="preserve"> chars for unique record identification </w:t>
            </w:r>
            <w:r w:rsidR="004B4E67">
              <w:t>it can be a datetime</w:t>
            </w:r>
          </w:p>
        </w:tc>
      </w:tr>
      <w:tr w:rsidR="00707941" w:rsidRPr="00085CAD" w:rsidTr="009D779C">
        <w:tc>
          <w:tcPr>
            <w:tcW w:w="1451" w:type="pct"/>
          </w:tcPr>
          <w:p w:rsidR="00707941" w:rsidRPr="007E676E" w:rsidRDefault="00707941" w:rsidP="00EC7C7D">
            <w:pPr>
              <w:pStyle w:val="TableBody"/>
            </w:pPr>
            <w:r w:rsidRPr="007E676E">
              <w:t>File Extension</w:t>
            </w:r>
          </w:p>
        </w:tc>
        <w:tc>
          <w:tcPr>
            <w:tcW w:w="3549" w:type="pct"/>
          </w:tcPr>
          <w:p w:rsidR="00707941" w:rsidRPr="007E676E" w:rsidRDefault="00707941" w:rsidP="004B4E67">
            <w:pPr>
              <w:pStyle w:val="TableBody"/>
            </w:pPr>
            <w:r w:rsidRPr="007E676E">
              <w:t>The file extension is by default .dat however .csv can be used if the content allows it.</w:t>
            </w:r>
            <w:r w:rsidR="00F91198" w:rsidRPr="007E676E">
              <w:t xml:space="preserve"> </w:t>
            </w:r>
          </w:p>
        </w:tc>
      </w:tr>
    </w:tbl>
    <w:p w:rsidR="00135A2F" w:rsidRPr="00085CAD" w:rsidRDefault="00135A2F" w:rsidP="00135A2F">
      <w:pPr>
        <w:rPr>
          <w:highlight w:val="yellow"/>
        </w:rPr>
      </w:pPr>
    </w:p>
    <w:p w:rsidR="00A30F1E" w:rsidRPr="007E676E" w:rsidRDefault="00A30F1E" w:rsidP="00135A2F">
      <w:r w:rsidRPr="007E676E">
        <w:t>Example:</w:t>
      </w:r>
    </w:p>
    <w:p w:rsidR="00135A2F" w:rsidRPr="007E676E" w:rsidRDefault="00135A2F" w:rsidP="00EC7C7D">
      <w:pPr>
        <w:ind w:firstLine="720"/>
        <w:rPr>
          <w:rFonts w:ascii="Tahoma" w:hAnsi="Tahoma" w:cs="Tahoma"/>
          <w:color w:val="000000"/>
        </w:rPr>
      </w:pPr>
      <w:r w:rsidRPr="007E676E">
        <w:rPr>
          <w:rFonts w:ascii="Tahoma" w:hAnsi="Tahoma" w:cs="Tahoma"/>
          <w:color w:val="000000"/>
        </w:rPr>
        <w:t>C</w:t>
      </w:r>
      <w:r w:rsidR="007E676E">
        <w:rPr>
          <w:rFonts w:ascii="Tahoma" w:hAnsi="Tahoma" w:cs="Tahoma"/>
          <w:color w:val="000000"/>
        </w:rPr>
        <w:t>lient</w:t>
      </w:r>
      <w:r w:rsidRPr="007E676E">
        <w:rPr>
          <w:rFonts w:ascii="Tahoma" w:hAnsi="Tahoma" w:cs="Tahoma"/>
          <w:color w:val="000000"/>
        </w:rPr>
        <w:t>UID_APP</w:t>
      </w:r>
      <w:r w:rsidR="00A30F1E" w:rsidRPr="007E676E">
        <w:rPr>
          <w:rFonts w:ascii="Tahoma" w:hAnsi="Tahoma" w:cs="Tahoma"/>
          <w:color w:val="000000"/>
        </w:rPr>
        <w:t>1_APP2</w:t>
      </w:r>
      <w:r w:rsidRPr="007E676E">
        <w:rPr>
          <w:rFonts w:ascii="Tahoma" w:hAnsi="Tahoma" w:cs="Tahoma"/>
          <w:color w:val="000000"/>
        </w:rPr>
        <w:t>_</w:t>
      </w:r>
      <w:r w:rsidR="007E676E" w:rsidRPr="007E676E">
        <w:rPr>
          <w:rFonts w:ascii="Tahoma" w:hAnsi="Tahoma" w:cs="Tahoma"/>
          <w:color w:val="000000"/>
        </w:rPr>
        <w:t>ContentType</w:t>
      </w:r>
      <w:r w:rsidRPr="007E676E">
        <w:rPr>
          <w:rFonts w:ascii="Tahoma" w:hAnsi="Tahoma" w:cs="Tahoma"/>
          <w:color w:val="000000"/>
        </w:rPr>
        <w:t>_YYYYMMDD</w:t>
      </w:r>
      <w:r w:rsidR="007E01FF" w:rsidRPr="007E676E">
        <w:rPr>
          <w:rFonts w:ascii="Tahoma" w:hAnsi="Tahoma" w:cs="Tahoma"/>
          <w:color w:val="000000"/>
        </w:rPr>
        <w:t>UUUUUUUUUUU</w:t>
      </w:r>
      <w:r w:rsidR="003C43CD" w:rsidRPr="007E676E">
        <w:rPr>
          <w:rFonts w:ascii="Tahoma" w:hAnsi="Tahoma" w:cs="Tahoma"/>
          <w:color w:val="000000"/>
        </w:rPr>
        <w:t>UUUUUUUUUUUUUUUUUUUUUUUU</w:t>
      </w:r>
      <w:r w:rsidRPr="007E676E">
        <w:rPr>
          <w:rFonts w:ascii="Tahoma" w:hAnsi="Tahoma" w:cs="Tahoma"/>
          <w:color w:val="000000"/>
        </w:rPr>
        <w:t>.dat</w:t>
      </w:r>
    </w:p>
    <w:p w:rsidR="00135A2F" w:rsidRPr="007E676E" w:rsidRDefault="00135A2F" w:rsidP="00135A2F">
      <w:pPr>
        <w:rPr>
          <w:rFonts w:ascii="Tahoma" w:hAnsi="Tahoma" w:cs="Tahoma"/>
          <w:color w:val="000000"/>
        </w:rPr>
      </w:pPr>
      <w:r w:rsidRPr="007E676E">
        <w:rPr>
          <w:rFonts w:ascii="Tahoma" w:hAnsi="Tahoma" w:cs="Tahoma"/>
          <w:color w:val="000000"/>
        </w:rPr>
        <w:t>Example for a file generated on Sep 5</w:t>
      </w:r>
      <w:r w:rsidRPr="007E676E">
        <w:rPr>
          <w:rFonts w:ascii="Tahoma" w:hAnsi="Tahoma" w:cs="Tahoma"/>
          <w:color w:val="000000"/>
          <w:vertAlign w:val="superscript"/>
        </w:rPr>
        <w:t>th</w:t>
      </w:r>
      <w:r w:rsidRPr="007E676E">
        <w:rPr>
          <w:rFonts w:ascii="Tahoma" w:hAnsi="Tahoma" w:cs="Tahoma"/>
          <w:color w:val="000000"/>
        </w:rPr>
        <w:t>, 2016 at 8:30:01.332 PM EST</w:t>
      </w:r>
      <w:r w:rsidR="006A5A6B" w:rsidRPr="007E676E">
        <w:rPr>
          <w:rFonts w:ascii="Tahoma" w:hAnsi="Tahoma" w:cs="Tahoma"/>
          <w:color w:val="000000"/>
        </w:rPr>
        <w:t>:</w:t>
      </w:r>
    </w:p>
    <w:p w:rsidR="00135A2F" w:rsidRPr="007E676E" w:rsidRDefault="00A30F1E" w:rsidP="00EC7C7D">
      <w:pPr>
        <w:ind w:firstLine="720"/>
        <w:rPr>
          <w:rFonts w:ascii="Tahoma" w:hAnsi="Tahoma" w:cs="Tahoma"/>
          <w:color w:val="000000"/>
        </w:rPr>
      </w:pPr>
      <w:r w:rsidRPr="007E676E">
        <w:rPr>
          <w:rFonts w:ascii="Tahoma" w:hAnsi="Tahoma" w:cs="Tahoma"/>
          <w:color w:val="000000"/>
        </w:rPr>
        <w:t>000000007_P</w:t>
      </w:r>
      <w:r w:rsidR="00135A2F" w:rsidRPr="007E676E">
        <w:rPr>
          <w:rFonts w:ascii="Tahoma" w:hAnsi="Tahoma" w:cs="Tahoma"/>
          <w:color w:val="000000"/>
        </w:rPr>
        <w:t>X_</w:t>
      </w:r>
      <w:r w:rsidRPr="007E676E">
        <w:rPr>
          <w:rFonts w:ascii="Tahoma" w:hAnsi="Tahoma" w:cs="Tahoma"/>
          <w:color w:val="000000"/>
        </w:rPr>
        <w:t>PH_</w:t>
      </w:r>
      <w:r w:rsidR="007E676E" w:rsidRPr="007E676E">
        <w:rPr>
          <w:rFonts w:ascii="Tahoma" w:hAnsi="Tahoma" w:cs="Tahoma"/>
          <w:color w:val="000000"/>
        </w:rPr>
        <w:t>ContentType</w:t>
      </w:r>
      <w:r w:rsidR="00135A2F" w:rsidRPr="007E676E">
        <w:rPr>
          <w:rFonts w:ascii="Tahoma" w:hAnsi="Tahoma" w:cs="Tahoma"/>
          <w:color w:val="000000"/>
        </w:rPr>
        <w:t>_20160905203001332.dat</w:t>
      </w:r>
    </w:p>
    <w:p w:rsidR="00007A3A" w:rsidRPr="004B4E67" w:rsidRDefault="00007A3A" w:rsidP="00133B22">
      <w:pPr>
        <w:pStyle w:val="Heading4"/>
      </w:pPr>
      <w:bookmarkStart w:id="202" w:name="_Toc528055943"/>
      <w:r w:rsidRPr="004B4E67">
        <w:t>Client ID definition</w:t>
      </w:r>
      <w:bookmarkEnd w:id="202"/>
    </w:p>
    <w:p w:rsidR="00007A3A" w:rsidRPr="007E676E" w:rsidRDefault="00007A3A">
      <w:r w:rsidRPr="007E676E">
        <w:t>A cli</w:t>
      </w:r>
      <w:r w:rsidR="007E676E" w:rsidRPr="007E676E">
        <w:t>ent id should defined by US Bank. This identification should be</w:t>
      </w:r>
      <w:r w:rsidRPr="007E676E">
        <w:t xml:space="preserve"> maintained whenever files are sent between entities.</w:t>
      </w:r>
      <w:r w:rsidR="007E676E" w:rsidRPr="007E676E">
        <w:t xml:space="preserve"> For </w:t>
      </w:r>
      <w:r w:rsidR="00A541E2" w:rsidRPr="007E676E">
        <w:t>example,</w:t>
      </w:r>
      <w:r w:rsidR="007E676E" w:rsidRPr="007E676E">
        <w:t xml:space="preserve"> a client called ACMAY</w:t>
      </w:r>
      <w:r w:rsidR="007E676E">
        <w:t xml:space="preserve"> Corp can have the value 1111</w:t>
      </w:r>
      <w:r w:rsidRPr="007E676E">
        <w:t xml:space="preserve"> and this id will identify the client in any interaction. </w:t>
      </w:r>
    </w:p>
    <w:p w:rsidR="00CD6F46" w:rsidRPr="007E676E" w:rsidRDefault="00CD6F46" w:rsidP="00133B22">
      <w:pPr>
        <w:pStyle w:val="Heading4"/>
      </w:pPr>
      <w:bookmarkStart w:id="203" w:name="_Toc493602379"/>
      <w:bookmarkStart w:id="204" w:name="_Toc493602380"/>
      <w:bookmarkStart w:id="205" w:name="_Toc493602381"/>
      <w:bookmarkStart w:id="206" w:name="_Toc528055944"/>
      <w:bookmarkEnd w:id="203"/>
      <w:bookmarkEnd w:id="204"/>
      <w:bookmarkEnd w:id="205"/>
      <w:r w:rsidRPr="007E676E">
        <w:lastRenderedPageBreak/>
        <w:t>Applications</w:t>
      </w:r>
      <w:bookmarkEnd w:id="206"/>
    </w:p>
    <w:tbl>
      <w:tblPr>
        <w:tblStyle w:val="TableProfessional"/>
        <w:tblW w:w="0" w:type="auto"/>
        <w:tblLook w:val="04A0" w:firstRow="1" w:lastRow="0" w:firstColumn="1" w:lastColumn="0" w:noHBand="0" w:noVBand="1"/>
      </w:tblPr>
      <w:tblGrid>
        <w:gridCol w:w="2827"/>
        <w:gridCol w:w="4253"/>
      </w:tblGrid>
      <w:tr w:rsidR="00CD6F46" w:rsidRPr="00085CAD" w:rsidTr="00FC0026">
        <w:trPr>
          <w:cnfStyle w:val="100000000000" w:firstRow="1" w:lastRow="0" w:firstColumn="0" w:lastColumn="0" w:oddVBand="0" w:evenVBand="0" w:oddHBand="0" w:evenHBand="0" w:firstRowFirstColumn="0" w:firstRowLastColumn="0" w:lastRowFirstColumn="0" w:lastRowLastColumn="0"/>
        </w:trPr>
        <w:tc>
          <w:tcPr>
            <w:tcW w:w="2827" w:type="dxa"/>
          </w:tcPr>
          <w:p w:rsidR="00CD6F46" w:rsidRPr="007E676E" w:rsidRDefault="00CD6F46" w:rsidP="00EC7C7D">
            <w:pPr>
              <w:pStyle w:val="TableHeader"/>
            </w:pPr>
            <w:r w:rsidRPr="007E676E">
              <w:t>Application</w:t>
            </w:r>
          </w:p>
        </w:tc>
        <w:tc>
          <w:tcPr>
            <w:tcW w:w="4253" w:type="dxa"/>
          </w:tcPr>
          <w:p w:rsidR="00CD6F46" w:rsidRPr="007E676E" w:rsidRDefault="00CD6F46" w:rsidP="00EC7C7D">
            <w:pPr>
              <w:pStyle w:val="TableHeader"/>
            </w:pPr>
            <w:r w:rsidRPr="007E676E">
              <w:t>Identification</w:t>
            </w:r>
          </w:p>
        </w:tc>
      </w:tr>
      <w:tr w:rsidR="00CD6F46" w:rsidRPr="00085CAD" w:rsidTr="00FC0026">
        <w:tc>
          <w:tcPr>
            <w:tcW w:w="2827" w:type="dxa"/>
          </w:tcPr>
          <w:p w:rsidR="00CD6F46" w:rsidRPr="007E676E" w:rsidRDefault="00452700" w:rsidP="00EC7C7D">
            <w:pPr>
              <w:pStyle w:val="TableBody"/>
            </w:pPr>
            <w:r w:rsidRPr="007E676E">
              <w:t>I</w:t>
            </w:r>
            <w:r w:rsidR="007E676E" w:rsidRPr="007E676E">
              <w:t>NPAY</w:t>
            </w:r>
          </w:p>
        </w:tc>
        <w:tc>
          <w:tcPr>
            <w:tcW w:w="4253" w:type="dxa"/>
          </w:tcPr>
          <w:p w:rsidR="00CD6F46" w:rsidRPr="007E676E" w:rsidRDefault="00452700" w:rsidP="00EC7C7D">
            <w:pPr>
              <w:pStyle w:val="TableBody"/>
            </w:pPr>
            <w:r w:rsidRPr="007E676E">
              <w:t>IncedoPay</w:t>
            </w:r>
          </w:p>
        </w:tc>
      </w:tr>
      <w:tr w:rsidR="00CD6F46" w:rsidRPr="00085CAD" w:rsidTr="00FC0026">
        <w:tc>
          <w:tcPr>
            <w:tcW w:w="2827" w:type="dxa"/>
          </w:tcPr>
          <w:p w:rsidR="00CD6F46" w:rsidRPr="007E676E" w:rsidRDefault="007E676E" w:rsidP="00EC7C7D">
            <w:pPr>
              <w:pStyle w:val="TableBody"/>
            </w:pPr>
            <w:r w:rsidRPr="007E676E">
              <w:t>US</w:t>
            </w:r>
            <w:r>
              <w:t>BBIL</w:t>
            </w:r>
          </w:p>
        </w:tc>
        <w:tc>
          <w:tcPr>
            <w:tcW w:w="4253" w:type="dxa"/>
          </w:tcPr>
          <w:p w:rsidR="00CD6F46" w:rsidRPr="007E676E" w:rsidRDefault="007E676E" w:rsidP="00EC7C7D">
            <w:pPr>
              <w:pStyle w:val="TableBody"/>
            </w:pPr>
            <w:r w:rsidRPr="007E676E">
              <w:t>US Bank</w:t>
            </w:r>
            <w:r>
              <w:t xml:space="preserve"> Billing</w:t>
            </w:r>
          </w:p>
        </w:tc>
      </w:tr>
      <w:tr w:rsidR="007E676E" w:rsidRPr="00085CAD" w:rsidTr="00FC0026">
        <w:tc>
          <w:tcPr>
            <w:tcW w:w="2827" w:type="dxa"/>
          </w:tcPr>
          <w:p w:rsidR="007E676E" w:rsidRPr="007E676E" w:rsidRDefault="007E676E" w:rsidP="00EC7C7D">
            <w:pPr>
              <w:pStyle w:val="TableBody"/>
            </w:pPr>
            <w:r>
              <w:t>USBACH</w:t>
            </w:r>
          </w:p>
        </w:tc>
        <w:tc>
          <w:tcPr>
            <w:tcW w:w="4253" w:type="dxa"/>
          </w:tcPr>
          <w:p w:rsidR="007E676E" w:rsidRPr="007E676E" w:rsidRDefault="007E676E" w:rsidP="00EC7C7D">
            <w:pPr>
              <w:pStyle w:val="TableBody"/>
            </w:pPr>
            <w:r>
              <w:t>Us Bank ACH</w:t>
            </w:r>
          </w:p>
        </w:tc>
      </w:tr>
      <w:tr w:rsidR="007E676E" w:rsidRPr="00085CAD" w:rsidTr="00FC0026">
        <w:tc>
          <w:tcPr>
            <w:tcW w:w="2827" w:type="dxa"/>
          </w:tcPr>
          <w:p w:rsidR="007E676E" w:rsidRPr="007E676E" w:rsidRDefault="008D1F68" w:rsidP="00EC7C7D">
            <w:pPr>
              <w:pStyle w:val="TableBody"/>
            </w:pPr>
            <w:r>
              <w:t>USBZEL</w:t>
            </w:r>
          </w:p>
        </w:tc>
        <w:tc>
          <w:tcPr>
            <w:tcW w:w="4253" w:type="dxa"/>
          </w:tcPr>
          <w:p w:rsidR="007E676E" w:rsidRPr="007E676E" w:rsidRDefault="004A6CE3" w:rsidP="00EC7C7D">
            <w:pPr>
              <w:pStyle w:val="TableBody"/>
            </w:pPr>
            <w:r>
              <w:t>US Bank Zelle</w:t>
            </w:r>
          </w:p>
        </w:tc>
      </w:tr>
    </w:tbl>
    <w:p w:rsidR="00CD6F46" w:rsidRPr="00FD30A5" w:rsidRDefault="00CD6F46" w:rsidP="00133B22">
      <w:pPr>
        <w:pStyle w:val="Heading4"/>
      </w:pPr>
      <w:bookmarkStart w:id="207" w:name="_Toc528055945"/>
      <w:r w:rsidRPr="00FD30A5">
        <w:t>Content Types</w:t>
      </w:r>
      <w:bookmarkEnd w:id="207"/>
    </w:p>
    <w:tbl>
      <w:tblPr>
        <w:tblStyle w:val="TableProfessional"/>
        <w:tblW w:w="0" w:type="auto"/>
        <w:tblLook w:val="04A0" w:firstRow="1" w:lastRow="0" w:firstColumn="1" w:lastColumn="0" w:noHBand="0" w:noVBand="1"/>
      </w:tblPr>
      <w:tblGrid>
        <w:gridCol w:w="2872"/>
        <w:gridCol w:w="4204"/>
      </w:tblGrid>
      <w:tr w:rsidR="00CD6F46" w:rsidRPr="00085CAD" w:rsidTr="00133B22">
        <w:trPr>
          <w:cnfStyle w:val="100000000000" w:firstRow="1" w:lastRow="0" w:firstColumn="0" w:lastColumn="0" w:oddVBand="0" w:evenVBand="0" w:oddHBand="0" w:evenHBand="0" w:firstRowFirstColumn="0" w:firstRowLastColumn="0" w:lastRowFirstColumn="0" w:lastRowLastColumn="0"/>
        </w:trPr>
        <w:tc>
          <w:tcPr>
            <w:tcW w:w="2872" w:type="dxa"/>
          </w:tcPr>
          <w:p w:rsidR="00CD6F46" w:rsidRPr="00FD30A5" w:rsidRDefault="00CD6F46" w:rsidP="00EC7C7D">
            <w:pPr>
              <w:pStyle w:val="TableHeader"/>
            </w:pPr>
            <w:r w:rsidRPr="00FD30A5">
              <w:t>Content</w:t>
            </w:r>
          </w:p>
        </w:tc>
        <w:tc>
          <w:tcPr>
            <w:tcW w:w="4204" w:type="dxa"/>
          </w:tcPr>
          <w:p w:rsidR="00CD6F46" w:rsidRPr="00FD30A5" w:rsidRDefault="00CD6F46" w:rsidP="00EC7C7D">
            <w:pPr>
              <w:pStyle w:val="TableHeader"/>
            </w:pPr>
            <w:r w:rsidRPr="00FD30A5">
              <w:t>Identification</w:t>
            </w:r>
          </w:p>
        </w:tc>
      </w:tr>
      <w:tr w:rsidR="00A2686A" w:rsidRPr="00085CAD" w:rsidTr="00133B22">
        <w:tc>
          <w:tcPr>
            <w:tcW w:w="2872" w:type="dxa"/>
          </w:tcPr>
          <w:p w:rsidR="00A2686A" w:rsidRPr="00085CAD" w:rsidRDefault="00A2686A" w:rsidP="00EC7C7D">
            <w:pPr>
              <w:pStyle w:val="TableBody"/>
              <w:rPr>
                <w:highlight w:val="yellow"/>
              </w:rPr>
            </w:pPr>
          </w:p>
        </w:tc>
        <w:tc>
          <w:tcPr>
            <w:tcW w:w="4204" w:type="dxa"/>
          </w:tcPr>
          <w:p w:rsidR="00A2686A" w:rsidRPr="00085CAD" w:rsidRDefault="00A2686A" w:rsidP="00EC7C7D">
            <w:pPr>
              <w:pStyle w:val="TableBody"/>
              <w:rPr>
                <w:highlight w:val="yellow"/>
              </w:rPr>
            </w:pPr>
          </w:p>
        </w:tc>
      </w:tr>
      <w:tr w:rsidR="00B20856" w:rsidRPr="00085CAD" w:rsidTr="00133B22">
        <w:tc>
          <w:tcPr>
            <w:tcW w:w="2872" w:type="dxa"/>
          </w:tcPr>
          <w:p w:rsidR="00B20856" w:rsidRPr="00085CAD" w:rsidRDefault="00B20856" w:rsidP="00EC7C7D">
            <w:pPr>
              <w:pStyle w:val="TableBody"/>
              <w:rPr>
                <w:highlight w:val="yellow"/>
              </w:rPr>
            </w:pPr>
          </w:p>
        </w:tc>
        <w:tc>
          <w:tcPr>
            <w:tcW w:w="4204" w:type="dxa"/>
          </w:tcPr>
          <w:p w:rsidR="00B20856" w:rsidRPr="00085CAD" w:rsidRDefault="00B20856" w:rsidP="00EC7C7D">
            <w:pPr>
              <w:pStyle w:val="TableBody"/>
              <w:rPr>
                <w:highlight w:val="yellow"/>
              </w:rPr>
            </w:pPr>
          </w:p>
        </w:tc>
      </w:tr>
      <w:tr w:rsidR="004541D2" w:rsidRPr="00085CAD" w:rsidTr="00133B22">
        <w:tc>
          <w:tcPr>
            <w:tcW w:w="2872" w:type="dxa"/>
          </w:tcPr>
          <w:p w:rsidR="004541D2" w:rsidRPr="00085CAD" w:rsidRDefault="004541D2" w:rsidP="004541D2">
            <w:pPr>
              <w:pStyle w:val="TableBody"/>
              <w:rPr>
                <w:highlight w:val="yellow"/>
              </w:rPr>
            </w:pPr>
          </w:p>
        </w:tc>
        <w:tc>
          <w:tcPr>
            <w:tcW w:w="4204" w:type="dxa"/>
          </w:tcPr>
          <w:p w:rsidR="004541D2" w:rsidRPr="00085CAD" w:rsidRDefault="004541D2" w:rsidP="00C328E1">
            <w:pPr>
              <w:pStyle w:val="TableBody"/>
              <w:rPr>
                <w:highlight w:val="yellow"/>
              </w:rPr>
            </w:pPr>
          </w:p>
        </w:tc>
      </w:tr>
      <w:tr w:rsidR="004541D2" w:rsidRPr="00085CAD" w:rsidTr="00133B22">
        <w:tc>
          <w:tcPr>
            <w:tcW w:w="2872" w:type="dxa"/>
          </w:tcPr>
          <w:p w:rsidR="004541D2" w:rsidRPr="00085CAD" w:rsidRDefault="004541D2" w:rsidP="004541D2">
            <w:pPr>
              <w:pStyle w:val="TableBody"/>
              <w:rPr>
                <w:highlight w:val="yellow"/>
              </w:rPr>
            </w:pPr>
          </w:p>
        </w:tc>
        <w:tc>
          <w:tcPr>
            <w:tcW w:w="4204" w:type="dxa"/>
          </w:tcPr>
          <w:p w:rsidR="004541D2" w:rsidRPr="00085CAD" w:rsidRDefault="004541D2" w:rsidP="004541D2">
            <w:pPr>
              <w:pStyle w:val="TableBody"/>
              <w:rPr>
                <w:highlight w:val="yellow"/>
              </w:rPr>
            </w:pPr>
          </w:p>
        </w:tc>
      </w:tr>
      <w:tr w:rsidR="002A79A7" w:rsidRPr="00085CAD" w:rsidDel="004541D2" w:rsidTr="00133B22">
        <w:tc>
          <w:tcPr>
            <w:tcW w:w="2872" w:type="dxa"/>
          </w:tcPr>
          <w:p w:rsidR="002A79A7" w:rsidRPr="00085CAD" w:rsidDel="004541D2" w:rsidRDefault="002A79A7" w:rsidP="004541D2">
            <w:pPr>
              <w:pStyle w:val="TableBody"/>
              <w:rPr>
                <w:highlight w:val="yellow"/>
              </w:rPr>
            </w:pPr>
          </w:p>
        </w:tc>
        <w:tc>
          <w:tcPr>
            <w:tcW w:w="4204" w:type="dxa"/>
          </w:tcPr>
          <w:p w:rsidR="002A79A7" w:rsidRPr="00085CAD" w:rsidDel="004541D2" w:rsidRDefault="002A79A7" w:rsidP="002A79A7">
            <w:pPr>
              <w:pStyle w:val="TableBody"/>
              <w:rPr>
                <w:highlight w:val="yellow"/>
              </w:rPr>
            </w:pPr>
          </w:p>
        </w:tc>
      </w:tr>
      <w:tr w:rsidR="002A79A7" w:rsidRPr="00085CAD" w:rsidDel="004541D2" w:rsidTr="00133B22">
        <w:tc>
          <w:tcPr>
            <w:tcW w:w="2872" w:type="dxa"/>
          </w:tcPr>
          <w:p w:rsidR="002A79A7" w:rsidRPr="00085CAD" w:rsidDel="004541D2" w:rsidRDefault="002A79A7" w:rsidP="002A79A7">
            <w:pPr>
              <w:pStyle w:val="TableBody"/>
              <w:rPr>
                <w:highlight w:val="yellow"/>
              </w:rPr>
            </w:pPr>
          </w:p>
        </w:tc>
        <w:tc>
          <w:tcPr>
            <w:tcW w:w="4204" w:type="dxa"/>
          </w:tcPr>
          <w:p w:rsidR="002A79A7" w:rsidRPr="00085CAD" w:rsidDel="004541D2" w:rsidRDefault="002A79A7" w:rsidP="002A79A7">
            <w:pPr>
              <w:pStyle w:val="TableBody"/>
              <w:rPr>
                <w:highlight w:val="yellow"/>
              </w:rPr>
            </w:pPr>
          </w:p>
        </w:tc>
      </w:tr>
      <w:tr w:rsidR="002A79A7" w:rsidRPr="00085CAD" w:rsidDel="004541D2" w:rsidTr="00133B22">
        <w:tc>
          <w:tcPr>
            <w:tcW w:w="2872" w:type="dxa"/>
          </w:tcPr>
          <w:p w:rsidR="002A79A7" w:rsidRPr="00085CAD" w:rsidDel="004541D2" w:rsidRDefault="002A79A7" w:rsidP="004541D2">
            <w:pPr>
              <w:pStyle w:val="TableBody"/>
              <w:rPr>
                <w:highlight w:val="yellow"/>
              </w:rPr>
            </w:pPr>
          </w:p>
        </w:tc>
        <w:tc>
          <w:tcPr>
            <w:tcW w:w="4204" w:type="dxa"/>
          </w:tcPr>
          <w:p w:rsidR="002A79A7" w:rsidRPr="00085CAD" w:rsidDel="004541D2" w:rsidRDefault="002A79A7" w:rsidP="004541D2">
            <w:pPr>
              <w:pStyle w:val="TableBody"/>
              <w:rPr>
                <w:highlight w:val="yellow"/>
              </w:rPr>
            </w:pPr>
          </w:p>
        </w:tc>
      </w:tr>
      <w:tr w:rsidR="004541D2" w:rsidRPr="00085CAD" w:rsidTr="00133B22">
        <w:tc>
          <w:tcPr>
            <w:tcW w:w="2872" w:type="dxa"/>
          </w:tcPr>
          <w:p w:rsidR="004541D2" w:rsidRPr="00085CAD" w:rsidRDefault="004541D2" w:rsidP="000E2BC1">
            <w:pPr>
              <w:pStyle w:val="TableBody"/>
              <w:rPr>
                <w:highlight w:val="yellow"/>
              </w:rPr>
            </w:pPr>
          </w:p>
        </w:tc>
        <w:tc>
          <w:tcPr>
            <w:tcW w:w="4204" w:type="dxa"/>
          </w:tcPr>
          <w:p w:rsidR="004541D2" w:rsidRPr="00085CAD" w:rsidRDefault="004541D2" w:rsidP="0085787D">
            <w:pPr>
              <w:pStyle w:val="TableBody"/>
              <w:rPr>
                <w:highlight w:val="yellow"/>
              </w:rPr>
            </w:pPr>
          </w:p>
        </w:tc>
      </w:tr>
      <w:tr w:rsidR="004541D2" w:rsidRPr="00085CAD" w:rsidTr="00133B22">
        <w:tc>
          <w:tcPr>
            <w:tcW w:w="2872" w:type="dxa"/>
          </w:tcPr>
          <w:p w:rsidR="004541D2" w:rsidRPr="00085CAD" w:rsidRDefault="004541D2" w:rsidP="004541D2">
            <w:pPr>
              <w:pStyle w:val="TableBody"/>
              <w:rPr>
                <w:highlight w:val="yellow"/>
              </w:rPr>
            </w:pPr>
          </w:p>
        </w:tc>
        <w:tc>
          <w:tcPr>
            <w:tcW w:w="4204" w:type="dxa"/>
          </w:tcPr>
          <w:p w:rsidR="004541D2" w:rsidRPr="00085CAD" w:rsidRDefault="004541D2" w:rsidP="004541D2">
            <w:pPr>
              <w:pStyle w:val="TableBody"/>
              <w:rPr>
                <w:highlight w:val="yellow"/>
              </w:rPr>
            </w:pPr>
          </w:p>
        </w:tc>
      </w:tr>
    </w:tbl>
    <w:p w:rsidR="00707183" w:rsidRPr="00EC0B45" w:rsidRDefault="00707183" w:rsidP="00504822"/>
    <w:p w:rsidR="00E72616" w:rsidRPr="00EC0B45" w:rsidRDefault="00E72616" w:rsidP="0085787D">
      <w:pPr>
        <w:pStyle w:val="Heading2"/>
      </w:pPr>
      <w:bookmarkStart w:id="208" w:name="_Ref468861244"/>
      <w:bookmarkStart w:id="209" w:name="_Toc528055946"/>
      <w:r w:rsidRPr="00EC0B45">
        <w:t>Payment Methods</w:t>
      </w:r>
      <w:bookmarkEnd w:id="208"/>
      <w:bookmarkEnd w:id="209"/>
    </w:p>
    <w:tbl>
      <w:tblPr>
        <w:tblStyle w:val="TableProfessional"/>
        <w:tblW w:w="10096" w:type="dxa"/>
        <w:tblLook w:val="04A0" w:firstRow="1" w:lastRow="0" w:firstColumn="1" w:lastColumn="0" w:noHBand="0" w:noVBand="1"/>
      </w:tblPr>
      <w:tblGrid>
        <w:gridCol w:w="6193"/>
        <w:gridCol w:w="3903"/>
      </w:tblGrid>
      <w:tr w:rsidR="00452700" w:rsidRPr="00EC0B45" w:rsidTr="00452700">
        <w:trPr>
          <w:cnfStyle w:val="100000000000" w:firstRow="1" w:lastRow="0" w:firstColumn="0" w:lastColumn="0" w:oddVBand="0" w:evenVBand="0" w:oddHBand="0" w:evenHBand="0" w:firstRowFirstColumn="0" w:firstRowLastColumn="0" w:lastRowFirstColumn="0" w:lastRowLastColumn="0"/>
          <w:trHeight w:val="348"/>
        </w:trPr>
        <w:tc>
          <w:tcPr>
            <w:tcW w:w="6193" w:type="dxa"/>
          </w:tcPr>
          <w:p w:rsidR="00452700" w:rsidRPr="00EC0B45" w:rsidRDefault="00452700" w:rsidP="00EC7C7D">
            <w:pPr>
              <w:pStyle w:val="TableHeader"/>
            </w:pPr>
            <w:r w:rsidRPr="00EC0B45">
              <w:t>Payment Method</w:t>
            </w:r>
          </w:p>
        </w:tc>
        <w:tc>
          <w:tcPr>
            <w:tcW w:w="3903" w:type="dxa"/>
          </w:tcPr>
          <w:p w:rsidR="00452700" w:rsidRPr="00EC0B45" w:rsidRDefault="00452700" w:rsidP="00EC7C7D">
            <w:pPr>
              <w:pStyle w:val="TableHeader"/>
            </w:pPr>
            <w:r w:rsidRPr="00EC0B45">
              <w:t>Description</w:t>
            </w:r>
          </w:p>
        </w:tc>
      </w:tr>
      <w:tr w:rsidR="00452700" w:rsidRPr="00EC0B45" w:rsidTr="00452700">
        <w:trPr>
          <w:trHeight w:val="264"/>
        </w:trPr>
        <w:tc>
          <w:tcPr>
            <w:tcW w:w="6193" w:type="dxa"/>
          </w:tcPr>
          <w:p w:rsidR="00452700" w:rsidRPr="00EC0B45" w:rsidRDefault="00452700" w:rsidP="00EC7C7D">
            <w:pPr>
              <w:pStyle w:val="TableBody"/>
            </w:pPr>
            <w:r w:rsidRPr="00EC0B45">
              <w:t>ACH</w:t>
            </w:r>
          </w:p>
        </w:tc>
        <w:tc>
          <w:tcPr>
            <w:tcW w:w="3903" w:type="dxa"/>
          </w:tcPr>
          <w:p w:rsidR="00452700" w:rsidRPr="00EC0B45" w:rsidRDefault="00452700" w:rsidP="00EC7C7D">
            <w:pPr>
              <w:pStyle w:val="TableBody"/>
            </w:pPr>
            <w:r w:rsidRPr="00EC0B45">
              <w:t>ACH Method</w:t>
            </w:r>
          </w:p>
        </w:tc>
      </w:tr>
      <w:tr w:rsidR="00452700" w:rsidRPr="00EC0B45" w:rsidTr="00452700">
        <w:trPr>
          <w:trHeight w:val="264"/>
        </w:trPr>
        <w:tc>
          <w:tcPr>
            <w:tcW w:w="6193" w:type="dxa"/>
          </w:tcPr>
          <w:p w:rsidR="00452700" w:rsidRPr="00EC0B45" w:rsidRDefault="00452700" w:rsidP="00EC7C7D">
            <w:pPr>
              <w:pStyle w:val="TableBody"/>
            </w:pPr>
            <w:r w:rsidRPr="00EC0B45">
              <w:t>CHK</w:t>
            </w:r>
          </w:p>
        </w:tc>
        <w:tc>
          <w:tcPr>
            <w:tcW w:w="3903" w:type="dxa"/>
          </w:tcPr>
          <w:p w:rsidR="00452700" w:rsidRPr="00EC0B45" w:rsidRDefault="00452700" w:rsidP="00EC7C7D">
            <w:pPr>
              <w:pStyle w:val="TableBody"/>
            </w:pPr>
            <w:r w:rsidRPr="00EC0B45">
              <w:t>Check Method</w:t>
            </w:r>
          </w:p>
        </w:tc>
      </w:tr>
      <w:tr w:rsidR="00452700" w:rsidRPr="00EC0B45" w:rsidTr="00452700">
        <w:trPr>
          <w:trHeight w:val="502"/>
        </w:trPr>
        <w:tc>
          <w:tcPr>
            <w:tcW w:w="6193" w:type="dxa"/>
          </w:tcPr>
          <w:p w:rsidR="00452700" w:rsidRPr="00EC0B45" w:rsidRDefault="00452700" w:rsidP="00EC7C7D">
            <w:pPr>
              <w:pStyle w:val="TableBody"/>
            </w:pPr>
            <w:r>
              <w:t>ZEL</w:t>
            </w:r>
          </w:p>
        </w:tc>
        <w:tc>
          <w:tcPr>
            <w:tcW w:w="3903" w:type="dxa"/>
          </w:tcPr>
          <w:p w:rsidR="00452700" w:rsidRPr="00EC0B45" w:rsidRDefault="00452700" w:rsidP="001B7A2E">
            <w:pPr>
              <w:pStyle w:val="TableBody"/>
            </w:pPr>
            <w:r w:rsidRPr="00EC0B45">
              <w:t>Zelle Method</w:t>
            </w:r>
          </w:p>
        </w:tc>
      </w:tr>
    </w:tbl>
    <w:p w:rsidR="00C34B3B" w:rsidRPr="00EC0B45" w:rsidRDefault="00C34B3B" w:rsidP="00C34B3B">
      <w:pPr>
        <w:pStyle w:val="Heading2"/>
      </w:pPr>
      <w:bookmarkStart w:id="210" w:name="_Toc508295481"/>
      <w:bookmarkStart w:id="211" w:name="_Toc508357506"/>
      <w:bookmarkStart w:id="212" w:name="_Payment_Statuses"/>
      <w:bookmarkStart w:id="213" w:name="_Toc528055947"/>
      <w:bookmarkStart w:id="214" w:name="_Ref468861937"/>
      <w:bookmarkEnd w:id="210"/>
      <w:bookmarkEnd w:id="211"/>
      <w:bookmarkEnd w:id="212"/>
      <w:r>
        <w:t>Consumer Statuses</w:t>
      </w:r>
      <w:bookmarkEnd w:id="213"/>
    </w:p>
    <w:tbl>
      <w:tblPr>
        <w:tblStyle w:val="TableProfessional"/>
        <w:tblW w:w="10096" w:type="dxa"/>
        <w:tblLook w:val="04A0" w:firstRow="1" w:lastRow="0" w:firstColumn="1" w:lastColumn="0" w:noHBand="0" w:noVBand="1"/>
      </w:tblPr>
      <w:tblGrid>
        <w:gridCol w:w="3412"/>
        <w:gridCol w:w="6684"/>
      </w:tblGrid>
      <w:tr w:rsidR="00C34B3B" w:rsidRPr="00EC0B45" w:rsidTr="00C34B3B">
        <w:trPr>
          <w:cnfStyle w:val="100000000000" w:firstRow="1" w:lastRow="0" w:firstColumn="0" w:lastColumn="0" w:oddVBand="0" w:evenVBand="0" w:oddHBand="0" w:evenHBand="0" w:firstRowFirstColumn="0" w:firstRowLastColumn="0" w:lastRowFirstColumn="0" w:lastRowLastColumn="0"/>
          <w:trHeight w:val="348"/>
        </w:trPr>
        <w:tc>
          <w:tcPr>
            <w:tcW w:w="3412" w:type="dxa"/>
          </w:tcPr>
          <w:p w:rsidR="00C34B3B" w:rsidRPr="00EC0B45" w:rsidRDefault="00C34B3B" w:rsidP="00106663">
            <w:pPr>
              <w:pStyle w:val="TableHeader"/>
            </w:pPr>
            <w:r>
              <w:t xml:space="preserve">Consumer Status </w:t>
            </w:r>
          </w:p>
        </w:tc>
        <w:tc>
          <w:tcPr>
            <w:tcW w:w="6684" w:type="dxa"/>
          </w:tcPr>
          <w:p w:rsidR="00C34B3B" w:rsidRPr="00EC0B45" w:rsidRDefault="00C34B3B" w:rsidP="00106663">
            <w:pPr>
              <w:pStyle w:val="TableHeader"/>
            </w:pPr>
            <w:r w:rsidRPr="00EC0B45">
              <w:t>Description</w:t>
            </w:r>
          </w:p>
        </w:tc>
      </w:tr>
      <w:tr w:rsidR="00C34B3B" w:rsidRPr="00EC0B45" w:rsidTr="00C34B3B">
        <w:trPr>
          <w:trHeight w:val="264"/>
        </w:trPr>
        <w:tc>
          <w:tcPr>
            <w:tcW w:w="3412" w:type="dxa"/>
          </w:tcPr>
          <w:p w:rsidR="00C34B3B" w:rsidRPr="00EC0B45" w:rsidRDefault="00C34B3B" w:rsidP="00106663">
            <w:pPr>
              <w:pStyle w:val="TableBody"/>
            </w:pPr>
            <w:r>
              <w:t>Active</w:t>
            </w:r>
          </w:p>
        </w:tc>
        <w:tc>
          <w:tcPr>
            <w:tcW w:w="6684" w:type="dxa"/>
          </w:tcPr>
          <w:p w:rsidR="00C34B3B" w:rsidRPr="00EC0B45" w:rsidRDefault="00B95664" w:rsidP="00106663">
            <w:pPr>
              <w:pStyle w:val="TableBody"/>
            </w:pPr>
            <w:r>
              <w:t xml:space="preserve">Consumer profile activated post enrolment </w:t>
            </w:r>
          </w:p>
        </w:tc>
      </w:tr>
      <w:tr w:rsidR="00C34B3B" w:rsidRPr="00EC0B45" w:rsidTr="00C34B3B">
        <w:trPr>
          <w:trHeight w:val="264"/>
        </w:trPr>
        <w:tc>
          <w:tcPr>
            <w:tcW w:w="3412" w:type="dxa"/>
          </w:tcPr>
          <w:p w:rsidR="00C34B3B" w:rsidRPr="00EC0B45" w:rsidRDefault="00C34B3B" w:rsidP="00106663">
            <w:pPr>
              <w:pStyle w:val="TableBody"/>
            </w:pPr>
            <w:r>
              <w:t xml:space="preserve">Auto-Active </w:t>
            </w:r>
          </w:p>
        </w:tc>
        <w:tc>
          <w:tcPr>
            <w:tcW w:w="6684" w:type="dxa"/>
          </w:tcPr>
          <w:p w:rsidR="00C34B3B" w:rsidRPr="00EC0B45" w:rsidRDefault="00B95664" w:rsidP="00106663">
            <w:pPr>
              <w:pStyle w:val="TableBody"/>
            </w:pPr>
            <w:r>
              <w:t>Enrolment campaign not required; incoming payment file has all the required details, then consumer profile will be auto-activated</w:t>
            </w:r>
          </w:p>
        </w:tc>
      </w:tr>
      <w:tr w:rsidR="00C34B3B" w:rsidRPr="00EC0B45" w:rsidTr="00C34B3B">
        <w:trPr>
          <w:trHeight w:val="228"/>
        </w:trPr>
        <w:tc>
          <w:tcPr>
            <w:tcW w:w="3412" w:type="dxa"/>
          </w:tcPr>
          <w:p w:rsidR="00C34B3B" w:rsidRPr="00EC0B45" w:rsidRDefault="00C34B3B" w:rsidP="00106663">
            <w:pPr>
              <w:pStyle w:val="TableBody"/>
            </w:pPr>
            <w:r>
              <w:t xml:space="preserve">Enrollment pending </w:t>
            </w:r>
          </w:p>
        </w:tc>
        <w:tc>
          <w:tcPr>
            <w:tcW w:w="6684" w:type="dxa"/>
          </w:tcPr>
          <w:p w:rsidR="00C34B3B" w:rsidRPr="00EC0B45" w:rsidRDefault="00B95664" w:rsidP="00106663">
            <w:pPr>
              <w:pStyle w:val="TableBody"/>
            </w:pPr>
            <w:r>
              <w:t xml:space="preserve">Consumer enrolment is pending </w:t>
            </w:r>
          </w:p>
        </w:tc>
      </w:tr>
      <w:tr w:rsidR="00C34B3B" w:rsidRPr="00EC0B45" w:rsidTr="00C34B3B">
        <w:trPr>
          <w:trHeight w:val="65"/>
        </w:trPr>
        <w:tc>
          <w:tcPr>
            <w:tcW w:w="3412" w:type="dxa"/>
          </w:tcPr>
          <w:p w:rsidR="00C34B3B" w:rsidRDefault="00C34B3B" w:rsidP="00106663">
            <w:pPr>
              <w:pStyle w:val="TableBody"/>
            </w:pPr>
            <w:r>
              <w:t xml:space="preserve">Authorization Failed </w:t>
            </w:r>
          </w:p>
        </w:tc>
        <w:tc>
          <w:tcPr>
            <w:tcW w:w="6684" w:type="dxa"/>
          </w:tcPr>
          <w:p w:rsidR="00C34B3B" w:rsidRPr="00EC0B45" w:rsidRDefault="00B95664" w:rsidP="00106663">
            <w:pPr>
              <w:pStyle w:val="TableBody"/>
            </w:pPr>
            <w:r>
              <w:t xml:space="preserve">Consumer profile locked after number of unsuccessful attempts </w:t>
            </w:r>
          </w:p>
        </w:tc>
      </w:tr>
      <w:tr w:rsidR="00C34B3B" w:rsidRPr="00EC0B45" w:rsidTr="00C34B3B">
        <w:trPr>
          <w:trHeight w:val="65"/>
        </w:trPr>
        <w:tc>
          <w:tcPr>
            <w:tcW w:w="3412" w:type="dxa"/>
          </w:tcPr>
          <w:p w:rsidR="00C34B3B" w:rsidRDefault="00C34B3B" w:rsidP="00106663">
            <w:pPr>
              <w:pStyle w:val="TableBody"/>
            </w:pPr>
            <w:r>
              <w:t xml:space="preserve">Enrollment Initiated </w:t>
            </w:r>
          </w:p>
        </w:tc>
        <w:tc>
          <w:tcPr>
            <w:tcW w:w="6684" w:type="dxa"/>
          </w:tcPr>
          <w:p w:rsidR="00C34B3B" w:rsidRPr="00EC0B45" w:rsidRDefault="00B95664" w:rsidP="00106663">
            <w:pPr>
              <w:pStyle w:val="TableBody"/>
            </w:pPr>
            <w:r>
              <w:t>Consumer Initiated enrolment (Setup his profile but not chosen payment preference )</w:t>
            </w:r>
          </w:p>
        </w:tc>
      </w:tr>
      <w:tr w:rsidR="00C34B3B" w:rsidRPr="00EC0B45" w:rsidTr="00C34B3B">
        <w:trPr>
          <w:trHeight w:val="65"/>
        </w:trPr>
        <w:tc>
          <w:tcPr>
            <w:tcW w:w="3412" w:type="dxa"/>
          </w:tcPr>
          <w:p w:rsidR="00C34B3B" w:rsidRDefault="00C34B3B" w:rsidP="00106663">
            <w:pPr>
              <w:pStyle w:val="TableBody"/>
            </w:pPr>
            <w:r>
              <w:t xml:space="preserve">Inactive </w:t>
            </w:r>
          </w:p>
        </w:tc>
        <w:tc>
          <w:tcPr>
            <w:tcW w:w="6684" w:type="dxa"/>
          </w:tcPr>
          <w:p w:rsidR="00C34B3B" w:rsidRPr="00EC0B45" w:rsidRDefault="00B95664" w:rsidP="00106663">
            <w:pPr>
              <w:pStyle w:val="TableBody"/>
            </w:pPr>
            <w:r>
              <w:t xml:space="preserve">Consumer profile not validated after configurable number of days </w:t>
            </w:r>
          </w:p>
        </w:tc>
      </w:tr>
      <w:tr w:rsidR="00C34B3B" w:rsidRPr="00EC0B45" w:rsidTr="00C34B3B">
        <w:trPr>
          <w:trHeight w:val="65"/>
        </w:trPr>
        <w:tc>
          <w:tcPr>
            <w:tcW w:w="3412" w:type="dxa"/>
          </w:tcPr>
          <w:p w:rsidR="00C34B3B" w:rsidRDefault="00C34B3B" w:rsidP="00106663">
            <w:pPr>
              <w:pStyle w:val="TableBody"/>
            </w:pPr>
            <w:r>
              <w:t xml:space="preserve">Enrollment Failed </w:t>
            </w:r>
          </w:p>
        </w:tc>
        <w:tc>
          <w:tcPr>
            <w:tcW w:w="6684" w:type="dxa"/>
          </w:tcPr>
          <w:p w:rsidR="00C34B3B" w:rsidRPr="00EC0B45" w:rsidRDefault="00B95664" w:rsidP="00106663">
            <w:pPr>
              <w:pStyle w:val="TableBody"/>
            </w:pPr>
            <w:r>
              <w:t>Enrolment email</w:t>
            </w:r>
            <w:r w:rsidR="0099490E">
              <w:t>/Text</w:t>
            </w:r>
            <w:r>
              <w:t xml:space="preserve"> undelivered to consumer </w:t>
            </w:r>
          </w:p>
        </w:tc>
      </w:tr>
      <w:tr w:rsidR="00C34B3B" w:rsidRPr="00EC0B45" w:rsidTr="00C34B3B">
        <w:trPr>
          <w:trHeight w:val="65"/>
        </w:trPr>
        <w:tc>
          <w:tcPr>
            <w:tcW w:w="3412" w:type="dxa"/>
          </w:tcPr>
          <w:p w:rsidR="00C34B3B" w:rsidRDefault="00C34B3B" w:rsidP="00106663">
            <w:pPr>
              <w:pStyle w:val="TableBody"/>
            </w:pPr>
            <w:r>
              <w:t xml:space="preserve">Revoked </w:t>
            </w:r>
          </w:p>
        </w:tc>
        <w:tc>
          <w:tcPr>
            <w:tcW w:w="6684" w:type="dxa"/>
          </w:tcPr>
          <w:p w:rsidR="00C34B3B" w:rsidRPr="00EC0B45" w:rsidRDefault="00B95664" w:rsidP="00106663">
            <w:pPr>
              <w:pStyle w:val="TableBody"/>
            </w:pPr>
            <w:r>
              <w:t xml:space="preserve">Client revoked consumer profile </w:t>
            </w:r>
          </w:p>
        </w:tc>
      </w:tr>
      <w:tr w:rsidR="00C34B3B" w:rsidRPr="00EC0B45" w:rsidTr="00C34B3B">
        <w:trPr>
          <w:trHeight w:val="65"/>
        </w:trPr>
        <w:tc>
          <w:tcPr>
            <w:tcW w:w="3412" w:type="dxa"/>
          </w:tcPr>
          <w:p w:rsidR="00C34B3B" w:rsidRDefault="00C34B3B" w:rsidP="00106663">
            <w:pPr>
              <w:pStyle w:val="TableBody"/>
            </w:pPr>
            <w:r>
              <w:t>Deleted</w:t>
            </w:r>
          </w:p>
        </w:tc>
        <w:tc>
          <w:tcPr>
            <w:tcW w:w="6684" w:type="dxa"/>
          </w:tcPr>
          <w:p w:rsidR="00C34B3B" w:rsidRPr="00EC0B45" w:rsidRDefault="00B95664" w:rsidP="00106663">
            <w:pPr>
              <w:pStyle w:val="TableBody"/>
            </w:pPr>
            <w:r>
              <w:t xml:space="preserve">Consumer deleted his profile </w:t>
            </w:r>
          </w:p>
        </w:tc>
      </w:tr>
      <w:tr w:rsidR="00C34B3B" w:rsidRPr="00EC0B45" w:rsidTr="00C34B3B">
        <w:trPr>
          <w:trHeight w:val="65"/>
        </w:trPr>
        <w:tc>
          <w:tcPr>
            <w:tcW w:w="3412" w:type="dxa"/>
          </w:tcPr>
          <w:p w:rsidR="00C34B3B" w:rsidRDefault="00C34B3B" w:rsidP="00106663">
            <w:pPr>
              <w:pStyle w:val="TableBody"/>
            </w:pPr>
            <w:r>
              <w:t xml:space="preserve">Expired </w:t>
            </w:r>
          </w:p>
        </w:tc>
        <w:tc>
          <w:tcPr>
            <w:tcW w:w="6684" w:type="dxa"/>
          </w:tcPr>
          <w:p w:rsidR="00C34B3B" w:rsidRPr="00EC0B45" w:rsidRDefault="00B95664" w:rsidP="00106663">
            <w:pPr>
              <w:pStyle w:val="TableBody"/>
            </w:pPr>
            <w:r>
              <w:t xml:space="preserve">Enrolment campaign expired for consumer </w:t>
            </w:r>
          </w:p>
        </w:tc>
      </w:tr>
      <w:tr w:rsidR="00C34B3B" w:rsidRPr="00EC0B45" w:rsidTr="00C34B3B">
        <w:trPr>
          <w:trHeight w:val="65"/>
        </w:trPr>
        <w:tc>
          <w:tcPr>
            <w:tcW w:w="3412" w:type="dxa"/>
          </w:tcPr>
          <w:p w:rsidR="00C34B3B" w:rsidRDefault="00C34B3B" w:rsidP="00106663">
            <w:pPr>
              <w:pStyle w:val="TableBody"/>
            </w:pPr>
            <w:r>
              <w:t xml:space="preserve">Deactivated </w:t>
            </w:r>
          </w:p>
        </w:tc>
        <w:tc>
          <w:tcPr>
            <w:tcW w:w="6684" w:type="dxa"/>
          </w:tcPr>
          <w:p w:rsidR="00C34B3B" w:rsidRPr="00EC0B45" w:rsidRDefault="00B95664" w:rsidP="00106663">
            <w:pPr>
              <w:pStyle w:val="TableBody"/>
            </w:pPr>
            <w:r>
              <w:t xml:space="preserve">Consumer deactivated by client </w:t>
            </w:r>
          </w:p>
        </w:tc>
      </w:tr>
    </w:tbl>
    <w:p w:rsidR="00B95664" w:rsidRDefault="00B95664" w:rsidP="00B95664">
      <w:pPr>
        <w:pStyle w:val="Heading2"/>
        <w:numPr>
          <w:ilvl w:val="0"/>
          <w:numId w:val="0"/>
        </w:numPr>
        <w:ind w:left="576"/>
      </w:pPr>
    </w:p>
    <w:p w:rsidR="00B95664" w:rsidRDefault="00B95664" w:rsidP="00B45F6B">
      <w:pPr>
        <w:pStyle w:val="Heading2"/>
      </w:pPr>
      <w:bookmarkStart w:id="215" w:name="_Toc528055948"/>
      <w:r>
        <w:t>Campaign Statuses</w:t>
      </w:r>
      <w:bookmarkEnd w:id="215"/>
    </w:p>
    <w:p w:rsidR="00B95664" w:rsidRDefault="00B95664" w:rsidP="00B95664"/>
    <w:tbl>
      <w:tblPr>
        <w:tblStyle w:val="TableProfessional"/>
        <w:tblW w:w="10096" w:type="dxa"/>
        <w:tblLook w:val="04A0" w:firstRow="1" w:lastRow="0" w:firstColumn="1" w:lastColumn="0" w:noHBand="0" w:noVBand="1"/>
      </w:tblPr>
      <w:tblGrid>
        <w:gridCol w:w="3412"/>
        <w:gridCol w:w="6684"/>
      </w:tblGrid>
      <w:tr w:rsidR="00B95664" w:rsidRPr="00EC0B45" w:rsidTr="00106663">
        <w:trPr>
          <w:cnfStyle w:val="100000000000" w:firstRow="1" w:lastRow="0" w:firstColumn="0" w:lastColumn="0" w:oddVBand="0" w:evenVBand="0" w:oddHBand="0" w:evenHBand="0" w:firstRowFirstColumn="0" w:firstRowLastColumn="0" w:lastRowFirstColumn="0" w:lastRowLastColumn="0"/>
          <w:trHeight w:val="348"/>
        </w:trPr>
        <w:tc>
          <w:tcPr>
            <w:tcW w:w="3412" w:type="dxa"/>
          </w:tcPr>
          <w:p w:rsidR="00B95664" w:rsidRPr="00EC0B45" w:rsidRDefault="00B95664" w:rsidP="00106663">
            <w:pPr>
              <w:pStyle w:val="TableHeader"/>
            </w:pPr>
            <w:r>
              <w:t xml:space="preserve">Camapign Status </w:t>
            </w:r>
          </w:p>
        </w:tc>
        <w:tc>
          <w:tcPr>
            <w:tcW w:w="6684" w:type="dxa"/>
          </w:tcPr>
          <w:p w:rsidR="00B95664" w:rsidRPr="00EC0B45" w:rsidRDefault="00B95664" w:rsidP="00106663">
            <w:pPr>
              <w:pStyle w:val="TableHeader"/>
            </w:pPr>
            <w:r w:rsidRPr="00EC0B45">
              <w:t>Description</w:t>
            </w:r>
          </w:p>
        </w:tc>
      </w:tr>
      <w:tr w:rsidR="00B95664" w:rsidRPr="00EC0B45" w:rsidTr="00106663">
        <w:trPr>
          <w:trHeight w:val="264"/>
        </w:trPr>
        <w:tc>
          <w:tcPr>
            <w:tcW w:w="3412" w:type="dxa"/>
          </w:tcPr>
          <w:p w:rsidR="00B95664" w:rsidRPr="00EC0B45" w:rsidRDefault="00B95664" w:rsidP="00106663">
            <w:pPr>
              <w:pStyle w:val="TableBody"/>
            </w:pPr>
            <w:r>
              <w:t>Campaign not required</w:t>
            </w:r>
          </w:p>
        </w:tc>
        <w:tc>
          <w:tcPr>
            <w:tcW w:w="6684" w:type="dxa"/>
          </w:tcPr>
          <w:p w:rsidR="00B95664" w:rsidRPr="00EC0B45" w:rsidRDefault="00A541E2" w:rsidP="00106663">
            <w:pPr>
              <w:pStyle w:val="TableBody"/>
            </w:pPr>
            <w:r>
              <w:t>Enrolment</w:t>
            </w:r>
            <w:r w:rsidR="00B95664">
              <w:t xml:space="preserve"> campaign not required for consumer</w:t>
            </w:r>
          </w:p>
        </w:tc>
      </w:tr>
      <w:tr w:rsidR="00B95664" w:rsidRPr="00EC0B45" w:rsidTr="00106663">
        <w:trPr>
          <w:trHeight w:val="264"/>
        </w:trPr>
        <w:tc>
          <w:tcPr>
            <w:tcW w:w="3412" w:type="dxa"/>
          </w:tcPr>
          <w:p w:rsidR="00B95664" w:rsidRPr="00EC0B45" w:rsidRDefault="00B95664" w:rsidP="00106663">
            <w:pPr>
              <w:pStyle w:val="TableBody"/>
            </w:pPr>
            <w:r>
              <w:t>Campaign Pending</w:t>
            </w:r>
          </w:p>
        </w:tc>
        <w:tc>
          <w:tcPr>
            <w:tcW w:w="6684" w:type="dxa"/>
          </w:tcPr>
          <w:p w:rsidR="00B95664" w:rsidRPr="00EC0B45" w:rsidRDefault="00B95664" w:rsidP="00106663">
            <w:pPr>
              <w:pStyle w:val="TableBody"/>
            </w:pPr>
            <w:r>
              <w:t>Enrolment link received on email</w:t>
            </w:r>
            <w:r w:rsidR="0099490E">
              <w:t>/</w:t>
            </w:r>
            <w:r w:rsidR="00A541E2">
              <w:t>Text but</w:t>
            </w:r>
            <w:r>
              <w:t xml:space="preserve"> campaign is not initiated by consumer</w:t>
            </w:r>
          </w:p>
        </w:tc>
      </w:tr>
      <w:tr w:rsidR="00B95664" w:rsidRPr="00EC0B45" w:rsidTr="00106663">
        <w:trPr>
          <w:trHeight w:val="228"/>
        </w:trPr>
        <w:tc>
          <w:tcPr>
            <w:tcW w:w="3412" w:type="dxa"/>
          </w:tcPr>
          <w:p w:rsidR="00B95664" w:rsidRPr="00EC0B45" w:rsidRDefault="00B95664" w:rsidP="00106663">
            <w:pPr>
              <w:pStyle w:val="TableBody"/>
            </w:pPr>
            <w:r>
              <w:t xml:space="preserve">Campaign Incomplete  </w:t>
            </w:r>
          </w:p>
        </w:tc>
        <w:tc>
          <w:tcPr>
            <w:tcW w:w="6684" w:type="dxa"/>
          </w:tcPr>
          <w:p w:rsidR="00B95664" w:rsidRPr="00EC0B45" w:rsidRDefault="00B95664" w:rsidP="00106663">
            <w:pPr>
              <w:pStyle w:val="TableBody"/>
            </w:pPr>
            <w:r>
              <w:t xml:space="preserve">Enrolment Campaign initiated by consumer but </w:t>
            </w:r>
            <w:r w:rsidR="00684568">
              <w:t xml:space="preserve">not completed the campaign </w:t>
            </w:r>
          </w:p>
        </w:tc>
      </w:tr>
      <w:tr w:rsidR="00B95664" w:rsidRPr="00EC0B45" w:rsidTr="00106663">
        <w:trPr>
          <w:trHeight w:val="65"/>
        </w:trPr>
        <w:tc>
          <w:tcPr>
            <w:tcW w:w="3412" w:type="dxa"/>
          </w:tcPr>
          <w:p w:rsidR="00B95664" w:rsidRDefault="00B95664" w:rsidP="00106663">
            <w:pPr>
              <w:pStyle w:val="TableBody"/>
            </w:pPr>
            <w:r>
              <w:t>Campaign Completed</w:t>
            </w:r>
          </w:p>
        </w:tc>
        <w:tc>
          <w:tcPr>
            <w:tcW w:w="6684" w:type="dxa"/>
          </w:tcPr>
          <w:p w:rsidR="00B95664" w:rsidRPr="00EC0B45" w:rsidRDefault="00684568" w:rsidP="00106663">
            <w:pPr>
              <w:pStyle w:val="TableBody"/>
            </w:pPr>
            <w:r>
              <w:t>Enrolment campaign completed by consumer</w:t>
            </w:r>
          </w:p>
        </w:tc>
      </w:tr>
    </w:tbl>
    <w:p w:rsidR="00B95664" w:rsidRPr="00B95664" w:rsidRDefault="00B95664" w:rsidP="00B95664"/>
    <w:p w:rsidR="00B95664" w:rsidRDefault="00B95664" w:rsidP="00B95664"/>
    <w:p w:rsidR="00E63B21" w:rsidRPr="00430FD0" w:rsidRDefault="00CB707F" w:rsidP="00B45F6B">
      <w:pPr>
        <w:pStyle w:val="Heading2"/>
      </w:pPr>
      <w:bookmarkStart w:id="216" w:name="_Toc528055949"/>
      <w:r w:rsidRPr="00430FD0">
        <w:lastRenderedPageBreak/>
        <w:t>Payment Status</w:t>
      </w:r>
      <w:bookmarkEnd w:id="214"/>
      <w:r w:rsidR="00430FD0">
        <w:t>es</w:t>
      </w:r>
      <w:bookmarkEnd w:id="216"/>
    </w:p>
    <w:p w:rsidR="00CB707F" w:rsidRDefault="00430FD0" w:rsidP="00430FD0">
      <w:pPr>
        <w:tabs>
          <w:tab w:val="left" w:pos="0"/>
        </w:tabs>
        <w:jc w:val="center"/>
        <w:rPr>
          <w:highlight w:val="yellow"/>
        </w:rPr>
      </w:pPr>
      <w:r>
        <w:rPr>
          <w:noProof/>
          <w:lang w:val="en-US"/>
        </w:rPr>
        <w:drawing>
          <wp:inline distT="0" distB="0" distL="0" distR="0" wp14:anchorId="09512C28" wp14:editId="0A17BF2B">
            <wp:extent cx="5345723" cy="5269196"/>
            <wp:effectExtent l="19050" t="19050" r="26670" b="273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ayment Status.png"/>
                    <pic:cNvPicPr/>
                  </pic:nvPicPr>
                  <pic:blipFill rotWithShape="1">
                    <a:blip r:embed="rId56">
                      <a:extLst>
                        <a:ext uri="{28A0092B-C50C-407E-A947-70E740481C1C}">
                          <a14:useLocalDpi xmlns:a14="http://schemas.microsoft.com/office/drawing/2010/main" val="0"/>
                        </a:ext>
                      </a:extLst>
                    </a:blip>
                    <a:srcRect l="12228" t="7936" r="21077" b="12032"/>
                    <a:stretch/>
                  </pic:blipFill>
                  <pic:spPr bwMode="auto">
                    <a:xfrm>
                      <a:off x="0" y="0"/>
                      <a:ext cx="5351470" cy="5274861"/>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r w:rsidR="004F7614">
        <w:rPr>
          <w:highlight w:val="yellow"/>
        </w:rPr>
        <w:softHyphen/>
      </w:r>
      <w:r w:rsidR="004F7614">
        <w:rPr>
          <w:highlight w:val="yellow"/>
        </w:rPr>
        <w:softHyphen/>
      </w:r>
      <w:r w:rsidR="004F7614">
        <w:rPr>
          <w:highlight w:val="yellow"/>
        </w:rPr>
        <w:softHyphen/>
      </w:r>
    </w:p>
    <w:p w:rsidR="00226BD0" w:rsidRDefault="00226BD0" w:rsidP="00430FD0">
      <w:pPr>
        <w:tabs>
          <w:tab w:val="left" w:pos="0"/>
        </w:tabs>
        <w:jc w:val="center"/>
        <w:rPr>
          <w:highlight w:val="yellow"/>
        </w:rPr>
      </w:pPr>
    </w:p>
    <w:tbl>
      <w:tblPr>
        <w:tblStyle w:val="TableProfessional"/>
        <w:tblW w:w="10272" w:type="dxa"/>
        <w:tblLook w:val="04A0" w:firstRow="1" w:lastRow="0" w:firstColumn="1" w:lastColumn="0" w:noHBand="0" w:noVBand="1"/>
      </w:tblPr>
      <w:tblGrid>
        <w:gridCol w:w="3651"/>
        <w:gridCol w:w="2948"/>
        <w:gridCol w:w="1472"/>
        <w:gridCol w:w="939"/>
        <w:gridCol w:w="1262"/>
      </w:tblGrid>
      <w:tr w:rsidR="00740233" w:rsidRPr="00085CAD" w:rsidTr="001B7A2E">
        <w:trPr>
          <w:cnfStyle w:val="100000000000" w:firstRow="1" w:lastRow="0" w:firstColumn="0" w:lastColumn="0" w:oddVBand="0" w:evenVBand="0" w:oddHBand="0" w:evenHBand="0" w:firstRowFirstColumn="0" w:firstRowLastColumn="0" w:lastRowFirstColumn="0" w:lastRowLastColumn="0"/>
          <w:cantSplit/>
        </w:trPr>
        <w:tc>
          <w:tcPr>
            <w:tcW w:w="3651" w:type="dxa"/>
            <w:noWrap/>
            <w:hideMark/>
          </w:tcPr>
          <w:p w:rsidR="00740233" w:rsidRPr="005C014E" w:rsidRDefault="00740233" w:rsidP="00EC7C7D">
            <w:pPr>
              <w:pStyle w:val="TableHeader"/>
            </w:pPr>
            <w:r w:rsidRPr="005C014E">
              <w:t>Status</w:t>
            </w:r>
          </w:p>
        </w:tc>
        <w:tc>
          <w:tcPr>
            <w:tcW w:w="2948" w:type="dxa"/>
            <w:noWrap/>
            <w:hideMark/>
          </w:tcPr>
          <w:p w:rsidR="00740233" w:rsidRPr="005C014E" w:rsidRDefault="00740233" w:rsidP="00EC7C7D">
            <w:pPr>
              <w:pStyle w:val="TableHeader"/>
            </w:pPr>
            <w:r w:rsidRPr="005C014E">
              <w:t>Description</w:t>
            </w:r>
          </w:p>
        </w:tc>
        <w:tc>
          <w:tcPr>
            <w:tcW w:w="1472" w:type="dxa"/>
          </w:tcPr>
          <w:p w:rsidR="00740233" w:rsidRPr="005C014E" w:rsidRDefault="00740233" w:rsidP="00EC7C7D">
            <w:pPr>
              <w:pStyle w:val="TableHeader"/>
            </w:pPr>
            <w:r w:rsidRPr="005C014E">
              <w:t>Status</w:t>
            </w:r>
          </w:p>
        </w:tc>
        <w:tc>
          <w:tcPr>
            <w:tcW w:w="939" w:type="dxa"/>
          </w:tcPr>
          <w:p w:rsidR="00740233" w:rsidRPr="005C014E" w:rsidRDefault="00740233" w:rsidP="00EC7C7D">
            <w:pPr>
              <w:pStyle w:val="TableHeader"/>
            </w:pPr>
            <w:r w:rsidRPr="005C014E">
              <w:t>TXSTS</w:t>
            </w:r>
          </w:p>
        </w:tc>
        <w:tc>
          <w:tcPr>
            <w:tcW w:w="1262" w:type="dxa"/>
          </w:tcPr>
          <w:p w:rsidR="00740233" w:rsidRPr="005C014E" w:rsidRDefault="00740233" w:rsidP="00EC7C7D">
            <w:pPr>
              <w:pStyle w:val="TableHeader"/>
            </w:pPr>
            <w:r w:rsidRPr="005C014E">
              <w:t>Cancellable</w:t>
            </w:r>
          </w:p>
        </w:tc>
      </w:tr>
      <w:tr w:rsidR="00740233" w:rsidRPr="00085CAD" w:rsidTr="001B7A2E">
        <w:trPr>
          <w:cantSplit/>
        </w:trPr>
        <w:tc>
          <w:tcPr>
            <w:tcW w:w="3651" w:type="dxa"/>
            <w:noWrap/>
            <w:hideMark/>
          </w:tcPr>
          <w:p w:rsidR="00740233" w:rsidRPr="005C014E" w:rsidRDefault="00740233" w:rsidP="00EC7C7D">
            <w:pPr>
              <w:pStyle w:val="TableBody"/>
            </w:pPr>
            <w:r w:rsidRPr="005C014E">
              <w:t>PAYMENT_RECEIVED</w:t>
            </w:r>
          </w:p>
        </w:tc>
        <w:tc>
          <w:tcPr>
            <w:tcW w:w="2948" w:type="dxa"/>
            <w:noWrap/>
            <w:hideMark/>
          </w:tcPr>
          <w:p w:rsidR="00740233" w:rsidRPr="005C014E" w:rsidRDefault="00740233" w:rsidP="00EC7C7D">
            <w:pPr>
              <w:pStyle w:val="TableBody"/>
              <w:rPr>
                <w:color w:val="000000"/>
              </w:rPr>
            </w:pPr>
            <w:r w:rsidRPr="005C014E">
              <w:rPr>
                <w:color w:val="000000"/>
              </w:rPr>
              <w:t>Payment Received</w:t>
            </w:r>
          </w:p>
        </w:tc>
        <w:tc>
          <w:tcPr>
            <w:tcW w:w="1472" w:type="dxa"/>
          </w:tcPr>
          <w:p w:rsidR="00740233" w:rsidRPr="005C014E" w:rsidRDefault="00740233" w:rsidP="00EC7C7D">
            <w:pPr>
              <w:pStyle w:val="TableBody"/>
              <w:rPr>
                <w:color w:val="000000"/>
              </w:rPr>
            </w:pPr>
            <w:r w:rsidRPr="005C014E">
              <w:rPr>
                <w:color w:val="000000"/>
              </w:rPr>
              <w:t>PENDING</w:t>
            </w:r>
          </w:p>
        </w:tc>
        <w:tc>
          <w:tcPr>
            <w:tcW w:w="939" w:type="dxa"/>
          </w:tcPr>
          <w:p w:rsidR="00740233" w:rsidRPr="005C014E" w:rsidRDefault="00740233" w:rsidP="00EC7C7D">
            <w:pPr>
              <w:pStyle w:val="TableBody"/>
              <w:rPr>
                <w:color w:val="000000"/>
              </w:rPr>
            </w:pPr>
            <w:r w:rsidRPr="005C014E">
              <w:rPr>
                <w:color w:val="000000"/>
              </w:rPr>
              <w:t>PDNG</w:t>
            </w:r>
          </w:p>
        </w:tc>
        <w:tc>
          <w:tcPr>
            <w:tcW w:w="1262" w:type="dxa"/>
          </w:tcPr>
          <w:p w:rsidR="00740233" w:rsidRPr="005C014E" w:rsidRDefault="00740233" w:rsidP="00740233">
            <w:pPr>
              <w:pStyle w:val="TableBody"/>
              <w:jc w:val="center"/>
              <w:rPr>
                <w:color w:val="000000"/>
              </w:rPr>
            </w:pPr>
            <w:r w:rsidRPr="005C014E">
              <w:rPr>
                <w:color w:val="000000"/>
              </w:rPr>
              <w:t>yes</w:t>
            </w:r>
          </w:p>
        </w:tc>
      </w:tr>
      <w:tr w:rsidR="00740233" w:rsidRPr="00085CAD" w:rsidTr="001B7A2E">
        <w:trPr>
          <w:cantSplit/>
        </w:trPr>
        <w:tc>
          <w:tcPr>
            <w:tcW w:w="3651" w:type="dxa"/>
            <w:noWrap/>
            <w:hideMark/>
          </w:tcPr>
          <w:p w:rsidR="00740233" w:rsidRPr="005C014E" w:rsidRDefault="00740233" w:rsidP="00740233">
            <w:pPr>
              <w:pStyle w:val="TableBody"/>
            </w:pPr>
            <w:r w:rsidRPr="005C014E">
              <w:t>PAYMENT_VALIDATED</w:t>
            </w:r>
          </w:p>
        </w:tc>
        <w:tc>
          <w:tcPr>
            <w:tcW w:w="2948" w:type="dxa"/>
            <w:noWrap/>
            <w:hideMark/>
          </w:tcPr>
          <w:p w:rsidR="00740233" w:rsidRPr="005C014E" w:rsidRDefault="00740233" w:rsidP="00740233">
            <w:pPr>
              <w:pStyle w:val="TableBody"/>
              <w:rPr>
                <w:color w:val="000000"/>
              </w:rPr>
            </w:pPr>
            <w:r w:rsidRPr="005C014E">
              <w:rPr>
                <w:color w:val="000000"/>
              </w:rPr>
              <w:t>Payment Validated</w:t>
            </w:r>
          </w:p>
        </w:tc>
        <w:tc>
          <w:tcPr>
            <w:tcW w:w="1472" w:type="dxa"/>
          </w:tcPr>
          <w:p w:rsidR="00740233" w:rsidRPr="005C014E" w:rsidRDefault="00740233" w:rsidP="00740233">
            <w:pPr>
              <w:pStyle w:val="TableBody"/>
              <w:rPr>
                <w:color w:val="000000"/>
              </w:rPr>
            </w:pPr>
            <w:r w:rsidRPr="005C014E">
              <w:rPr>
                <w:color w:val="000000"/>
              </w:rPr>
              <w:t>PENDING</w:t>
            </w:r>
          </w:p>
        </w:tc>
        <w:tc>
          <w:tcPr>
            <w:tcW w:w="939" w:type="dxa"/>
          </w:tcPr>
          <w:p w:rsidR="00740233" w:rsidRPr="005C014E" w:rsidRDefault="00740233" w:rsidP="00740233">
            <w:pPr>
              <w:pStyle w:val="TableBody"/>
              <w:rPr>
                <w:color w:val="000000"/>
              </w:rPr>
            </w:pPr>
            <w:r w:rsidRPr="005C014E">
              <w:rPr>
                <w:color w:val="000000"/>
              </w:rPr>
              <w:t>PDNG</w:t>
            </w:r>
          </w:p>
        </w:tc>
        <w:tc>
          <w:tcPr>
            <w:tcW w:w="1262" w:type="dxa"/>
          </w:tcPr>
          <w:p w:rsidR="00740233" w:rsidRPr="005C014E" w:rsidRDefault="00740233" w:rsidP="00740233">
            <w:pPr>
              <w:pStyle w:val="TableBody"/>
              <w:jc w:val="center"/>
              <w:rPr>
                <w:color w:val="000000"/>
              </w:rPr>
            </w:pPr>
            <w:r w:rsidRPr="005C014E">
              <w:rPr>
                <w:color w:val="000000"/>
              </w:rPr>
              <w:t>yes</w:t>
            </w:r>
          </w:p>
        </w:tc>
      </w:tr>
      <w:tr w:rsidR="00740233" w:rsidRPr="00085CAD" w:rsidTr="001B7A2E">
        <w:trPr>
          <w:cantSplit/>
        </w:trPr>
        <w:tc>
          <w:tcPr>
            <w:tcW w:w="3651" w:type="dxa"/>
            <w:noWrap/>
            <w:hideMark/>
          </w:tcPr>
          <w:p w:rsidR="00740233" w:rsidRPr="005C014E" w:rsidRDefault="00740233" w:rsidP="00740233">
            <w:pPr>
              <w:pStyle w:val="TableBody"/>
            </w:pPr>
            <w:r w:rsidRPr="005C014E">
              <w:t>PAYMENT_VALIDATION_REJECTED</w:t>
            </w:r>
          </w:p>
        </w:tc>
        <w:tc>
          <w:tcPr>
            <w:tcW w:w="2948" w:type="dxa"/>
            <w:noWrap/>
            <w:hideMark/>
          </w:tcPr>
          <w:p w:rsidR="00740233" w:rsidRPr="005C014E" w:rsidRDefault="00740233" w:rsidP="00740233">
            <w:pPr>
              <w:pStyle w:val="TableBody"/>
              <w:rPr>
                <w:color w:val="000000"/>
              </w:rPr>
            </w:pPr>
            <w:r w:rsidRPr="005C014E">
              <w:rPr>
                <w:color w:val="000000"/>
              </w:rPr>
              <w:t>Payment Rejected Due To Validation</w:t>
            </w:r>
          </w:p>
        </w:tc>
        <w:tc>
          <w:tcPr>
            <w:tcW w:w="1472" w:type="dxa"/>
          </w:tcPr>
          <w:p w:rsidR="00740233" w:rsidRPr="005C014E" w:rsidRDefault="00740233" w:rsidP="00740233">
            <w:pPr>
              <w:pStyle w:val="TableBody"/>
              <w:rPr>
                <w:color w:val="000000"/>
              </w:rPr>
            </w:pPr>
            <w:r w:rsidRPr="005C014E">
              <w:rPr>
                <w:color w:val="000000"/>
              </w:rPr>
              <w:t>REJECTED</w:t>
            </w:r>
          </w:p>
        </w:tc>
        <w:tc>
          <w:tcPr>
            <w:tcW w:w="939" w:type="dxa"/>
          </w:tcPr>
          <w:p w:rsidR="00740233" w:rsidRPr="005C014E" w:rsidRDefault="00740233" w:rsidP="00740233">
            <w:pPr>
              <w:pStyle w:val="TableBody"/>
              <w:rPr>
                <w:color w:val="000000"/>
              </w:rPr>
            </w:pPr>
            <w:r w:rsidRPr="005C014E">
              <w:rPr>
                <w:color w:val="000000"/>
              </w:rPr>
              <w:t>RJCT</w:t>
            </w:r>
          </w:p>
        </w:tc>
        <w:tc>
          <w:tcPr>
            <w:tcW w:w="1262" w:type="dxa"/>
          </w:tcPr>
          <w:p w:rsidR="00740233" w:rsidRPr="005C014E" w:rsidRDefault="00740233" w:rsidP="00740233">
            <w:pPr>
              <w:pStyle w:val="TableBody"/>
              <w:jc w:val="center"/>
              <w:rPr>
                <w:color w:val="000000"/>
              </w:rPr>
            </w:pPr>
            <w:r w:rsidRPr="005C014E">
              <w:rPr>
                <w:color w:val="000000"/>
              </w:rPr>
              <w:t>yes</w:t>
            </w:r>
          </w:p>
        </w:tc>
      </w:tr>
      <w:tr w:rsidR="00740233" w:rsidRPr="00085CAD" w:rsidTr="001B7A2E">
        <w:trPr>
          <w:cantSplit/>
        </w:trPr>
        <w:tc>
          <w:tcPr>
            <w:tcW w:w="3651" w:type="dxa"/>
            <w:noWrap/>
            <w:hideMark/>
          </w:tcPr>
          <w:p w:rsidR="00740233" w:rsidRPr="005C014E" w:rsidRDefault="00740233" w:rsidP="00740233">
            <w:pPr>
              <w:pStyle w:val="TableBody"/>
            </w:pPr>
            <w:r w:rsidRPr="005C014E">
              <w:t>ENROLMENT_REQUIRED</w:t>
            </w:r>
          </w:p>
        </w:tc>
        <w:tc>
          <w:tcPr>
            <w:tcW w:w="2948" w:type="dxa"/>
            <w:noWrap/>
            <w:hideMark/>
          </w:tcPr>
          <w:p w:rsidR="00740233" w:rsidRPr="005C014E" w:rsidRDefault="00740233" w:rsidP="00740233">
            <w:pPr>
              <w:pStyle w:val="TableBody"/>
              <w:rPr>
                <w:color w:val="000000"/>
              </w:rPr>
            </w:pPr>
            <w:r w:rsidRPr="005C014E">
              <w:rPr>
                <w:color w:val="000000"/>
              </w:rPr>
              <w:t>Enrolment Required</w:t>
            </w:r>
          </w:p>
        </w:tc>
        <w:tc>
          <w:tcPr>
            <w:tcW w:w="1472" w:type="dxa"/>
          </w:tcPr>
          <w:p w:rsidR="00740233" w:rsidRPr="005C014E" w:rsidRDefault="00740233" w:rsidP="00740233">
            <w:pPr>
              <w:pStyle w:val="TableBody"/>
              <w:rPr>
                <w:color w:val="000000"/>
              </w:rPr>
            </w:pPr>
            <w:r w:rsidRPr="005C014E">
              <w:rPr>
                <w:color w:val="000000"/>
              </w:rPr>
              <w:t>PENDING</w:t>
            </w:r>
          </w:p>
        </w:tc>
        <w:tc>
          <w:tcPr>
            <w:tcW w:w="939" w:type="dxa"/>
          </w:tcPr>
          <w:p w:rsidR="00740233" w:rsidRPr="005C014E" w:rsidRDefault="00740233" w:rsidP="00740233">
            <w:pPr>
              <w:pStyle w:val="TableBody"/>
              <w:rPr>
                <w:color w:val="000000"/>
              </w:rPr>
            </w:pPr>
            <w:r w:rsidRPr="005C014E">
              <w:rPr>
                <w:color w:val="000000"/>
              </w:rPr>
              <w:t>PDNG</w:t>
            </w:r>
          </w:p>
        </w:tc>
        <w:tc>
          <w:tcPr>
            <w:tcW w:w="1262" w:type="dxa"/>
          </w:tcPr>
          <w:p w:rsidR="00740233" w:rsidRPr="005C014E" w:rsidRDefault="00740233" w:rsidP="00740233">
            <w:pPr>
              <w:pStyle w:val="TableBody"/>
              <w:jc w:val="center"/>
              <w:rPr>
                <w:color w:val="000000"/>
              </w:rPr>
            </w:pPr>
            <w:r w:rsidRPr="005C014E">
              <w:rPr>
                <w:color w:val="000000"/>
              </w:rPr>
              <w:t>yes</w:t>
            </w:r>
          </w:p>
        </w:tc>
      </w:tr>
      <w:tr w:rsidR="00740233" w:rsidRPr="00085CAD" w:rsidTr="001B7A2E">
        <w:trPr>
          <w:cantSplit/>
        </w:trPr>
        <w:tc>
          <w:tcPr>
            <w:tcW w:w="3651" w:type="dxa"/>
            <w:noWrap/>
            <w:hideMark/>
          </w:tcPr>
          <w:p w:rsidR="00740233" w:rsidRPr="005C014E" w:rsidRDefault="00740233" w:rsidP="00740233">
            <w:pPr>
              <w:pStyle w:val="TableBody"/>
            </w:pPr>
            <w:r w:rsidRPr="005C014E">
              <w:t>VERIFICATION_REQUIRED</w:t>
            </w:r>
          </w:p>
        </w:tc>
        <w:tc>
          <w:tcPr>
            <w:tcW w:w="2948" w:type="dxa"/>
            <w:noWrap/>
            <w:hideMark/>
          </w:tcPr>
          <w:p w:rsidR="00740233" w:rsidRPr="005C014E" w:rsidRDefault="00740233" w:rsidP="00740233">
            <w:pPr>
              <w:pStyle w:val="TableBody"/>
              <w:rPr>
                <w:color w:val="000000"/>
              </w:rPr>
            </w:pPr>
            <w:r w:rsidRPr="005C014E">
              <w:rPr>
                <w:color w:val="000000"/>
              </w:rPr>
              <w:t>Verification Required</w:t>
            </w:r>
          </w:p>
        </w:tc>
        <w:tc>
          <w:tcPr>
            <w:tcW w:w="1472" w:type="dxa"/>
          </w:tcPr>
          <w:p w:rsidR="00740233" w:rsidRPr="005C014E" w:rsidRDefault="00740233" w:rsidP="00740233">
            <w:pPr>
              <w:pStyle w:val="TableBody"/>
              <w:rPr>
                <w:color w:val="000000"/>
              </w:rPr>
            </w:pPr>
            <w:r w:rsidRPr="005C014E">
              <w:rPr>
                <w:color w:val="000000"/>
              </w:rPr>
              <w:t>PENDING</w:t>
            </w:r>
          </w:p>
        </w:tc>
        <w:tc>
          <w:tcPr>
            <w:tcW w:w="939" w:type="dxa"/>
          </w:tcPr>
          <w:p w:rsidR="00740233" w:rsidRPr="005C014E" w:rsidRDefault="00740233" w:rsidP="00740233">
            <w:pPr>
              <w:pStyle w:val="TableBody"/>
              <w:rPr>
                <w:color w:val="000000"/>
              </w:rPr>
            </w:pPr>
            <w:r w:rsidRPr="005C014E">
              <w:rPr>
                <w:color w:val="000000"/>
              </w:rPr>
              <w:t>PDNG</w:t>
            </w:r>
          </w:p>
        </w:tc>
        <w:tc>
          <w:tcPr>
            <w:tcW w:w="1262" w:type="dxa"/>
          </w:tcPr>
          <w:p w:rsidR="00740233" w:rsidRPr="005C014E" w:rsidRDefault="00740233" w:rsidP="00740233">
            <w:pPr>
              <w:pStyle w:val="TableBody"/>
              <w:jc w:val="center"/>
              <w:rPr>
                <w:color w:val="000000"/>
              </w:rPr>
            </w:pPr>
            <w:r w:rsidRPr="005C014E">
              <w:rPr>
                <w:color w:val="000000"/>
              </w:rPr>
              <w:t>yes</w:t>
            </w:r>
          </w:p>
        </w:tc>
      </w:tr>
      <w:tr w:rsidR="00740233" w:rsidRPr="00085CAD" w:rsidTr="001B7A2E">
        <w:trPr>
          <w:cantSplit/>
        </w:trPr>
        <w:tc>
          <w:tcPr>
            <w:tcW w:w="3651" w:type="dxa"/>
            <w:noWrap/>
            <w:hideMark/>
          </w:tcPr>
          <w:p w:rsidR="00740233" w:rsidRPr="005C014E" w:rsidRDefault="00740233" w:rsidP="00740233">
            <w:pPr>
              <w:pStyle w:val="TableBody"/>
            </w:pPr>
            <w:r w:rsidRPr="005C014E">
              <w:t>ENROL_AND_VERIFY_REQUIRED</w:t>
            </w:r>
          </w:p>
        </w:tc>
        <w:tc>
          <w:tcPr>
            <w:tcW w:w="2948" w:type="dxa"/>
            <w:noWrap/>
            <w:hideMark/>
          </w:tcPr>
          <w:p w:rsidR="00740233" w:rsidRPr="005C014E" w:rsidRDefault="00740233" w:rsidP="00740233">
            <w:pPr>
              <w:pStyle w:val="TableBody"/>
              <w:rPr>
                <w:color w:val="000000"/>
              </w:rPr>
            </w:pPr>
            <w:r w:rsidRPr="005C014E">
              <w:rPr>
                <w:color w:val="000000"/>
              </w:rPr>
              <w:t>Enrolment and Verification Required</w:t>
            </w:r>
          </w:p>
        </w:tc>
        <w:tc>
          <w:tcPr>
            <w:tcW w:w="1472" w:type="dxa"/>
          </w:tcPr>
          <w:p w:rsidR="00740233" w:rsidRPr="005C014E" w:rsidRDefault="00740233" w:rsidP="00740233">
            <w:pPr>
              <w:pStyle w:val="TableBody"/>
              <w:rPr>
                <w:color w:val="000000"/>
              </w:rPr>
            </w:pPr>
            <w:r w:rsidRPr="005C014E">
              <w:rPr>
                <w:color w:val="000000"/>
              </w:rPr>
              <w:t>PENDING</w:t>
            </w:r>
          </w:p>
        </w:tc>
        <w:tc>
          <w:tcPr>
            <w:tcW w:w="939" w:type="dxa"/>
          </w:tcPr>
          <w:p w:rsidR="00740233" w:rsidRPr="005C014E" w:rsidRDefault="00740233" w:rsidP="00740233">
            <w:pPr>
              <w:pStyle w:val="TableBody"/>
              <w:rPr>
                <w:color w:val="000000"/>
              </w:rPr>
            </w:pPr>
            <w:r w:rsidRPr="005C014E">
              <w:rPr>
                <w:color w:val="000000"/>
              </w:rPr>
              <w:t>PDNG</w:t>
            </w:r>
          </w:p>
        </w:tc>
        <w:tc>
          <w:tcPr>
            <w:tcW w:w="1262" w:type="dxa"/>
          </w:tcPr>
          <w:p w:rsidR="00740233" w:rsidRPr="005C014E" w:rsidRDefault="00740233" w:rsidP="00740233">
            <w:pPr>
              <w:pStyle w:val="TableBody"/>
              <w:jc w:val="center"/>
              <w:rPr>
                <w:color w:val="000000"/>
              </w:rPr>
            </w:pPr>
            <w:r w:rsidRPr="005C014E">
              <w:rPr>
                <w:color w:val="000000"/>
              </w:rPr>
              <w:t>yes</w:t>
            </w:r>
          </w:p>
        </w:tc>
      </w:tr>
      <w:tr w:rsidR="00740233" w:rsidRPr="00085CAD" w:rsidTr="001B7A2E">
        <w:trPr>
          <w:cantSplit/>
        </w:trPr>
        <w:tc>
          <w:tcPr>
            <w:tcW w:w="3651" w:type="dxa"/>
            <w:noWrap/>
            <w:hideMark/>
          </w:tcPr>
          <w:p w:rsidR="00740233" w:rsidRPr="005C014E" w:rsidRDefault="00740233" w:rsidP="00740233">
            <w:pPr>
              <w:pStyle w:val="TableBody"/>
            </w:pPr>
            <w:r w:rsidRPr="005C014E">
              <w:t>PAYMENT_AUTHORIZED</w:t>
            </w:r>
          </w:p>
        </w:tc>
        <w:tc>
          <w:tcPr>
            <w:tcW w:w="2948" w:type="dxa"/>
            <w:noWrap/>
            <w:hideMark/>
          </w:tcPr>
          <w:p w:rsidR="00740233" w:rsidRPr="005C014E" w:rsidRDefault="00740233" w:rsidP="00740233">
            <w:pPr>
              <w:pStyle w:val="TableBody"/>
              <w:rPr>
                <w:color w:val="000000"/>
              </w:rPr>
            </w:pPr>
            <w:r w:rsidRPr="005C014E">
              <w:rPr>
                <w:color w:val="000000"/>
              </w:rPr>
              <w:t>Payment Authorized</w:t>
            </w:r>
          </w:p>
        </w:tc>
        <w:tc>
          <w:tcPr>
            <w:tcW w:w="1472" w:type="dxa"/>
          </w:tcPr>
          <w:p w:rsidR="00740233" w:rsidRPr="005C014E" w:rsidRDefault="00740233" w:rsidP="00740233">
            <w:pPr>
              <w:pStyle w:val="TableBody"/>
              <w:rPr>
                <w:color w:val="000000"/>
              </w:rPr>
            </w:pPr>
            <w:r w:rsidRPr="005C014E">
              <w:rPr>
                <w:color w:val="000000"/>
              </w:rPr>
              <w:t>PENDING</w:t>
            </w:r>
          </w:p>
        </w:tc>
        <w:tc>
          <w:tcPr>
            <w:tcW w:w="939" w:type="dxa"/>
          </w:tcPr>
          <w:p w:rsidR="00740233" w:rsidRPr="005C014E" w:rsidRDefault="00740233" w:rsidP="00740233">
            <w:pPr>
              <w:pStyle w:val="TableBody"/>
              <w:rPr>
                <w:color w:val="000000"/>
              </w:rPr>
            </w:pPr>
            <w:r w:rsidRPr="005C014E">
              <w:rPr>
                <w:color w:val="000000"/>
              </w:rPr>
              <w:t>PDNG</w:t>
            </w:r>
          </w:p>
        </w:tc>
        <w:tc>
          <w:tcPr>
            <w:tcW w:w="1262" w:type="dxa"/>
          </w:tcPr>
          <w:p w:rsidR="00740233" w:rsidRPr="005C014E" w:rsidRDefault="00740233" w:rsidP="00740233">
            <w:pPr>
              <w:pStyle w:val="TableBody"/>
              <w:jc w:val="center"/>
              <w:rPr>
                <w:color w:val="000000"/>
              </w:rPr>
            </w:pPr>
            <w:r w:rsidRPr="005C014E">
              <w:rPr>
                <w:color w:val="000000"/>
              </w:rPr>
              <w:t>yes</w:t>
            </w:r>
          </w:p>
        </w:tc>
      </w:tr>
      <w:tr w:rsidR="001D4B41" w:rsidRPr="00085CAD" w:rsidTr="001B7A2E">
        <w:trPr>
          <w:cantSplit/>
        </w:trPr>
        <w:tc>
          <w:tcPr>
            <w:tcW w:w="3651" w:type="dxa"/>
            <w:noWrap/>
          </w:tcPr>
          <w:p w:rsidR="001D4B41" w:rsidRPr="005C014E" w:rsidRDefault="001D4B41" w:rsidP="001D4B41">
            <w:pPr>
              <w:pStyle w:val="TableBody"/>
            </w:pPr>
            <w:r w:rsidRPr="005C014E">
              <w:lastRenderedPageBreak/>
              <w:t>PAYMENT_REJECTED</w:t>
            </w:r>
          </w:p>
        </w:tc>
        <w:tc>
          <w:tcPr>
            <w:tcW w:w="2948" w:type="dxa"/>
            <w:noWrap/>
          </w:tcPr>
          <w:p w:rsidR="001D4B41" w:rsidRPr="005C014E" w:rsidRDefault="001D4B41" w:rsidP="001D4B41">
            <w:pPr>
              <w:pStyle w:val="TableBody"/>
              <w:rPr>
                <w:color w:val="000000"/>
              </w:rPr>
            </w:pPr>
            <w:r w:rsidRPr="005C014E">
              <w:rPr>
                <w:color w:val="000000"/>
              </w:rPr>
              <w:t>Payment Rejected or Cancelled</w:t>
            </w:r>
            <w:r w:rsidR="005C014E">
              <w:rPr>
                <w:color w:val="000000"/>
              </w:rPr>
              <w:t xml:space="preserve"> [from IncedoPay</w:t>
            </w:r>
            <w:r w:rsidR="00C966C0" w:rsidRPr="005C014E">
              <w:rPr>
                <w:color w:val="000000"/>
              </w:rPr>
              <w:t>]</w:t>
            </w:r>
          </w:p>
        </w:tc>
        <w:tc>
          <w:tcPr>
            <w:tcW w:w="1472" w:type="dxa"/>
          </w:tcPr>
          <w:p w:rsidR="001D4B41" w:rsidRPr="005C014E" w:rsidRDefault="001D4B41" w:rsidP="001D4B41">
            <w:pPr>
              <w:pStyle w:val="TableBody"/>
              <w:rPr>
                <w:color w:val="000000"/>
              </w:rPr>
            </w:pPr>
            <w:r w:rsidRPr="005C014E">
              <w:rPr>
                <w:color w:val="000000"/>
              </w:rPr>
              <w:t>REJECTED</w:t>
            </w:r>
          </w:p>
        </w:tc>
        <w:tc>
          <w:tcPr>
            <w:tcW w:w="939" w:type="dxa"/>
          </w:tcPr>
          <w:p w:rsidR="001D4B41" w:rsidRPr="005C014E" w:rsidRDefault="001D4B41" w:rsidP="001D4B41">
            <w:pPr>
              <w:pStyle w:val="TableBody"/>
              <w:rPr>
                <w:color w:val="000000"/>
              </w:rPr>
            </w:pPr>
            <w:r w:rsidRPr="005C014E">
              <w:rPr>
                <w:color w:val="000000"/>
              </w:rPr>
              <w:t>RJCT</w:t>
            </w:r>
          </w:p>
        </w:tc>
        <w:tc>
          <w:tcPr>
            <w:tcW w:w="1262" w:type="dxa"/>
          </w:tcPr>
          <w:p w:rsidR="001D4B41" w:rsidRPr="005C014E" w:rsidRDefault="001D4B41" w:rsidP="001D4B41">
            <w:pPr>
              <w:pStyle w:val="TableBody"/>
              <w:jc w:val="center"/>
              <w:rPr>
                <w:color w:val="000000"/>
              </w:rPr>
            </w:pPr>
            <w:r w:rsidRPr="005C014E">
              <w:rPr>
                <w:color w:val="000000"/>
              </w:rPr>
              <w:t>no</w:t>
            </w:r>
          </w:p>
        </w:tc>
      </w:tr>
      <w:tr w:rsidR="001D4B41" w:rsidRPr="00085CAD" w:rsidTr="001B7A2E">
        <w:trPr>
          <w:cantSplit/>
        </w:trPr>
        <w:tc>
          <w:tcPr>
            <w:tcW w:w="3651" w:type="dxa"/>
            <w:noWrap/>
            <w:hideMark/>
          </w:tcPr>
          <w:p w:rsidR="001D4B41" w:rsidRPr="005C014E" w:rsidRDefault="001D4B41" w:rsidP="001D4B41">
            <w:pPr>
              <w:pStyle w:val="TableBody"/>
            </w:pPr>
            <w:r w:rsidRPr="005C014E">
              <w:t>ACH_CLEARING</w:t>
            </w:r>
          </w:p>
        </w:tc>
        <w:tc>
          <w:tcPr>
            <w:tcW w:w="2948" w:type="dxa"/>
            <w:noWrap/>
            <w:hideMark/>
          </w:tcPr>
          <w:p w:rsidR="001D4B41" w:rsidRPr="005C014E" w:rsidRDefault="001D4B41" w:rsidP="001D4B41">
            <w:pPr>
              <w:pStyle w:val="TableBody"/>
              <w:rPr>
                <w:color w:val="000000"/>
              </w:rPr>
            </w:pPr>
            <w:r w:rsidRPr="005C014E">
              <w:rPr>
                <w:color w:val="000000"/>
              </w:rPr>
              <w:t>ACH Selected</w:t>
            </w:r>
          </w:p>
        </w:tc>
        <w:tc>
          <w:tcPr>
            <w:tcW w:w="1472" w:type="dxa"/>
          </w:tcPr>
          <w:p w:rsidR="001D4B41" w:rsidRPr="005C014E" w:rsidRDefault="001D4B41" w:rsidP="001D4B41">
            <w:pPr>
              <w:pStyle w:val="TableBody"/>
              <w:rPr>
                <w:color w:val="000000"/>
              </w:rPr>
            </w:pPr>
            <w:r w:rsidRPr="005C014E">
              <w:rPr>
                <w:color w:val="000000"/>
              </w:rPr>
              <w:t>PENDING</w:t>
            </w:r>
          </w:p>
        </w:tc>
        <w:tc>
          <w:tcPr>
            <w:tcW w:w="939" w:type="dxa"/>
          </w:tcPr>
          <w:p w:rsidR="001D4B41" w:rsidRPr="005C014E" w:rsidRDefault="001D4B41" w:rsidP="001D4B41">
            <w:pPr>
              <w:pStyle w:val="TableBody"/>
              <w:rPr>
                <w:color w:val="000000"/>
              </w:rPr>
            </w:pPr>
            <w:r w:rsidRPr="005C014E">
              <w:rPr>
                <w:color w:val="000000"/>
              </w:rPr>
              <w:t>PDNG</w:t>
            </w:r>
          </w:p>
        </w:tc>
        <w:tc>
          <w:tcPr>
            <w:tcW w:w="1262" w:type="dxa"/>
          </w:tcPr>
          <w:p w:rsidR="001D4B41" w:rsidRPr="005C014E" w:rsidRDefault="001D4B41" w:rsidP="001D4B41">
            <w:pPr>
              <w:pStyle w:val="TableBody"/>
              <w:jc w:val="center"/>
              <w:rPr>
                <w:color w:val="000000"/>
              </w:rPr>
            </w:pPr>
            <w:r w:rsidRPr="005C014E">
              <w:rPr>
                <w:color w:val="000000"/>
              </w:rPr>
              <w:t>yes</w:t>
            </w:r>
          </w:p>
        </w:tc>
      </w:tr>
      <w:tr w:rsidR="001D4B41" w:rsidRPr="00085CAD" w:rsidTr="001B7A2E">
        <w:trPr>
          <w:cantSplit/>
        </w:trPr>
        <w:tc>
          <w:tcPr>
            <w:tcW w:w="3651" w:type="dxa"/>
            <w:noWrap/>
            <w:hideMark/>
          </w:tcPr>
          <w:p w:rsidR="001D4B41" w:rsidRPr="005C014E" w:rsidRDefault="001D4B41" w:rsidP="001D4B41">
            <w:pPr>
              <w:pStyle w:val="TableBody"/>
            </w:pPr>
            <w:r w:rsidRPr="005C014E">
              <w:t>ACH_READY_TO_DISBURSE</w:t>
            </w:r>
          </w:p>
        </w:tc>
        <w:tc>
          <w:tcPr>
            <w:tcW w:w="2948" w:type="dxa"/>
            <w:noWrap/>
            <w:hideMark/>
          </w:tcPr>
          <w:p w:rsidR="001D4B41" w:rsidRPr="005C014E" w:rsidRDefault="001D4B41" w:rsidP="001D4B41">
            <w:pPr>
              <w:pStyle w:val="TableBody"/>
              <w:rPr>
                <w:color w:val="000000"/>
              </w:rPr>
            </w:pPr>
            <w:r w:rsidRPr="005C014E">
              <w:rPr>
                <w:color w:val="000000"/>
              </w:rPr>
              <w:t>ACH Ready to Disburse</w:t>
            </w:r>
            <w:r w:rsidR="00685B65" w:rsidRPr="005C014E">
              <w:rPr>
                <w:color w:val="000000"/>
              </w:rPr>
              <w:t xml:space="preserve"> (ACH payment)</w:t>
            </w:r>
          </w:p>
        </w:tc>
        <w:tc>
          <w:tcPr>
            <w:tcW w:w="1472" w:type="dxa"/>
          </w:tcPr>
          <w:p w:rsidR="001D4B41" w:rsidRPr="005C014E" w:rsidRDefault="001D4B41" w:rsidP="001D4B41">
            <w:pPr>
              <w:pStyle w:val="TableBody"/>
              <w:rPr>
                <w:color w:val="000000"/>
              </w:rPr>
            </w:pPr>
            <w:r w:rsidRPr="005C014E">
              <w:rPr>
                <w:color w:val="000000"/>
              </w:rPr>
              <w:t>PENDING</w:t>
            </w:r>
          </w:p>
        </w:tc>
        <w:tc>
          <w:tcPr>
            <w:tcW w:w="939" w:type="dxa"/>
          </w:tcPr>
          <w:p w:rsidR="001D4B41" w:rsidRPr="005C014E" w:rsidRDefault="001D4B41" w:rsidP="001D4B41">
            <w:pPr>
              <w:pStyle w:val="TableBody"/>
              <w:rPr>
                <w:color w:val="000000"/>
              </w:rPr>
            </w:pPr>
            <w:r w:rsidRPr="005C014E">
              <w:rPr>
                <w:color w:val="000000"/>
              </w:rPr>
              <w:t>PDNG</w:t>
            </w:r>
          </w:p>
        </w:tc>
        <w:tc>
          <w:tcPr>
            <w:tcW w:w="1262" w:type="dxa"/>
          </w:tcPr>
          <w:p w:rsidR="001D4B41" w:rsidRPr="005C014E" w:rsidRDefault="001D4B41" w:rsidP="00685B65">
            <w:pPr>
              <w:pStyle w:val="TableBody"/>
              <w:jc w:val="center"/>
              <w:rPr>
                <w:color w:val="000000"/>
              </w:rPr>
            </w:pPr>
            <w:r w:rsidRPr="005C014E">
              <w:rPr>
                <w:color w:val="000000"/>
              </w:rPr>
              <w:t>yes</w:t>
            </w:r>
          </w:p>
        </w:tc>
      </w:tr>
      <w:tr w:rsidR="00685B65" w:rsidRPr="00085CAD" w:rsidTr="001B7A2E">
        <w:trPr>
          <w:cantSplit/>
        </w:trPr>
        <w:tc>
          <w:tcPr>
            <w:tcW w:w="3651" w:type="dxa"/>
            <w:noWrap/>
            <w:hideMark/>
          </w:tcPr>
          <w:p w:rsidR="00685B65" w:rsidRPr="005C014E" w:rsidRDefault="00685B65" w:rsidP="00685B65">
            <w:pPr>
              <w:pStyle w:val="TableBody"/>
            </w:pPr>
            <w:r w:rsidRPr="005C014E">
              <w:t>ACH_DISBURSED</w:t>
            </w:r>
          </w:p>
        </w:tc>
        <w:tc>
          <w:tcPr>
            <w:tcW w:w="2948" w:type="dxa"/>
            <w:noWrap/>
            <w:hideMark/>
          </w:tcPr>
          <w:p w:rsidR="00685B65" w:rsidRPr="005C014E" w:rsidRDefault="00685B65" w:rsidP="00685B65">
            <w:pPr>
              <w:pStyle w:val="TableBody"/>
              <w:rPr>
                <w:color w:val="000000"/>
              </w:rPr>
            </w:pPr>
            <w:r w:rsidRPr="005C014E">
              <w:rPr>
                <w:color w:val="000000"/>
              </w:rPr>
              <w:t>ACH Disbursed</w:t>
            </w:r>
          </w:p>
        </w:tc>
        <w:tc>
          <w:tcPr>
            <w:tcW w:w="1472" w:type="dxa"/>
          </w:tcPr>
          <w:p w:rsidR="00685B65" w:rsidRPr="005C014E" w:rsidRDefault="00685B65" w:rsidP="00685B65">
            <w:pPr>
              <w:pStyle w:val="TableBody"/>
              <w:rPr>
                <w:color w:val="000000"/>
              </w:rPr>
            </w:pPr>
            <w:r w:rsidRPr="005C014E">
              <w:rPr>
                <w:color w:val="000000"/>
              </w:rPr>
              <w:t>PENDING</w:t>
            </w:r>
          </w:p>
        </w:tc>
        <w:tc>
          <w:tcPr>
            <w:tcW w:w="939" w:type="dxa"/>
          </w:tcPr>
          <w:p w:rsidR="00685B65" w:rsidRPr="005C014E" w:rsidRDefault="00685B65" w:rsidP="00685B65">
            <w:pPr>
              <w:pStyle w:val="TableBody"/>
              <w:rPr>
                <w:color w:val="000000"/>
              </w:rPr>
            </w:pPr>
            <w:r w:rsidRPr="005C014E">
              <w:rPr>
                <w:color w:val="000000"/>
              </w:rPr>
              <w:t>PDNG</w:t>
            </w:r>
          </w:p>
        </w:tc>
        <w:tc>
          <w:tcPr>
            <w:tcW w:w="1262" w:type="dxa"/>
          </w:tcPr>
          <w:p w:rsidR="00685B65" w:rsidRPr="005C014E" w:rsidRDefault="00685B65" w:rsidP="00685B65">
            <w:pPr>
              <w:pStyle w:val="TableBody"/>
              <w:jc w:val="center"/>
              <w:rPr>
                <w:color w:val="000000"/>
              </w:rPr>
            </w:pPr>
            <w:r w:rsidRPr="005C014E">
              <w:rPr>
                <w:color w:val="000000"/>
              </w:rPr>
              <w:t>no</w:t>
            </w:r>
          </w:p>
        </w:tc>
      </w:tr>
      <w:tr w:rsidR="00685B65" w:rsidRPr="00085CAD" w:rsidTr="001B7A2E">
        <w:trPr>
          <w:cantSplit/>
        </w:trPr>
        <w:tc>
          <w:tcPr>
            <w:tcW w:w="3651" w:type="dxa"/>
            <w:noWrap/>
            <w:hideMark/>
          </w:tcPr>
          <w:p w:rsidR="00685B65" w:rsidRPr="005C014E" w:rsidRDefault="00685B65" w:rsidP="00685B65">
            <w:pPr>
              <w:pStyle w:val="TableBody"/>
            </w:pPr>
            <w:r w:rsidRPr="005C014E">
              <w:t>ACH_ACCEPTED</w:t>
            </w:r>
          </w:p>
        </w:tc>
        <w:tc>
          <w:tcPr>
            <w:tcW w:w="2948" w:type="dxa"/>
            <w:noWrap/>
            <w:hideMark/>
          </w:tcPr>
          <w:p w:rsidR="00685B65" w:rsidRPr="005C014E" w:rsidRDefault="00685B65" w:rsidP="00685B65">
            <w:pPr>
              <w:pStyle w:val="TableBody"/>
              <w:rPr>
                <w:color w:val="000000"/>
              </w:rPr>
            </w:pPr>
            <w:r w:rsidRPr="005C014E">
              <w:rPr>
                <w:color w:val="000000"/>
              </w:rPr>
              <w:t>ACH Accepted</w:t>
            </w:r>
          </w:p>
        </w:tc>
        <w:tc>
          <w:tcPr>
            <w:tcW w:w="1472" w:type="dxa"/>
          </w:tcPr>
          <w:p w:rsidR="00685B65" w:rsidRPr="005C014E" w:rsidRDefault="00685B65" w:rsidP="00685B65">
            <w:pPr>
              <w:pStyle w:val="TableBody"/>
              <w:rPr>
                <w:color w:val="000000"/>
              </w:rPr>
            </w:pPr>
            <w:r w:rsidRPr="005C014E">
              <w:rPr>
                <w:color w:val="000000"/>
              </w:rPr>
              <w:t>PROCESSED</w:t>
            </w:r>
          </w:p>
        </w:tc>
        <w:tc>
          <w:tcPr>
            <w:tcW w:w="939" w:type="dxa"/>
          </w:tcPr>
          <w:p w:rsidR="00685B65" w:rsidRPr="005C014E" w:rsidRDefault="00685B65" w:rsidP="00685B65">
            <w:pPr>
              <w:pStyle w:val="TableBody"/>
              <w:rPr>
                <w:color w:val="000000"/>
              </w:rPr>
            </w:pPr>
            <w:r w:rsidRPr="005C014E">
              <w:rPr>
                <w:color w:val="000000"/>
              </w:rPr>
              <w:t>ACSC</w:t>
            </w:r>
          </w:p>
        </w:tc>
        <w:tc>
          <w:tcPr>
            <w:tcW w:w="1262" w:type="dxa"/>
          </w:tcPr>
          <w:p w:rsidR="00685B65" w:rsidRPr="005C014E" w:rsidRDefault="00685B65" w:rsidP="00685B65">
            <w:pPr>
              <w:pStyle w:val="TableBody"/>
              <w:jc w:val="center"/>
              <w:rPr>
                <w:color w:val="000000"/>
              </w:rPr>
            </w:pPr>
            <w:r w:rsidRPr="005C014E">
              <w:rPr>
                <w:color w:val="000000"/>
              </w:rPr>
              <w:t>no</w:t>
            </w:r>
          </w:p>
        </w:tc>
      </w:tr>
      <w:tr w:rsidR="00685B65" w:rsidRPr="00085CAD" w:rsidTr="001B7A2E">
        <w:trPr>
          <w:cantSplit/>
        </w:trPr>
        <w:tc>
          <w:tcPr>
            <w:tcW w:w="3651" w:type="dxa"/>
            <w:noWrap/>
            <w:hideMark/>
          </w:tcPr>
          <w:p w:rsidR="00685B65" w:rsidRPr="00226BD0" w:rsidRDefault="00685B65" w:rsidP="00685B65">
            <w:pPr>
              <w:pStyle w:val="TableBody"/>
            </w:pPr>
            <w:r w:rsidRPr="00226BD0">
              <w:t>ACH_REJECTED</w:t>
            </w:r>
          </w:p>
        </w:tc>
        <w:tc>
          <w:tcPr>
            <w:tcW w:w="2948" w:type="dxa"/>
            <w:noWrap/>
            <w:hideMark/>
          </w:tcPr>
          <w:p w:rsidR="00685B65" w:rsidRPr="005C014E" w:rsidRDefault="00685B65" w:rsidP="00685B65">
            <w:pPr>
              <w:pStyle w:val="TableBody"/>
              <w:rPr>
                <w:color w:val="000000"/>
              </w:rPr>
            </w:pPr>
            <w:r w:rsidRPr="005C014E">
              <w:rPr>
                <w:color w:val="000000"/>
              </w:rPr>
              <w:t>ACH Rejected</w:t>
            </w:r>
          </w:p>
        </w:tc>
        <w:tc>
          <w:tcPr>
            <w:tcW w:w="1472" w:type="dxa"/>
          </w:tcPr>
          <w:p w:rsidR="00685B65" w:rsidRPr="005C014E" w:rsidRDefault="00685B65" w:rsidP="00685B65">
            <w:pPr>
              <w:pStyle w:val="TableBody"/>
              <w:rPr>
                <w:color w:val="000000"/>
              </w:rPr>
            </w:pPr>
            <w:r w:rsidRPr="005C014E">
              <w:rPr>
                <w:color w:val="000000"/>
              </w:rPr>
              <w:t>REJECTED</w:t>
            </w:r>
          </w:p>
        </w:tc>
        <w:tc>
          <w:tcPr>
            <w:tcW w:w="939" w:type="dxa"/>
          </w:tcPr>
          <w:p w:rsidR="00685B65" w:rsidRPr="005C014E" w:rsidRDefault="00685B65" w:rsidP="00685B65">
            <w:pPr>
              <w:pStyle w:val="TableBody"/>
              <w:rPr>
                <w:color w:val="000000"/>
              </w:rPr>
            </w:pPr>
            <w:r w:rsidRPr="005C014E">
              <w:rPr>
                <w:color w:val="000000"/>
              </w:rPr>
              <w:t>RJCT</w:t>
            </w:r>
          </w:p>
        </w:tc>
        <w:tc>
          <w:tcPr>
            <w:tcW w:w="1262" w:type="dxa"/>
          </w:tcPr>
          <w:p w:rsidR="00685B65" w:rsidRPr="005C014E" w:rsidRDefault="00685B65" w:rsidP="00685B65">
            <w:pPr>
              <w:pStyle w:val="TableBody"/>
              <w:jc w:val="center"/>
              <w:rPr>
                <w:color w:val="000000"/>
              </w:rPr>
            </w:pPr>
            <w:r w:rsidRPr="005C014E">
              <w:rPr>
                <w:color w:val="000000"/>
              </w:rPr>
              <w:t>no</w:t>
            </w:r>
          </w:p>
        </w:tc>
      </w:tr>
      <w:tr w:rsidR="00685B65" w:rsidRPr="00085CAD" w:rsidTr="001B7A2E">
        <w:trPr>
          <w:cantSplit/>
        </w:trPr>
        <w:tc>
          <w:tcPr>
            <w:tcW w:w="3651" w:type="dxa"/>
            <w:noWrap/>
            <w:hideMark/>
          </w:tcPr>
          <w:p w:rsidR="00685B65" w:rsidRPr="00226BD0" w:rsidRDefault="005C014E" w:rsidP="005C014E">
            <w:pPr>
              <w:pStyle w:val="TableBody"/>
            </w:pPr>
            <w:r w:rsidRPr="00226BD0">
              <w:t>ZELLE</w:t>
            </w:r>
            <w:r w:rsidR="00685B65" w:rsidRPr="00226BD0">
              <w:t>_CLEARING</w:t>
            </w:r>
            <w:r w:rsidR="001B7A2E" w:rsidRPr="00226BD0">
              <w:t xml:space="preserve"> </w:t>
            </w:r>
          </w:p>
        </w:tc>
        <w:tc>
          <w:tcPr>
            <w:tcW w:w="2948" w:type="dxa"/>
            <w:noWrap/>
            <w:hideMark/>
          </w:tcPr>
          <w:p w:rsidR="00685B65" w:rsidRPr="00C2346F" w:rsidRDefault="00685B65" w:rsidP="001B7A2E">
            <w:pPr>
              <w:pStyle w:val="TableBody"/>
              <w:rPr>
                <w:color w:val="000000"/>
              </w:rPr>
            </w:pPr>
            <w:r w:rsidRPr="00C2346F">
              <w:t>Zelle</w:t>
            </w:r>
            <w:r w:rsidRPr="00C2346F">
              <w:rPr>
                <w:color w:val="000000"/>
              </w:rPr>
              <w:t xml:space="preserve"> Selected</w:t>
            </w:r>
          </w:p>
        </w:tc>
        <w:tc>
          <w:tcPr>
            <w:tcW w:w="1472" w:type="dxa"/>
          </w:tcPr>
          <w:p w:rsidR="00685B65" w:rsidRPr="005C014E" w:rsidRDefault="00685B65" w:rsidP="00685B65">
            <w:pPr>
              <w:pStyle w:val="TableBody"/>
              <w:rPr>
                <w:color w:val="000000"/>
              </w:rPr>
            </w:pPr>
            <w:r w:rsidRPr="005C014E">
              <w:rPr>
                <w:color w:val="000000"/>
              </w:rPr>
              <w:t>PENDING</w:t>
            </w:r>
          </w:p>
        </w:tc>
        <w:tc>
          <w:tcPr>
            <w:tcW w:w="939" w:type="dxa"/>
          </w:tcPr>
          <w:p w:rsidR="00685B65" w:rsidRPr="005C014E" w:rsidRDefault="00685B65" w:rsidP="00685B65">
            <w:pPr>
              <w:pStyle w:val="TableBody"/>
              <w:rPr>
                <w:color w:val="000000"/>
              </w:rPr>
            </w:pPr>
            <w:r w:rsidRPr="005C014E">
              <w:rPr>
                <w:color w:val="000000"/>
              </w:rPr>
              <w:t>PDNG</w:t>
            </w:r>
          </w:p>
        </w:tc>
        <w:tc>
          <w:tcPr>
            <w:tcW w:w="1262" w:type="dxa"/>
          </w:tcPr>
          <w:p w:rsidR="00685B65" w:rsidRPr="005C014E" w:rsidRDefault="00685B65" w:rsidP="00685B65">
            <w:pPr>
              <w:pStyle w:val="TableBody"/>
              <w:jc w:val="center"/>
              <w:rPr>
                <w:color w:val="000000"/>
              </w:rPr>
            </w:pPr>
            <w:r w:rsidRPr="005C014E">
              <w:rPr>
                <w:color w:val="000000"/>
              </w:rPr>
              <w:t>yes</w:t>
            </w:r>
          </w:p>
        </w:tc>
      </w:tr>
      <w:tr w:rsidR="00685B65" w:rsidRPr="00085CAD" w:rsidTr="001B7A2E">
        <w:trPr>
          <w:cantSplit/>
        </w:trPr>
        <w:tc>
          <w:tcPr>
            <w:tcW w:w="3651" w:type="dxa"/>
            <w:noWrap/>
          </w:tcPr>
          <w:p w:rsidR="00685B65" w:rsidRPr="00226BD0" w:rsidRDefault="005C014E" w:rsidP="00685B65">
            <w:pPr>
              <w:pStyle w:val="TableBody"/>
            </w:pPr>
            <w:r w:rsidRPr="00226BD0">
              <w:t>LOADED</w:t>
            </w:r>
          </w:p>
        </w:tc>
        <w:tc>
          <w:tcPr>
            <w:tcW w:w="2948" w:type="dxa"/>
            <w:noWrap/>
          </w:tcPr>
          <w:p w:rsidR="00685B65" w:rsidRPr="00C2346F" w:rsidRDefault="00226BD0" w:rsidP="001B7A2E">
            <w:pPr>
              <w:pStyle w:val="TableBody"/>
              <w:rPr>
                <w:color w:val="000000"/>
              </w:rPr>
            </w:pPr>
            <w:r w:rsidRPr="00C2346F">
              <w:rPr>
                <w:color w:val="000000"/>
              </w:rPr>
              <w:t>Zelle Payment Initiated</w:t>
            </w:r>
          </w:p>
        </w:tc>
        <w:tc>
          <w:tcPr>
            <w:tcW w:w="1472" w:type="dxa"/>
          </w:tcPr>
          <w:p w:rsidR="00685B65" w:rsidRPr="00226BD0" w:rsidRDefault="00685B65" w:rsidP="00685B65">
            <w:pPr>
              <w:pStyle w:val="TableBody"/>
              <w:rPr>
                <w:color w:val="000000"/>
              </w:rPr>
            </w:pPr>
            <w:r w:rsidRPr="00226BD0">
              <w:rPr>
                <w:color w:val="000000"/>
              </w:rPr>
              <w:t>PENDING</w:t>
            </w:r>
          </w:p>
        </w:tc>
        <w:tc>
          <w:tcPr>
            <w:tcW w:w="939" w:type="dxa"/>
          </w:tcPr>
          <w:p w:rsidR="00685B65" w:rsidRPr="00B45F6B" w:rsidRDefault="00685B65" w:rsidP="00685B65">
            <w:pPr>
              <w:pStyle w:val="TableBody"/>
              <w:rPr>
                <w:color w:val="000000"/>
              </w:rPr>
            </w:pPr>
            <w:r w:rsidRPr="00B45F6B">
              <w:rPr>
                <w:color w:val="000000"/>
              </w:rPr>
              <w:t>PDNG</w:t>
            </w:r>
          </w:p>
        </w:tc>
        <w:tc>
          <w:tcPr>
            <w:tcW w:w="1262" w:type="dxa"/>
          </w:tcPr>
          <w:p w:rsidR="00685B65" w:rsidRPr="00B45F6B" w:rsidRDefault="00685B65" w:rsidP="00685B65">
            <w:pPr>
              <w:pStyle w:val="TableBody"/>
              <w:jc w:val="center"/>
              <w:rPr>
                <w:color w:val="000000"/>
              </w:rPr>
            </w:pPr>
            <w:r w:rsidRPr="00B45F6B">
              <w:rPr>
                <w:color w:val="000000"/>
              </w:rPr>
              <w:t>no</w:t>
            </w:r>
          </w:p>
        </w:tc>
      </w:tr>
      <w:tr w:rsidR="00685B65" w:rsidRPr="00085CAD" w:rsidTr="001B7A2E">
        <w:trPr>
          <w:cantSplit/>
        </w:trPr>
        <w:tc>
          <w:tcPr>
            <w:tcW w:w="3651" w:type="dxa"/>
            <w:noWrap/>
          </w:tcPr>
          <w:p w:rsidR="00685B65" w:rsidRPr="00226BD0" w:rsidRDefault="005C014E" w:rsidP="00685B65">
            <w:pPr>
              <w:pStyle w:val="TableBody"/>
            </w:pPr>
            <w:r w:rsidRPr="00226BD0">
              <w:t>PROCESSING</w:t>
            </w:r>
          </w:p>
        </w:tc>
        <w:tc>
          <w:tcPr>
            <w:tcW w:w="2948" w:type="dxa"/>
            <w:noWrap/>
          </w:tcPr>
          <w:p w:rsidR="00685B65" w:rsidRPr="00C2346F" w:rsidRDefault="00226BD0" w:rsidP="001B7A2E">
            <w:pPr>
              <w:pStyle w:val="TableBody"/>
              <w:rPr>
                <w:color w:val="000000"/>
              </w:rPr>
            </w:pPr>
            <w:r w:rsidRPr="00C2346F">
              <w:rPr>
                <w:color w:val="000000"/>
              </w:rPr>
              <w:t>Zelle Payment Processing</w:t>
            </w:r>
          </w:p>
        </w:tc>
        <w:tc>
          <w:tcPr>
            <w:tcW w:w="1472" w:type="dxa"/>
          </w:tcPr>
          <w:p w:rsidR="00685B65" w:rsidRPr="00226BD0" w:rsidRDefault="00685B65" w:rsidP="00685B65">
            <w:pPr>
              <w:pStyle w:val="TableBody"/>
              <w:rPr>
                <w:color w:val="000000"/>
              </w:rPr>
            </w:pPr>
            <w:r w:rsidRPr="00226BD0">
              <w:rPr>
                <w:color w:val="000000"/>
              </w:rPr>
              <w:t>PENDING</w:t>
            </w:r>
          </w:p>
        </w:tc>
        <w:tc>
          <w:tcPr>
            <w:tcW w:w="939" w:type="dxa"/>
          </w:tcPr>
          <w:p w:rsidR="00685B65" w:rsidRPr="00B45F6B" w:rsidRDefault="00685B65" w:rsidP="00685B65">
            <w:pPr>
              <w:pStyle w:val="TableBody"/>
              <w:rPr>
                <w:color w:val="000000"/>
              </w:rPr>
            </w:pPr>
            <w:r w:rsidRPr="00B45F6B">
              <w:rPr>
                <w:color w:val="000000"/>
              </w:rPr>
              <w:t>PDNG</w:t>
            </w:r>
          </w:p>
        </w:tc>
        <w:tc>
          <w:tcPr>
            <w:tcW w:w="1262" w:type="dxa"/>
          </w:tcPr>
          <w:p w:rsidR="00685B65" w:rsidRPr="00B45F6B" w:rsidRDefault="00685B65" w:rsidP="00685B65">
            <w:pPr>
              <w:pStyle w:val="TableBody"/>
              <w:jc w:val="center"/>
              <w:rPr>
                <w:color w:val="000000"/>
              </w:rPr>
            </w:pPr>
            <w:r w:rsidRPr="00B45F6B">
              <w:rPr>
                <w:color w:val="000000"/>
              </w:rPr>
              <w:t>no</w:t>
            </w:r>
          </w:p>
        </w:tc>
      </w:tr>
      <w:tr w:rsidR="00685B65" w:rsidRPr="00085CAD" w:rsidTr="001B7A2E">
        <w:trPr>
          <w:cantSplit/>
        </w:trPr>
        <w:tc>
          <w:tcPr>
            <w:tcW w:w="3651" w:type="dxa"/>
            <w:noWrap/>
          </w:tcPr>
          <w:p w:rsidR="00685B65" w:rsidRPr="00226BD0" w:rsidRDefault="005C014E" w:rsidP="001B7A2E">
            <w:pPr>
              <w:pStyle w:val="TableBody"/>
            </w:pPr>
            <w:r w:rsidRPr="00226BD0">
              <w:t>PENDING_ENROLLMENT</w:t>
            </w:r>
          </w:p>
        </w:tc>
        <w:tc>
          <w:tcPr>
            <w:tcW w:w="2948" w:type="dxa"/>
            <w:noWrap/>
          </w:tcPr>
          <w:p w:rsidR="00685B65" w:rsidRPr="00C2346F" w:rsidRDefault="00226BD0" w:rsidP="001B7A2E">
            <w:pPr>
              <w:pStyle w:val="TableBody"/>
              <w:rPr>
                <w:color w:val="000000"/>
              </w:rPr>
            </w:pPr>
            <w:r w:rsidRPr="00C2346F">
              <w:rPr>
                <w:color w:val="000000"/>
              </w:rPr>
              <w:t xml:space="preserve">Zelle </w:t>
            </w:r>
            <w:r w:rsidR="00A541E2" w:rsidRPr="00C2346F">
              <w:rPr>
                <w:color w:val="000000"/>
              </w:rPr>
              <w:t>Enrolment</w:t>
            </w:r>
            <w:r w:rsidRPr="00C2346F">
              <w:rPr>
                <w:color w:val="000000"/>
              </w:rPr>
              <w:t xml:space="preserve"> Pending</w:t>
            </w:r>
          </w:p>
        </w:tc>
        <w:tc>
          <w:tcPr>
            <w:tcW w:w="1472" w:type="dxa"/>
          </w:tcPr>
          <w:p w:rsidR="00685B65" w:rsidRPr="00226BD0" w:rsidRDefault="00685B65" w:rsidP="00685B65">
            <w:pPr>
              <w:pStyle w:val="TableBody"/>
              <w:rPr>
                <w:color w:val="000000"/>
              </w:rPr>
            </w:pPr>
            <w:r w:rsidRPr="00226BD0">
              <w:rPr>
                <w:color w:val="000000"/>
              </w:rPr>
              <w:t>PROCESSED</w:t>
            </w:r>
          </w:p>
        </w:tc>
        <w:tc>
          <w:tcPr>
            <w:tcW w:w="939" w:type="dxa"/>
          </w:tcPr>
          <w:p w:rsidR="00685B65" w:rsidRPr="00B45F6B" w:rsidRDefault="00685B65" w:rsidP="00685B65">
            <w:pPr>
              <w:pStyle w:val="TableBody"/>
              <w:rPr>
                <w:color w:val="000000"/>
              </w:rPr>
            </w:pPr>
            <w:r w:rsidRPr="00B45F6B">
              <w:rPr>
                <w:color w:val="000000"/>
              </w:rPr>
              <w:t>ACSC</w:t>
            </w:r>
          </w:p>
        </w:tc>
        <w:tc>
          <w:tcPr>
            <w:tcW w:w="1262" w:type="dxa"/>
          </w:tcPr>
          <w:p w:rsidR="00685B65" w:rsidRPr="00B45F6B" w:rsidRDefault="00685B65" w:rsidP="00685B65">
            <w:pPr>
              <w:pStyle w:val="TableBody"/>
              <w:jc w:val="center"/>
              <w:rPr>
                <w:color w:val="000000"/>
              </w:rPr>
            </w:pPr>
            <w:r w:rsidRPr="00B45F6B">
              <w:rPr>
                <w:color w:val="000000"/>
              </w:rPr>
              <w:t>no</w:t>
            </w:r>
          </w:p>
        </w:tc>
      </w:tr>
      <w:tr w:rsidR="00685B65" w:rsidRPr="00085CAD" w:rsidTr="00226BD0">
        <w:trPr>
          <w:cantSplit/>
        </w:trPr>
        <w:tc>
          <w:tcPr>
            <w:tcW w:w="3651" w:type="dxa"/>
            <w:noWrap/>
          </w:tcPr>
          <w:p w:rsidR="00685B65" w:rsidRPr="00226BD0" w:rsidRDefault="005C014E" w:rsidP="00685B65">
            <w:pPr>
              <w:pStyle w:val="TableBody"/>
            </w:pPr>
            <w:r w:rsidRPr="00226BD0">
              <w:t>PROCESSING_FAILED</w:t>
            </w:r>
          </w:p>
        </w:tc>
        <w:tc>
          <w:tcPr>
            <w:tcW w:w="2948" w:type="dxa"/>
            <w:noWrap/>
          </w:tcPr>
          <w:p w:rsidR="00685B65" w:rsidRPr="00C2346F" w:rsidRDefault="00226BD0" w:rsidP="001B7A2E">
            <w:pPr>
              <w:pStyle w:val="TableBody"/>
              <w:rPr>
                <w:color w:val="000000"/>
              </w:rPr>
            </w:pPr>
            <w:r w:rsidRPr="00C2346F">
              <w:rPr>
                <w:color w:val="000000"/>
              </w:rPr>
              <w:t xml:space="preserve">Zelle Processing Failed </w:t>
            </w:r>
          </w:p>
        </w:tc>
        <w:tc>
          <w:tcPr>
            <w:tcW w:w="1472" w:type="dxa"/>
          </w:tcPr>
          <w:p w:rsidR="00685B65" w:rsidRPr="00226BD0" w:rsidRDefault="00685B65" w:rsidP="00685B65">
            <w:pPr>
              <w:pStyle w:val="TableBody"/>
              <w:rPr>
                <w:color w:val="000000"/>
              </w:rPr>
            </w:pPr>
            <w:r w:rsidRPr="00226BD0">
              <w:rPr>
                <w:color w:val="000000"/>
              </w:rPr>
              <w:t>PROCESSED</w:t>
            </w:r>
          </w:p>
        </w:tc>
        <w:tc>
          <w:tcPr>
            <w:tcW w:w="939" w:type="dxa"/>
          </w:tcPr>
          <w:p w:rsidR="00685B65" w:rsidRPr="00B45F6B" w:rsidRDefault="00685B65" w:rsidP="00685B65">
            <w:pPr>
              <w:pStyle w:val="TableBody"/>
              <w:rPr>
                <w:color w:val="000000"/>
              </w:rPr>
            </w:pPr>
            <w:r w:rsidRPr="00B45F6B">
              <w:rPr>
                <w:color w:val="000000"/>
              </w:rPr>
              <w:t>ACSC</w:t>
            </w:r>
          </w:p>
        </w:tc>
        <w:tc>
          <w:tcPr>
            <w:tcW w:w="1262" w:type="dxa"/>
          </w:tcPr>
          <w:p w:rsidR="00685B65" w:rsidRPr="00B45F6B" w:rsidRDefault="00685B65" w:rsidP="00685B65">
            <w:pPr>
              <w:pStyle w:val="TableBody"/>
              <w:jc w:val="center"/>
              <w:rPr>
                <w:color w:val="000000"/>
              </w:rPr>
            </w:pPr>
            <w:r w:rsidRPr="00B45F6B">
              <w:rPr>
                <w:color w:val="000000"/>
              </w:rPr>
              <w:t>no</w:t>
            </w:r>
          </w:p>
        </w:tc>
      </w:tr>
      <w:tr w:rsidR="00685B65" w:rsidRPr="00085CAD" w:rsidTr="005C014E">
        <w:trPr>
          <w:cantSplit/>
        </w:trPr>
        <w:tc>
          <w:tcPr>
            <w:tcW w:w="3651" w:type="dxa"/>
            <w:noWrap/>
          </w:tcPr>
          <w:p w:rsidR="00685B65" w:rsidRPr="00226BD0" w:rsidRDefault="005C014E" w:rsidP="001B7A2E">
            <w:pPr>
              <w:pStyle w:val="TableBody"/>
            </w:pPr>
            <w:r w:rsidRPr="00226BD0">
              <w:t xml:space="preserve">EXPIRED </w:t>
            </w:r>
          </w:p>
        </w:tc>
        <w:tc>
          <w:tcPr>
            <w:tcW w:w="2948" w:type="dxa"/>
            <w:noWrap/>
            <w:hideMark/>
          </w:tcPr>
          <w:p w:rsidR="00685B65" w:rsidRPr="00C2346F" w:rsidRDefault="00685B65" w:rsidP="001B7A2E">
            <w:pPr>
              <w:pStyle w:val="TableBody"/>
              <w:rPr>
                <w:color w:val="000000"/>
              </w:rPr>
            </w:pPr>
            <w:r w:rsidRPr="00C2346F">
              <w:t>Zelle</w:t>
            </w:r>
            <w:r w:rsidR="005C014E" w:rsidRPr="00C2346F">
              <w:rPr>
                <w:color w:val="000000"/>
              </w:rPr>
              <w:t xml:space="preserve"> campaign Expired</w:t>
            </w:r>
          </w:p>
        </w:tc>
        <w:tc>
          <w:tcPr>
            <w:tcW w:w="1472" w:type="dxa"/>
          </w:tcPr>
          <w:p w:rsidR="00685B65" w:rsidRPr="00226BD0" w:rsidRDefault="005C014E" w:rsidP="00685B65">
            <w:pPr>
              <w:pStyle w:val="TableBody"/>
              <w:rPr>
                <w:color w:val="000000"/>
              </w:rPr>
            </w:pPr>
            <w:r w:rsidRPr="00226BD0">
              <w:rPr>
                <w:color w:val="000000"/>
              </w:rPr>
              <w:t>PENDING</w:t>
            </w:r>
          </w:p>
        </w:tc>
        <w:tc>
          <w:tcPr>
            <w:tcW w:w="939" w:type="dxa"/>
          </w:tcPr>
          <w:p w:rsidR="00685B65" w:rsidRPr="00B45F6B" w:rsidRDefault="00685B65" w:rsidP="00685B65">
            <w:pPr>
              <w:pStyle w:val="TableBody"/>
              <w:rPr>
                <w:color w:val="000000"/>
              </w:rPr>
            </w:pPr>
            <w:r w:rsidRPr="00B45F6B">
              <w:rPr>
                <w:color w:val="000000"/>
              </w:rPr>
              <w:t>ACSC</w:t>
            </w:r>
          </w:p>
        </w:tc>
        <w:tc>
          <w:tcPr>
            <w:tcW w:w="1262" w:type="dxa"/>
          </w:tcPr>
          <w:p w:rsidR="00685B65" w:rsidRPr="00B45F6B" w:rsidRDefault="00685B65" w:rsidP="00685B65">
            <w:pPr>
              <w:pStyle w:val="TableBody"/>
              <w:jc w:val="center"/>
              <w:rPr>
                <w:color w:val="000000"/>
              </w:rPr>
            </w:pPr>
            <w:r w:rsidRPr="00B45F6B">
              <w:rPr>
                <w:color w:val="000000"/>
              </w:rPr>
              <w:t>no</w:t>
            </w:r>
          </w:p>
        </w:tc>
      </w:tr>
      <w:tr w:rsidR="00685B65" w:rsidRPr="00085CAD" w:rsidTr="005C014E">
        <w:trPr>
          <w:cantSplit/>
        </w:trPr>
        <w:tc>
          <w:tcPr>
            <w:tcW w:w="3651" w:type="dxa"/>
            <w:noWrap/>
          </w:tcPr>
          <w:p w:rsidR="00685B65" w:rsidRPr="00226BD0" w:rsidRDefault="005C014E" w:rsidP="00A942C2">
            <w:pPr>
              <w:pStyle w:val="TableBody"/>
            </w:pPr>
            <w:r w:rsidRPr="00226BD0">
              <w:t>CANCELLED</w:t>
            </w:r>
          </w:p>
        </w:tc>
        <w:tc>
          <w:tcPr>
            <w:tcW w:w="2948" w:type="dxa"/>
            <w:noWrap/>
            <w:hideMark/>
          </w:tcPr>
          <w:p w:rsidR="00685B65" w:rsidRPr="00C2346F" w:rsidRDefault="00226BD0" w:rsidP="001B7A2E">
            <w:pPr>
              <w:pStyle w:val="TableBody"/>
              <w:rPr>
                <w:color w:val="000000"/>
              </w:rPr>
            </w:pPr>
            <w:r w:rsidRPr="00C2346F">
              <w:t>Zelle Payment Cancelled</w:t>
            </w:r>
          </w:p>
        </w:tc>
        <w:tc>
          <w:tcPr>
            <w:tcW w:w="1472" w:type="dxa"/>
          </w:tcPr>
          <w:p w:rsidR="00685B65" w:rsidRPr="00226BD0" w:rsidRDefault="00685B65" w:rsidP="00685B65">
            <w:pPr>
              <w:pStyle w:val="TableBody"/>
              <w:rPr>
                <w:color w:val="000000"/>
              </w:rPr>
            </w:pPr>
            <w:r w:rsidRPr="00226BD0">
              <w:rPr>
                <w:color w:val="000000"/>
              </w:rPr>
              <w:t>REJECTED</w:t>
            </w:r>
          </w:p>
        </w:tc>
        <w:tc>
          <w:tcPr>
            <w:tcW w:w="939" w:type="dxa"/>
          </w:tcPr>
          <w:p w:rsidR="00685B65" w:rsidRPr="00B45F6B" w:rsidRDefault="00685B65" w:rsidP="00685B65">
            <w:pPr>
              <w:pStyle w:val="TableBody"/>
              <w:rPr>
                <w:color w:val="000000"/>
              </w:rPr>
            </w:pPr>
            <w:r w:rsidRPr="00B45F6B">
              <w:rPr>
                <w:color w:val="000000"/>
              </w:rPr>
              <w:t>RJCT</w:t>
            </w:r>
          </w:p>
        </w:tc>
        <w:tc>
          <w:tcPr>
            <w:tcW w:w="1262" w:type="dxa"/>
          </w:tcPr>
          <w:p w:rsidR="00685B65" w:rsidRPr="00B45F6B" w:rsidRDefault="00685B65" w:rsidP="00685B65">
            <w:pPr>
              <w:pStyle w:val="TableBody"/>
              <w:jc w:val="center"/>
              <w:rPr>
                <w:color w:val="000000"/>
              </w:rPr>
            </w:pPr>
            <w:r w:rsidRPr="00B45F6B">
              <w:rPr>
                <w:color w:val="000000"/>
              </w:rPr>
              <w:t>no</w:t>
            </w:r>
          </w:p>
        </w:tc>
      </w:tr>
      <w:tr w:rsidR="00B45F6B" w:rsidRPr="00085CAD" w:rsidTr="005C014E">
        <w:trPr>
          <w:cantSplit/>
        </w:trPr>
        <w:tc>
          <w:tcPr>
            <w:tcW w:w="3651" w:type="dxa"/>
            <w:noWrap/>
          </w:tcPr>
          <w:p w:rsidR="00B45F6B" w:rsidRPr="00FD30A5" w:rsidRDefault="00B45F6B" w:rsidP="00B45F6B">
            <w:pPr>
              <w:pStyle w:val="TableBody"/>
            </w:pPr>
            <w:r w:rsidRPr="00FD30A5">
              <w:t>PENDING</w:t>
            </w:r>
          </w:p>
        </w:tc>
        <w:tc>
          <w:tcPr>
            <w:tcW w:w="2948" w:type="dxa"/>
            <w:noWrap/>
          </w:tcPr>
          <w:p w:rsidR="00B45F6B" w:rsidRPr="00FD30A5" w:rsidRDefault="00B45F6B" w:rsidP="00B45F6B">
            <w:pPr>
              <w:pStyle w:val="TableBody"/>
            </w:pPr>
          </w:p>
        </w:tc>
        <w:tc>
          <w:tcPr>
            <w:tcW w:w="1472" w:type="dxa"/>
          </w:tcPr>
          <w:p w:rsidR="00B45F6B" w:rsidRPr="00FD30A5" w:rsidRDefault="00B45F6B" w:rsidP="00B45F6B">
            <w:pPr>
              <w:pStyle w:val="TableBody"/>
              <w:rPr>
                <w:color w:val="000000"/>
              </w:rPr>
            </w:pPr>
            <w:r w:rsidRPr="00FD30A5">
              <w:rPr>
                <w:color w:val="000000"/>
              </w:rPr>
              <w:t>PENDING</w:t>
            </w:r>
          </w:p>
        </w:tc>
        <w:tc>
          <w:tcPr>
            <w:tcW w:w="939" w:type="dxa"/>
          </w:tcPr>
          <w:p w:rsidR="00B45F6B" w:rsidRPr="00B45F6B" w:rsidRDefault="00B45F6B" w:rsidP="00B45F6B">
            <w:pPr>
              <w:pStyle w:val="TableBody"/>
              <w:rPr>
                <w:color w:val="000000"/>
              </w:rPr>
            </w:pPr>
            <w:r w:rsidRPr="00B45F6B">
              <w:rPr>
                <w:color w:val="000000"/>
              </w:rPr>
              <w:t>PDNG</w:t>
            </w:r>
          </w:p>
        </w:tc>
        <w:tc>
          <w:tcPr>
            <w:tcW w:w="1262" w:type="dxa"/>
          </w:tcPr>
          <w:p w:rsidR="00B45F6B" w:rsidRPr="00B45F6B" w:rsidRDefault="00B45F6B" w:rsidP="00B45F6B">
            <w:pPr>
              <w:pStyle w:val="TableBody"/>
              <w:jc w:val="center"/>
              <w:rPr>
                <w:color w:val="000000"/>
              </w:rPr>
            </w:pPr>
            <w:r w:rsidRPr="00DE28A9">
              <w:rPr>
                <w:color w:val="000000"/>
              </w:rPr>
              <w:t>no</w:t>
            </w:r>
          </w:p>
        </w:tc>
      </w:tr>
      <w:tr w:rsidR="00B45F6B" w:rsidRPr="00085CAD" w:rsidTr="005C014E">
        <w:trPr>
          <w:cantSplit/>
        </w:trPr>
        <w:tc>
          <w:tcPr>
            <w:tcW w:w="3651" w:type="dxa"/>
            <w:noWrap/>
          </w:tcPr>
          <w:p w:rsidR="00B45F6B" w:rsidRPr="00226BD0" w:rsidRDefault="00B45F6B" w:rsidP="00B45F6B">
            <w:pPr>
              <w:pStyle w:val="TableBody"/>
            </w:pPr>
            <w:r w:rsidRPr="00226BD0">
              <w:t>PENDING_PROCESSING</w:t>
            </w:r>
          </w:p>
        </w:tc>
        <w:tc>
          <w:tcPr>
            <w:tcW w:w="2948" w:type="dxa"/>
            <w:noWrap/>
          </w:tcPr>
          <w:p w:rsidR="00B45F6B" w:rsidRPr="00C2346F" w:rsidRDefault="00B45F6B" w:rsidP="00B45F6B">
            <w:pPr>
              <w:pStyle w:val="TableBody"/>
            </w:pPr>
            <w:r w:rsidRPr="00C2346F">
              <w:t>Payment Processing Pending</w:t>
            </w:r>
          </w:p>
        </w:tc>
        <w:tc>
          <w:tcPr>
            <w:tcW w:w="1472" w:type="dxa"/>
          </w:tcPr>
          <w:p w:rsidR="00B45F6B" w:rsidRPr="00226BD0" w:rsidRDefault="00B45F6B" w:rsidP="00B45F6B">
            <w:pPr>
              <w:pStyle w:val="TableBody"/>
              <w:rPr>
                <w:color w:val="000000"/>
              </w:rPr>
            </w:pPr>
            <w:r w:rsidRPr="00226BD0">
              <w:rPr>
                <w:color w:val="000000"/>
              </w:rPr>
              <w:t>PENDING</w:t>
            </w:r>
          </w:p>
        </w:tc>
        <w:tc>
          <w:tcPr>
            <w:tcW w:w="939" w:type="dxa"/>
          </w:tcPr>
          <w:p w:rsidR="00B45F6B" w:rsidRPr="00B45F6B" w:rsidRDefault="00B45F6B" w:rsidP="00B45F6B">
            <w:pPr>
              <w:pStyle w:val="TableBody"/>
              <w:rPr>
                <w:color w:val="000000"/>
              </w:rPr>
            </w:pPr>
            <w:r w:rsidRPr="00B45F6B">
              <w:rPr>
                <w:color w:val="000000"/>
              </w:rPr>
              <w:t>PDNG</w:t>
            </w:r>
          </w:p>
        </w:tc>
        <w:tc>
          <w:tcPr>
            <w:tcW w:w="1262" w:type="dxa"/>
          </w:tcPr>
          <w:p w:rsidR="00B45F6B" w:rsidRPr="00B45F6B" w:rsidRDefault="00B45F6B" w:rsidP="00B45F6B">
            <w:pPr>
              <w:pStyle w:val="TableBody"/>
              <w:jc w:val="center"/>
              <w:rPr>
                <w:color w:val="000000"/>
              </w:rPr>
            </w:pPr>
            <w:r w:rsidRPr="00DE28A9">
              <w:rPr>
                <w:color w:val="000000"/>
              </w:rPr>
              <w:t>no</w:t>
            </w:r>
          </w:p>
        </w:tc>
      </w:tr>
      <w:tr w:rsidR="00B45F6B" w:rsidRPr="00085CAD" w:rsidTr="005C014E">
        <w:trPr>
          <w:cantSplit/>
        </w:trPr>
        <w:tc>
          <w:tcPr>
            <w:tcW w:w="3651" w:type="dxa"/>
            <w:noWrap/>
          </w:tcPr>
          <w:p w:rsidR="00B45F6B" w:rsidRPr="00226BD0" w:rsidRDefault="00B45F6B" w:rsidP="00B45F6B">
            <w:pPr>
              <w:pStyle w:val="TableBody"/>
            </w:pPr>
            <w:r w:rsidRPr="00226BD0">
              <w:t>FAILED</w:t>
            </w:r>
          </w:p>
        </w:tc>
        <w:tc>
          <w:tcPr>
            <w:tcW w:w="2948" w:type="dxa"/>
            <w:noWrap/>
          </w:tcPr>
          <w:p w:rsidR="00B45F6B" w:rsidRPr="00C2346F" w:rsidRDefault="00B45F6B" w:rsidP="00B45F6B">
            <w:pPr>
              <w:pStyle w:val="TableBody"/>
            </w:pPr>
            <w:r w:rsidRPr="00C2346F">
              <w:t xml:space="preserve">Payment Failed </w:t>
            </w:r>
          </w:p>
        </w:tc>
        <w:tc>
          <w:tcPr>
            <w:tcW w:w="1472" w:type="dxa"/>
          </w:tcPr>
          <w:p w:rsidR="00B45F6B" w:rsidRPr="00226BD0" w:rsidRDefault="00B45F6B" w:rsidP="00B45F6B">
            <w:pPr>
              <w:pStyle w:val="TableBody"/>
              <w:rPr>
                <w:color w:val="000000"/>
              </w:rPr>
            </w:pPr>
            <w:r w:rsidRPr="00226BD0">
              <w:rPr>
                <w:color w:val="000000"/>
              </w:rPr>
              <w:t>REJECTED</w:t>
            </w:r>
          </w:p>
        </w:tc>
        <w:tc>
          <w:tcPr>
            <w:tcW w:w="939" w:type="dxa"/>
          </w:tcPr>
          <w:p w:rsidR="00B45F6B" w:rsidRPr="00B45F6B" w:rsidRDefault="00B45F6B" w:rsidP="00B45F6B">
            <w:pPr>
              <w:pStyle w:val="TableBody"/>
              <w:rPr>
                <w:color w:val="000000"/>
              </w:rPr>
            </w:pPr>
            <w:r w:rsidRPr="00B45F6B">
              <w:rPr>
                <w:color w:val="000000"/>
              </w:rPr>
              <w:t>RJCT</w:t>
            </w:r>
          </w:p>
        </w:tc>
        <w:tc>
          <w:tcPr>
            <w:tcW w:w="1262" w:type="dxa"/>
          </w:tcPr>
          <w:p w:rsidR="00B45F6B" w:rsidRPr="00B45F6B" w:rsidRDefault="00B45F6B" w:rsidP="00B45F6B">
            <w:pPr>
              <w:pStyle w:val="TableBody"/>
              <w:jc w:val="center"/>
              <w:rPr>
                <w:color w:val="000000"/>
              </w:rPr>
            </w:pPr>
            <w:r w:rsidRPr="00DE28A9">
              <w:rPr>
                <w:color w:val="000000"/>
              </w:rPr>
              <w:t>no</w:t>
            </w:r>
          </w:p>
        </w:tc>
      </w:tr>
      <w:tr w:rsidR="00B45F6B" w:rsidRPr="00085CAD" w:rsidTr="005C014E">
        <w:trPr>
          <w:cantSplit/>
        </w:trPr>
        <w:tc>
          <w:tcPr>
            <w:tcW w:w="3651" w:type="dxa"/>
            <w:noWrap/>
          </w:tcPr>
          <w:p w:rsidR="00B45F6B" w:rsidRPr="00226BD0" w:rsidRDefault="00B45F6B" w:rsidP="00B45F6B">
            <w:pPr>
              <w:pStyle w:val="TableBody"/>
            </w:pPr>
            <w:r w:rsidRPr="00226BD0">
              <w:t>SENT</w:t>
            </w:r>
          </w:p>
        </w:tc>
        <w:tc>
          <w:tcPr>
            <w:tcW w:w="2948" w:type="dxa"/>
            <w:noWrap/>
          </w:tcPr>
          <w:p w:rsidR="00B45F6B" w:rsidRPr="00C2346F" w:rsidRDefault="00B45F6B" w:rsidP="00B45F6B">
            <w:pPr>
              <w:pStyle w:val="TableBody"/>
            </w:pPr>
            <w:r w:rsidRPr="00C2346F">
              <w:t xml:space="preserve">Payment Sent </w:t>
            </w:r>
          </w:p>
        </w:tc>
        <w:tc>
          <w:tcPr>
            <w:tcW w:w="1472" w:type="dxa"/>
          </w:tcPr>
          <w:p w:rsidR="00B45F6B" w:rsidRPr="00226BD0" w:rsidRDefault="00B45F6B" w:rsidP="00B45F6B">
            <w:pPr>
              <w:pStyle w:val="TableBody"/>
              <w:rPr>
                <w:color w:val="000000"/>
              </w:rPr>
            </w:pPr>
            <w:r w:rsidRPr="00226BD0">
              <w:rPr>
                <w:color w:val="000000"/>
              </w:rPr>
              <w:t>PENDING</w:t>
            </w:r>
          </w:p>
        </w:tc>
        <w:tc>
          <w:tcPr>
            <w:tcW w:w="939" w:type="dxa"/>
          </w:tcPr>
          <w:p w:rsidR="00B45F6B" w:rsidRPr="00B45F6B" w:rsidRDefault="00B45F6B" w:rsidP="00B45F6B">
            <w:pPr>
              <w:pStyle w:val="TableBody"/>
              <w:rPr>
                <w:color w:val="000000"/>
              </w:rPr>
            </w:pPr>
            <w:r w:rsidRPr="00B45F6B">
              <w:rPr>
                <w:color w:val="000000"/>
              </w:rPr>
              <w:t>PDNG</w:t>
            </w:r>
          </w:p>
        </w:tc>
        <w:tc>
          <w:tcPr>
            <w:tcW w:w="1262" w:type="dxa"/>
          </w:tcPr>
          <w:p w:rsidR="00B45F6B" w:rsidRPr="00B45F6B" w:rsidRDefault="00B45F6B" w:rsidP="00B45F6B">
            <w:pPr>
              <w:pStyle w:val="TableBody"/>
              <w:jc w:val="center"/>
              <w:rPr>
                <w:color w:val="000000"/>
              </w:rPr>
            </w:pPr>
            <w:r w:rsidRPr="00DE28A9">
              <w:rPr>
                <w:color w:val="000000"/>
              </w:rPr>
              <w:t>no</w:t>
            </w:r>
          </w:p>
        </w:tc>
      </w:tr>
      <w:tr w:rsidR="00B45F6B" w:rsidRPr="00085CAD" w:rsidTr="005C014E">
        <w:trPr>
          <w:cantSplit/>
        </w:trPr>
        <w:tc>
          <w:tcPr>
            <w:tcW w:w="3651" w:type="dxa"/>
            <w:noWrap/>
          </w:tcPr>
          <w:p w:rsidR="00B45F6B" w:rsidRPr="00226BD0" w:rsidRDefault="00B45F6B" w:rsidP="00B45F6B">
            <w:pPr>
              <w:pStyle w:val="TableBody"/>
            </w:pPr>
            <w:r w:rsidRPr="00226BD0">
              <w:t>PENDING_ACCEPTANCE</w:t>
            </w:r>
          </w:p>
        </w:tc>
        <w:tc>
          <w:tcPr>
            <w:tcW w:w="2948" w:type="dxa"/>
            <w:noWrap/>
          </w:tcPr>
          <w:p w:rsidR="00B45F6B" w:rsidRPr="00C2346F" w:rsidRDefault="00B45F6B" w:rsidP="00B45F6B">
            <w:pPr>
              <w:pStyle w:val="TableBody"/>
            </w:pPr>
            <w:r w:rsidRPr="00C2346F">
              <w:t>Zelle</w:t>
            </w:r>
            <w:r w:rsidRPr="00C2346F">
              <w:rPr>
                <w:color w:val="000000"/>
              </w:rPr>
              <w:t xml:space="preserve"> Pending Acceptance</w:t>
            </w:r>
          </w:p>
        </w:tc>
        <w:tc>
          <w:tcPr>
            <w:tcW w:w="1472" w:type="dxa"/>
          </w:tcPr>
          <w:p w:rsidR="00B45F6B" w:rsidRPr="00226BD0" w:rsidRDefault="00B45F6B" w:rsidP="00B45F6B">
            <w:pPr>
              <w:pStyle w:val="TableBody"/>
              <w:rPr>
                <w:color w:val="000000"/>
              </w:rPr>
            </w:pPr>
            <w:r w:rsidRPr="00226BD0">
              <w:rPr>
                <w:color w:val="000000"/>
              </w:rPr>
              <w:t>PENDING</w:t>
            </w:r>
          </w:p>
        </w:tc>
        <w:tc>
          <w:tcPr>
            <w:tcW w:w="939" w:type="dxa"/>
          </w:tcPr>
          <w:p w:rsidR="00B45F6B" w:rsidRPr="00B45F6B" w:rsidRDefault="00B45F6B" w:rsidP="00B45F6B">
            <w:pPr>
              <w:pStyle w:val="TableBody"/>
              <w:rPr>
                <w:color w:val="000000"/>
              </w:rPr>
            </w:pPr>
            <w:r w:rsidRPr="00B45F6B">
              <w:rPr>
                <w:color w:val="000000"/>
              </w:rPr>
              <w:t>PDNG</w:t>
            </w:r>
          </w:p>
        </w:tc>
        <w:tc>
          <w:tcPr>
            <w:tcW w:w="1262" w:type="dxa"/>
          </w:tcPr>
          <w:p w:rsidR="00B45F6B" w:rsidRPr="00B45F6B" w:rsidRDefault="00B45F6B" w:rsidP="00B45F6B">
            <w:pPr>
              <w:pStyle w:val="TableBody"/>
              <w:jc w:val="center"/>
              <w:rPr>
                <w:color w:val="000000"/>
              </w:rPr>
            </w:pPr>
            <w:r w:rsidRPr="00DE28A9">
              <w:rPr>
                <w:color w:val="000000"/>
              </w:rPr>
              <w:t>no</w:t>
            </w:r>
          </w:p>
        </w:tc>
      </w:tr>
      <w:tr w:rsidR="00B45F6B" w:rsidRPr="00085CAD" w:rsidTr="005C014E">
        <w:trPr>
          <w:cantSplit/>
        </w:trPr>
        <w:tc>
          <w:tcPr>
            <w:tcW w:w="3651" w:type="dxa"/>
            <w:noWrap/>
          </w:tcPr>
          <w:p w:rsidR="00B45F6B" w:rsidRPr="00226BD0" w:rsidRDefault="00B45F6B" w:rsidP="00B45F6B">
            <w:pPr>
              <w:pStyle w:val="TableBody"/>
            </w:pPr>
            <w:r w:rsidRPr="00226BD0">
              <w:t>ACCEPTED</w:t>
            </w:r>
          </w:p>
        </w:tc>
        <w:tc>
          <w:tcPr>
            <w:tcW w:w="2948" w:type="dxa"/>
            <w:noWrap/>
          </w:tcPr>
          <w:p w:rsidR="00B45F6B" w:rsidRPr="00C2346F" w:rsidRDefault="00B45F6B" w:rsidP="00B45F6B">
            <w:pPr>
              <w:pStyle w:val="TableBody"/>
            </w:pPr>
            <w:r w:rsidRPr="00C2346F">
              <w:t xml:space="preserve">Payment Accepted </w:t>
            </w:r>
          </w:p>
        </w:tc>
        <w:tc>
          <w:tcPr>
            <w:tcW w:w="1472" w:type="dxa"/>
          </w:tcPr>
          <w:p w:rsidR="00B45F6B" w:rsidRPr="00226BD0" w:rsidRDefault="00B45F6B" w:rsidP="00B45F6B">
            <w:pPr>
              <w:pStyle w:val="TableBody"/>
              <w:rPr>
                <w:color w:val="000000"/>
              </w:rPr>
            </w:pPr>
            <w:r w:rsidRPr="00226BD0">
              <w:rPr>
                <w:color w:val="000000"/>
              </w:rPr>
              <w:t>PROCESSED</w:t>
            </w:r>
          </w:p>
        </w:tc>
        <w:tc>
          <w:tcPr>
            <w:tcW w:w="939" w:type="dxa"/>
          </w:tcPr>
          <w:p w:rsidR="00B45F6B" w:rsidRPr="00B45F6B" w:rsidRDefault="00B45F6B" w:rsidP="00B45F6B">
            <w:pPr>
              <w:pStyle w:val="TableBody"/>
              <w:rPr>
                <w:color w:val="000000"/>
              </w:rPr>
            </w:pPr>
            <w:r w:rsidRPr="00B45F6B">
              <w:rPr>
                <w:color w:val="000000"/>
              </w:rPr>
              <w:t>ASCS</w:t>
            </w:r>
          </w:p>
        </w:tc>
        <w:tc>
          <w:tcPr>
            <w:tcW w:w="1262" w:type="dxa"/>
          </w:tcPr>
          <w:p w:rsidR="00B45F6B" w:rsidRPr="00B45F6B" w:rsidRDefault="00B45F6B" w:rsidP="00B45F6B">
            <w:pPr>
              <w:pStyle w:val="TableBody"/>
              <w:jc w:val="center"/>
              <w:rPr>
                <w:color w:val="000000"/>
              </w:rPr>
            </w:pPr>
            <w:r w:rsidRPr="00DE28A9">
              <w:rPr>
                <w:color w:val="000000"/>
              </w:rPr>
              <w:t>no</w:t>
            </w:r>
          </w:p>
        </w:tc>
      </w:tr>
      <w:tr w:rsidR="00685B65" w:rsidRPr="00085CAD" w:rsidTr="001B7A2E">
        <w:trPr>
          <w:cantSplit/>
        </w:trPr>
        <w:tc>
          <w:tcPr>
            <w:tcW w:w="3651" w:type="dxa"/>
            <w:noWrap/>
            <w:hideMark/>
          </w:tcPr>
          <w:p w:rsidR="00685B65" w:rsidRPr="005C014E" w:rsidRDefault="00685B65" w:rsidP="005C014E">
            <w:pPr>
              <w:pStyle w:val="TableBody"/>
            </w:pPr>
            <w:r w:rsidRPr="005C014E">
              <w:t>CH</w:t>
            </w:r>
            <w:r w:rsidR="005C014E">
              <w:t>ECK</w:t>
            </w:r>
            <w:r w:rsidRPr="005C014E">
              <w:t>_CLEARING</w:t>
            </w:r>
          </w:p>
        </w:tc>
        <w:tc>
          <w:tcPr>
            <w:tcW w:w="2948" w:type="dxa"/>
            <w:noWrap/>
            <w:hideMark/>
          </w:tcPr>
          <w:p w:rsidR="00685B65" w:rsidRPr="00C2346F" w:rsidRDefault="00685B65" w:rsidP="00685B65">
            <w:pPr>
              <w:pStyle w:val="TableBody"/>
              <w:rPr>
                <w:color w:val="000000"/>
              </w:rPr>
            </w:pPr>
            <w:r w:rsidRPr="00C2346F">
              <w:rPr>
                <w:color w:val="000000"/>
              </w:rPr>
              <w:t>Check Selected</w:t>
            </w:r>
          </w:p>
        </w:tc>
        <w:tc>
          <w:tcPr>
            <w:tcW w:w="1472" w:type="dxa"/>
          </w:tcPr>
          <w:p w:rsidR="00685B65" w:rsidRPr="00226BD0" w:rsidRDefault="00685B65" w:rsidP="00685B65">
            <w:pPr>
              <w:pStyle w:val="TableBody"/>
              <w:rPr>
                <w:color w:val="000000"/>
              </w:rPr>
            </w:pPr>
            <w:r w:rsidRPr="00226BD0">
              <w:rPr>
                <w:color w:val="000000"/>
              </w:rPr>
              <w:t>PENDING</w:t>
            </w:r>
          </w:p>
        </w:tc>
        <w:tc>
          <w:tcPr>
            <w:tcW w:w="939" w:type="dxa"/>
          </w:tcPr>
          <w:p w:rsidR="00685B65" w:rsidRPr="00B45F6B" w:rsidRDefault="00685B65" w:rsidP="00685B65">
            <w:pPr>
              <w:pStyle w:val="TableBody"/>
              <w:rPr>
                <w:color w:val="000000"/>
              </w:rPr>
            </w:pPr>
            <w:r w:rsidRPr="00B45F6B">
              <w:rPr>
                <w:color w:val="000000"/>
              </w:rPr>
              <w:t>PDNG</w:t>
            </w:r>
          </w:p>
        </w:tc>
        <w:tc>
          <w:tcPr>
            <w:tcW w:w="1262" w:type="dxa"/>
          </w:tcPr>
          <w:p w:rsidR="00685B65" w:rsidRPr="005C014E" w:rsidRDefault="00685B65" w:rsidP="00685B65">
            <w:pPr>
              <w:pStyle w:val="TableBody"/>
              <w:jc w:val="center"/>
              <w:rPr>
                <w:color w:val="000000"/>
              </w:rPr>
            </w:pPr>
            <w:r w:rsidRPr="005C014E">
              <w:rPr>
                <w:color w:val="000000"/>
              </w:rPr>
              <w:t>yes</w:t>
            </w:r>
          </w:p>
        </w:tc>
      </w:tr>
      <w:tr w:rsidR="00685B65" w:rsidRPr="00085CAD" w:rsidTr="001B7A2E">
        <w:trPr>
          <w:cantSplit/>
        </w:trPr>
        <w:tc>
          <w:tcPr>
            <w:tcW w:w="3651" w:type="dxa"/>
            <w:noWrap/>
            <w:hideMark/>
          </w:tcPr>
          <w:p w:rsidR="00685B65" w:rsidRPr="005C014E" w:rsidRDefault="005C014E" w:rsidP="00685B65">
            <w:pPr>
              <w:pStyle w:val="TableBody"/>
            </w:pPr>
            <w:r w:rsidRPr="005C014E">
              <w:t>CHECK_PROCESSING</w:t>
            </w:r>
          </w:p>
        </w:tc>
        <w:tc>
          <w:tcPr>
            <w:tcW w:w="2948" w:type="dxa"/>
            <w:noWrap/>
            <w:hideMark/>
          </w:tcPr>
          <w:p w:rsidR="00685B65" w:rsidRPr="005C014E" w:rsidRDefault="00685B65" w:rsidP="00685B65">
            <w:pPr>
              <w:pStyle w:val="TableBody"/>
              <w:rPr>
                <w:color w:val="000000"/>
              </w:rPr>
            </w:pPr>
            <w:r w:rsidRPr="005C014E">
              <w:rPr>
                <w:color w:val="000000"/>
              </w:rPr>
              <w:t>Check Ready to Disburse</w:t>
            </w:r>
          </w:p>
        </w:tc>
        <w:tc>
          <w:tcPr>
            <w:tcW w:w="1472" w:type="dxa"/>
          </w:tcPr>
          <w:p w:rsidR="00685B65" w:rsidRPr="005C014E" w:rsidRDefault="00685B65" w:rsidP="00685B65">
            <w:pPr>
              <w:pStyle w:val="TableBody"/>
              <w:rPr>
                <w:color w:val="000000"/>
              </w:rPr>
            </w:pPr>
            <w:r w:rsidRPr="005C014E">
              <w:rPr>
                <w:color w:val="000000"/>
              </w:rPr>
              <w:t>PENDING</w:t>
            </w:r>
          </w:p>
        </w:tc>
        <w:tc>
          <w:tcPr>
            <w:tcW w:w="939" w:type="dxa"/>
          </w:tcPr>
          <w:p w:rsidR="00685B65" w:rsidRPr="00B45F6B" w:rsidRDefault="00685B65" w:rsidP="00685B65">
            <w:pPr>
              <w:pStyle w:val="TableBody"/>
              <w:rPr>
                <w:color w:val="000000"/>
              </w:rPr>
            </w:pPr>
            <w:r w:rsidRPr="00B45F6B">
              <w:rPr>
                <w:color w:val="000000"/>
              </w:rPr>
              <w:t>PDNG</w:t>
            </w:r>
          </w:p>
        </w:tc>
        <w:tc>
          <w:tcPr>
            <w:tcW w:w="1262" w:type="dxa"/>
          </w:tcPr>
          <w:p w:rsidR="00685B65" w:rsidRPr="005C014E" w:rsidRDefault="00685B65" w:rsidP="00685B65">
            <w:pPr>
              <w:pStyle w:val="TableBody"/>
              <w:jc w:val="center"/>
              <w:rPr>
                <w:color w:val="000000"/>
              </w:rPr>
            </w:pPr>
            <w:r w:rsidRPr="005C014E">
              <w:rPr>
                <w:color w:val="000000"/>
              </w:rPr>
              <w:t>yes</w:t>
            </w:r>
          </w:p>
        </w:tc>
      </w:tr>
      <w:tr w:rsidR="00685B65" w:rsidRPr="00085CAD" w:rsidTr="001B7A2E">
        <w:trPr>
          <w:cantSplit/>
        </w:trPr>
        <w:tc>
          <w:tcPr>
            <w:tcW w:w="3651" w:type="dxa"/>
            <w:noWrap/>
            <w:hideMark/>
          </w:tcPr>
          <w:p w:rsidR="00685B65" w:rsidRPr="005C014E" w:rsidRDefault="005C014E" w:rsidP="00685B65">
            <w:pPr>
              <w:pStyle w:val="TableBody"/>
            </w:pPr>
            <w:r w:rsidRPr="005C014E">
              <w:t>CHECK_ISSUED</w:t>
            </w:r>
          </w:p>
        </w:tc>
        <w:tc>
          <w:tcPr>
            <w:tcW w:w="2948" w:type="dxa"/>
            <w:noWrap/>
            <w:hideMark/>
          </w:tcPr>
          <w:p w:rsidR="00685B65" w:rsidRPr="005C014E" w:rsidRDefault="00685B65" w:rsidP="00685B65">
            <w:pPr>
              <w:pStyle w:val="TableBody"/>
              <w:rPr>
                <w:color w:val="000000"/>
              </w:rPr>
            </w:pPr>
            <w:r w:rsidRPr="005C014E">
              <w:rPr>
                <w:color w:val="000000"/>
              </w:rPr>
              <w:t>Check Disbursed</w:t>
            </w:r>
          </w:p>
        </w:tc>
        <w:tc>
          <w:tcPr>
            <w:tcW w:w="1472" w:type="dxa"/>
          </w:tcPr>
          <w:p w:rsidR="00685B65" w:rsidRPr="005C014E" w:rsidRDefault="00685B65" w:rsidP="00685B65">
            <w:pPr>
              <w:pStyle w:val="TableBody"/>
              <w:rPr>
                <w:color w:val="000000"/>
              </w:rPr>
            </w:pPr>
            <w:r w:rsidRPr="005C014E">
              <w:rPr>
                <w:color w:val="000000"/>
              </w:rPr>
              <w:t>PENDING</w:t>
            </w:r>
          </w:p>
        </w:tc>
        <w:tc>
          <w:tcPr>
            <w:tcW w:w="939" w:type="dxa"/>
          </w:tcPr>
          <w:p w:rsidR="00685B65" w:rsidRPr="00B45F6B" w:rsidRDefault="00685B65" w:rsidP="00685B65">
            <w:pPr>
              <w:pStyle w:val="TableBody"/>
              <w:rPr>
                <w:color w:val="000000"/>
              </w:rPr>
            </w:pPr>
            <w:r w:rsidRPr="00B45F6B">
              <w:rPr>
                <w:color w:val="000000"/>
              </w:rPr>
              <w:t>PDNG</w:t>
            </w:r>
          </w:p>
        </w:tc>
        <w:tc>
          <w:tcPr>
            <w:tcW w:w="1262" w:type="dxa"/>
          </w:tcPr>
          <w:p w:rsidR="00685B65" w:rsidRPr="005C014E" w:rsidRDefault="00685B65" w:rsidP="00685B65">
            <w:pPr>
              <w:pStyle w:val="TableBody"/>
              <w:jc w:val="center"/>
              <w:rPr>
                <w:color w:val="000000"/>
              </w:rPr>
            </w:pPr>
            <w:r w:rsidRPr="005C014E">
              <w:rPr>
                <w:color w:val="000000"/>
              </w:rPr>
              <w:t>no</w:t>
            </w:r>
          </w:p>
        </w:tc>
      </w:tr>
      <w:tr w:rsidR="00685B65" w:rsidRPr="00085CAD" w:rsidTr="001B7A2E">
        <w:trPr>
          <w:cantSplit/>
        </w:trPr>
        <w:tc>
          <w:tcPr>
            <w:tcW w:w="3651" w:type="dxa"/>
            <w:noWrap/>
            <w:hideMark/>
          </w:tcPr>
          <w:p w:rsidR="00685B65" w:rsidRPr="005C014E" w:rsidRDefault="005C014E" w:rsidP="00685B65">
            <w:pPr>
              <w:pStyle w:val="TableBody"/>
            </w:pPr>
            <w:r w:rsidRPr="005C014E">
              <w:t>DELIVERED</w:t>
            </w:r>
          </w:p>
        </w:tc>
        <w:tc>
          <w:tcPr>
            <w:tcW w:w="2948" w:type="dxa"/>
            <w:noWrap/>
            <w:hideMark/>
          </w:tcPr>
          <w:p w:rsidR="00685B65" w:rsidRPr="005C014E" w:rsidRDefault="00685B65" w:rsidP="00685B65">
            <w:pPr>
              <w:pStyle w:val="TableBody"/>
              <w:rPr>
                <w:color w:val="000000"/>
              </w:rPr>
            </w:pPr>
            <w:r w:rsidRPr="005C014E">
              <w:rPr>
                <w:color w:val="000000"/>
              </w:rPr>
              <w:t>Check Accepted</w:t>
            </w:r>
          </w:p>
        </w:tc>
        <w:tc>
          <w:tcPr>
            <w:tcW w:w="1472" w:type="dxa"/>
          </w:tcPr>
          <w:p w:rsidR="00685B65" w:rsidRPr="005C014E" w:rsidRDefault="00685B65" w:rsidP="00685B65">
            <w:pPr>
              <w:pStyle w:val="TableBody"/>
              <w:rPr>
                <w:color w:val="000000"/>
              </w:rPr>
            </w:pPr>
            <w:r w:rsidRPr="005C014E">
              <w:rPr>
                <w:color w:val="000000"/>
              </w:rPr>
              <w:t>PROCESSED</w:t>
            </w:r>
          </w:p>
        </w:tc>
        <w:tc>
          <w:tcPr>
            <w:tcW w:w="939" w:type="dxa"/>
          </w:tcPr>
          <w:p w:rsidR="00685B65" w:rsidRPr="00B45F6B" w:rsidRDefault="00685B65" w:rsidP="00685B65">
            <w:pPr>
              <w:pStyle w:val="TableBody"/>
              <w:rPr>
                <w:color w:val="000000"/>
              </w:rPr>
            </w:pPr>
            <w:r w:rsidRPr="00B45F6B">
              <w:rPr>
                <w:color w:val="000000"/>
              </w:rPr>
              <w:t>ACSC</w:t>
            </w:r>
          </w:p>
        </w:tc>
        <w:tc>
          <w:tcPr>
            <w:tcW w:w="1262" w:type="dxa"/>
          </w:tcPr>
          <w:p w:rsidR="00685B65" w:rsidRPr="005C014E" w:rsidRDefault="00685B65" w:rsidP="00685B65">
            <w:pPr>
              <w:pStyle w:val="TableBody"/>
              <w:jc w:val="center"/>
              <w:rPr>
                <w:color w:val="000000"/>
              </w:rPr>
            </w:pPr>
            <w:r w:rsidRPr="005C014E">
              <w:rPr>
                <w:color w:val="000000"/>
              </w:rPr>
              <w:t>no</w:t>
            </w:r>
          </w:p>
        </w:tc>
      </w:tr>
      <w:tr w:rsidR="00685B65" w:rsidRPr="00085CAD" w:rsidTr="001B7A2E">
        <w:trPr>
          <w:cantSplit/>
        </w:trPr>
        <w:tc>
          <w:tcPr>
            <w:tcW w:w="3651" w:type="dxa"/>
            <w:noWrap/>
            <w:hideMark/>
          </w:tcPr>
          <w:p w:rsidR="00685B65" w:rsidRPr="005C014E" w:rsidRDefault="005C014E" w:rsidP="00685B65">
            <w:pPr>
              <w:pStyle w:val="TableBody"/>
            </w:pPr>
            <w:r w:rsidRPr="005C014E">
              <w:t>CHECK_UNDELIVERED</w:t>
            </w:r>
          </w:p>
        </w:tc>
        <w:tc>
          <w:tcPr>
            <w:tcW w:w="2948" w:type="dxa"/>
            <w:noWrap/>
            <w:hideMark/>
          </w:tcPr>
          <w:p w:rsidR="00685B65" w:rsidRPr="005C014E" w:rsidRDefault="00685B65" w:rsidP="00685B65">
            <w:pPr>
              <w:pStyle w:val="TableBody"/>
              <w:rPr>
                <w:color w:val="000000"/>
              </w:rPr>
            </w:pPr>
            <w:r w:rsidRPr="005C014E">
              <w:rPr>
                <w:color w:val="000000"/>
              </w:rPr>
              <w:t>Check Rejected</w:t>
            </w:r>
          </w:p>
        </w:tc>
        <w:tc>
          <w:tcPr>
            <w:tcW w:w="1472" w:type="dxa"/>
          </w:tcPr>
          <w:p w:rsidR="00685B65" w:rsidRPr="005C014E" w:rsidRDefault="00685B65" w:rsidP="00685B65">
            <w:pPr>
              <w:pStyle w:val="TableBody"/>
              <w:rPr>
                <w:color w:val="000000"/>
              </w:rPr>
            </w:pPr>
            <w:r w:rsidRPr="005C014E">
              <w:rPr>
                <w:color w:val="000000"/>
              </w:rPr>
              <w:t>REJECTED</w:t>
            </w:r>
          </w:p>
        </w:tc>
        <w:tc>
          <w:tcPr>
            <w:tcW w:w="939" w:type="dxa"/>
          </w:tcPr>
          <w:p w:rsidR="00685B65" w:rsidRPr="005C014E" w:rsidRDefault="00685B65" w:rsidP="00685B65">
            <w:pPr>
              <w:pStyle w:val="TableBody"/>
              <w:rPr>
                <w:color w:val="000000"/>
              </w:rPr>
            </w:pPr>
            <w:r w:rsidRPr="005C014E">
              <w:rPr>
                <w:color w:val="000000"/>
              </w:rPr>
              <w:t>RJCT</w:t>
            </w:r>
          </w:p>
        </w:tc>
        <w:tc>
          <w:tcPr>
            <w:tcW w:w="1262" w:type="dxa"/>
          </w:tcPr>
          <w:p w:rsidR="00685B65" w:rsidRPr="005C014E" w:rsidRDefault="00685B65" w:rsidP="00685B65">
            <w:pPr>
              <w:pStyle w:val="TableBody"/>
              <w:jc w:val="center"/>
              <w:rPr>
                <w:color w:val="000000"/>
              </w:rPr>
            </w:pPr>
            <w:r w:rsidRPr="005C014E">
              <w:rPr>
                <w:color w:val="000000"/>
              </w:rPr>
              <w:t>no</w:t>
            </w:r>
          </w:p>
        </w:tc>
      </w:tr>
    </w:tbl>
    <w:p w:rsidR="00A17071" w:rsidRDefault="00A17071" w:rsidP="00A17071">
      <w:pPr>
        <w:pStyle w:val="Heading2"/>
        <w:numPr>
          <w:ilvl w:val="0"/>
          <w:numId w:val="0"/>
        </w:numPr>
        <w:ind w:left="576"/>
      </w:pPr>
      <w:bookmarkStart w:id="217" w:name="_Ref465419532"/>
      <w:bookmarkStart w:id="218" w:name="_Ref508293335"/>
      <w:bookmarkStart w:id="219" w:name="_Ref508293840"/>
      <w:bookmarkStart w:id="220" w:name="_Ref508293871"/>
    </w:p>
    <w:p w:rsidR="00A17071" w:rsidRPr="00C22195" w:rsidRDefault="00A17071" w:rsidP="00A17071">
      <w:pPr>
        <w:pStyle w:val="Heading2"/>
      </w:pPr>
      <w:bookmarkStart w:id="221" w:name="_Client_configuration"/>
      <w:bookmarkStart w:id="222" w:name="_Toc528055950"/>
      <w:bookmarkEnd w:id="221"/>
      <w:r w:rsidRPr="00C22195">
        <w:t>Client configuration</w:t>
      </w:r>
      <w:bookmarkEnd w:id="217"/>
      <w:r w:rsidR="00FD30A5">
        <w:t xml:space="preserve"> </w:t>
      </w:r>
      <w:r w:rsidR="00FD30A5" w:rsidRPr="00FD30A5">
        <w:rPr>
          <w:color w:val="FF0000"/>
        </w:rPr>
        <w:t>TBD</w:t>
      </w:r>
      <w:bookmarkEnd w:id="222"/>
    </w:p>
    <w:p w:rsidR="00A17071" w:rsidRDefault="00A17071" w:rsidP="00A17071">
      <w:r w:rsidRPr="00AF469F">
        <w:t>Given the different configurability requirements for Clients, the Client configuration table will need to hold at least the following pieces of information:</w:t>
      </w:r>
    </w:p>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64"/>
        <w:gridCol w:w="7059"/>
      </w:tblGrid>
      <w:tr w:rsidR="00A17071" w:rsidRPr="00AF469F" w:rsidTr="00A17071">
        <w:trPr>
          <w:cantSplit/>
        </w:trPr>
        <w:tc>
          <w:tcPr>
            <w:tcW w:w="2864" w:type="dxa"/>
            <w:shd w:val="clear" w:color="auto" w:fill="000000" w:themeFill="text1"/>
            <w:vAlign w:val="center"/>
          </w:tcPr>
          <w:p w:rsidR="00A17071" w:rsidRPr="00A17071" w:rsidRDefault="00A17071" w:rsidP="00A17071">
            <w:pPr>
              <w:pStyle w:val="TableHeader"/>
            </w:pPr>
            <w:r w:rsidRPr="00A17071">
              <w:t>Field</w:t>
            </w:r>
          </w:p>
        </w:tc>
        <w:tc>
          <w:tcPr>
            <w:tcW w:w="7059" w:type="dxa"/>
            <w:shd w:val="clear" w:color="auto" w:fill="000000" w:themeFill="text1"/>
            <w:vAlign w:val="center"/>
          </w:tcPr>
          <w:p w:rsidR="00A17071" w:rsidRPr="00A17071" w:rsidRDefault="00A17071" w:rsidP="00A17071">
            <w:pPr>
              <w:pStyle w:val="TableHeader"/>
            </w:pPr>
            <w:r w:rsidRPr="00A17071">
              <w:t>Description</w:t>
            </w:r>
          </w:p>
        </w:tc>
      </w:tr>
      <w:tr w:rsidR="00A17071" w:rsidRPr="00AF469F" w:rsidTr="00106663">
        <w:trPr>
          <w:cantSplit/>
          <w:trHeight w:val="287"/>
        </w:trPr>
        <w:tc>
          <w:tcPr>
            <w:tcW w:w="2864" w:type="dxa"/>
            <w:vAlign w:val="center"/>
          </w:tcPr>
          <w:p w:rsidR="00A17071" w:rsidRPr="00A17071" w:rsidRDefault="00A17071" w:rsidP="00A17071">
            <w:pPr>
              <w:pStyle w:val="TableBody"/>
              <w:spacing w:before="0" w:after="0"/>
            </w:pPr>
            <w:r w:rsidRPr="00A17071">
              <w:t xml:space="preserve"> Client ID</w:t>
            </w:r>
          </w:p>
        </w:tc>
        <w:tc>
          <w:tcPr>
            <w:tcW w:w="7059" w:type="dxa"/>
            <w:vAlign w:val="center"/>
          </w:tcPr>
          <w:p w:rsidR="00A17071" w:rsidRPr="00A17071" w:rsidRDefault="00A17071" w:rsidP="00A17071">
            <w:pPr>
              <w:pStyle w:val="TableBody"/>
              <w:spacing w:before="0" w:after="0"/>
            </w:pPr>
            <w:r w:rsidRPr="00A17071">
              <w:t xml:space="preserve">Unique Identifier of Client </w:t>
            </w:r>
          </w:p>
        </w:tc>
      </w:tr>
      <w:tr w:rsidR="00A17071" w:rsidRPr="00AF469F" w:rsidTr="00106663">
        <w:trPr>
          <w:cantSplit/>
          <w:trHeight w:val="350"/>
        </w:trPr>
        <w:tc>
          <w:tcPr>
            <w:tcW w:w="2864" w:type="dxa"/>
            <w:vAlign w:val="center"/>
          </w:tcPr>
          <w:p w:rsidR="00A17071" w:rsidRPr="00A17071" w:rsidRDefault="00A17071" w:rsidP="00A17071">
            <w:pPr>
              <w:pStyle w:val="TableBody"/>
              <w:spacing w:before="0" w:after="0"/>
            </w:pPr>
            <w:r w:rsidRPr="00A17071">
              <w:t>Campaign Required</w:t>
            </w:r>
          </w:p>
        </w:tc>
        <w:tc>
          <w:tcPr>
            <w:tcW w:w="7059" w:type="dxa"/>
            <w:vAlign w:val="center"/>
          </w:tcPr>
          <w:p w:rsidR="00A17071" w:rsidRPr="00A17071" w:rsidRDefault="00A17071" w:rsidP="00A17071">
            <w:pPr>
              <w:pStyle w:val="TableBody"/>
              <w:spacing w:before="0" w:after="0"/>
            </w:pPr>
            <w:r w:rsidRPr="00A17071">
              <w:t>If campaign enrolment is required for consumer or not</w:t>
            </w:r>
          </w:p>
        </w:tc>
      </w:tr>
      <w:tr w:rsidR="00A17071" w:rsidRPr="00AF469F" w:rsidTr="00106663">
        <w:trPr>
          <w:cantSplit/>
          <w:trHeight w:val="269"/>
        </w:trPr>
        <w:tc>
          <w:tcPr>
            <w:tcW w:w="2864" w:type="dxa"/>
            <w:vAlign w:val="center"/>
          </w:tcPr>
          <w:p w:rsidR="00A17071" w:rsidRPr="00A17071" w:rsidRDefault="00A17071" w:rsidP="00A17071">
            <w:pPr>
              <w:pStyle w:val="TableBody"/>
              <w:spacing w:before="0" w:after="0"/>
            </w:pPr>
            <w:r w:rsidRPr="00A17071">
              <w:t xml:space="preserve">Campaign Type </w:t>
            </w:r>
          </w:p>
        </w:tc>
        <w:tc>
          <w:tcPr>
            <w:tcW w:w="7059" w:type="dxa"/>
            <w:vAlign w:val="center"/>
          </w:tcPr>
          <w:p w:rsidR="00A17071" w:rsidRPr="00A17071" w:rsidRDefault="00A17071" w:rsidP="00A17071">
            <w:pPr>
              <w:pStyle w:val="TableBody"/>
              <w:spacing w:before="0" w:after="0"/>
            </w:pPr>
            <w:r w:rsidRPr="00A17071">
              <w:t>To choose campaign launch type either through email or SMS or both</w:t>
            </w:r>
          </w:p>
        </w:tc>
      </w:tr>
      <w:tr w:rsidR="00A17071" w:rsidRPr="00AF469F" w:rsidTr="00106663">
        <w:trPr>
          <w:cantSplit/>
          <w:trHeight w:val="341"/>
        </w:trPr>
        <w:tc>
          <w:tcPr>
            <w:tcW w:w="2864" w:type="dxa"/>
            <w:vAlign w:val="center"/>
          </w:tcPr>
          <w:p w:rsidR="00A17071" w:rsidRPr="00A17071" w:rsidRDefault="00A17071" w:rsidP="00A17071">
            <w:pPr>
              <w:pStyle w:val="TableBody"/>
              <w:spacing w:before="0" w:after="0"/>
            </w:pPr>
            <w:r w:rsidRPr="00A17071">
              <w:t>Enrolment Type (SSO/Standalone)</w:t>
            </w:r>
          </w:p>
        </w:tc>
        <w:tc>
          <w:tcPr>
            <w:tcW w:w="7059" w:type="dxa"/>
            <w:vAlign w:val="center"/>
          </w:tcPr>
          <w:p w:rsidR="00A17071" w:rsidRPr="00A17071" w:rsidRDefault="00A17071" w:rsidP="00A17071">
            <w:pPr>
              <w:pStyle w:val="TableBody"/>
              <w:spacing w:before="0" w:after="0"/>
            </w:pPr>
            <w:r w:rsidRPr="00A17071">
              <w:t xml:space="preserve">Type of </w:t>
            </w:r>
            <w:r w:rsidR="00A541E2" w:rsidRPr="00A17071">
              <w:t>enrolment</w:t>
            </w:r>
            <w:r w:rsidRPr="00A17071">
              <w:t xml:space="preserve"> allowed for consumers </w:t>
            </w:r>
          </w:p>
        </w:tc>
      </w:tr>
      <w:tr w:rsidR="00A17071" w:rsidRPr="00AF469F" w:rsidTr="00106663">
        <w:trPr>
          <w:cantSplit/>
          <w:trHeight w:val="440"/>
        </w:trPr>
        <w:tc>
          <w:tcPr>
            <w:tcW w:w="2864" w:type="dxa"/>
            <w:vAlign w:val="center"/>
          </w:tcPr>
          <w:p w:rsidR="00A17071" w:rsidRPr="00A17071" w:rsidRDefault="00A17071" w:rsidP="00A17071">
            <w:pPr>
              <w:pStyle w:val="TableBody"/>
              <w:spacing w:before="0" w:after="0"/>
            </w:pPr>
            <w:r w:rsidRPr="00A17071">
              <w:t xml:space="preserve">Data file </w:t>
            </w:r>
            <w:r w:rsidR="00FD30A5">
              <w:t>format used for reports (CSV)</w:t>
            </w:r>
          </w:p>
        </w:tc>
        <w:tc>
          <w:tcPr>
            <w:tcW w:w="7059" w:type="dxa"/>
            <w:vAlign w:val="center"/>
          </w:tcPr>
          <w:p w:rsidR="00A17071" w:rsidRPr="00A17071" w:rsidRDefault="00A17071" w:rsidP="00A17071">
            <w:pPr>
              <w:pStyle w:val="TableBody"/>
              <w:spacing w:before="0" w:after="0"/>
            </w:pPr>
            <w:r w:rsidRPr="00A17071">
              <w:t xml:space="preserve">This is the format in which reports will be sent in. </w:t>
            </w:r>
          </w:p>
        </w:tc>
      </w:tr>
      <w:tr w:rsidR="00A17071" w:rsidRPr="00AF469F" w:rsidTr="00106663">
        <w:trPr>
          <w:cantSplit/>
          <w:trHeight w:val="539"/>
        </w:trPr>
        <w:tc>
          <w:tcPr>
            <w:tcW w:w="2864" w:type="dxa"/>
            <w:vAlign w:val="center"/>
          </w:tcPr>
          <w:p w:rsidR="00A17071" w:rsidRPr="00A17071" w:rsidRDefault="00A17071" w:rsidP="00A17071">
            <w:pPr>
              <w:pStyle w:val="TableBody"/>
              <w:spacing w:before="0" w:after="0"/>
            </w:pPr>
            <w:r w:rsidRPr="00A17071">
              <w:t>Number of days for Consumer enrolment</w:t>
            </w:r>
          </w:p>
        </w:tc>
        <w:tc>
          <w:tcPr>
            <w:tcW w:w="7059" w:type="dxa"/>
            <w:vAlign w:val="center"/>
          </w:tcPr>
          <w:p w:rsidR="00A17071" w:rsidRPr="00A17071" w:rsidRDefault="00A17071" w:rsidP="00A17071">
            <w:pPr>
              <w:pStyle w:val="TableBody"/>
              <w:spacing w:before="0" w:after="0"/>
            </w:pPr>
            <w:r w:rsidRPr="00A17071">
              <w:t xml:space="preserve">The number of days that IncedoPay will wait for Consumers to enrol before it decides to use the default payment method </w:t>
            </w:r>
          </w:p>
        </w:tc>
      </w:tr>
      <w:tr w:rsidR="00A17071" w:rsidRPr="00AF469F" w:rsidTr="00106663">
        <w:trPr>
          <w:cantSplit/>
          <w:trHeight w:val="539"/>
        </w:trPr>
        <w:tc>
          <w:tcPr>
            <w:tcW w:w="2864" w:type="dxa"/>
            <w:vAlign w:val="center"/>
          </w:tcPr>
          <w:p w:rsidR="00A17071" w:rsidRPr="00A17071" w:rsidRDefault="00A17071" w:rsidP="00A17071">
            <w:pPr>
              <w:pStyle w:val="TableBody"/>
              <w:spacing w:before="0" w:after="0"/>
            </w:pPr>
            <w:r w:rsidRPr="00A17071">
              <w:lastRenderedPageBreak/>
              <w:t>Number of days for Payment authorisations</w:t>
            </w:r>
          </w:p>
        </w:tc>
        <w:tc>
          <w:tcPr>
            <w:tcW w:w="7059" w:type="dxa"/>
            <w:vAlign w:val="center"/>
          </w:tcPr>
          <w:p w:rsidR="00A17071" w:rsidRPr="00A17071" w:rsidRDefault="00A17071" w:rsidP="00A17071">
            <w:pPr>
              <w:pStyle w:val="TableBody"/>
              <w:spacing w:before="0" w:after="0"/>
            </w:pPr>
            <w:r w:rsidRPr="00A17071">
              <w:t>The number of days that IncedoPay will wait for Consumers to provide authorisation of a payment before it decides to use the default payment method.</w:t>
            </w:r>
          </w:p>
        </w:tc>
      </w:tr>
      <w:tr w:rsidR="00A17071" w:rsidRPr="00AF469F" w:rsidTr="00106663">
        <w:trPr>
          <w:cantSplit/>
          <w:trHeight w:val="539"/>
        </w:trPr>
        <w:tc>
          <w:tcPr>
            <w:tcW w:w="2864" w:type="dxa"/>
            <w:vAlign w:val="center"/>
          </w:tcPr>
          <w:p w:rsidR="00A17071" w:rsidRPr="00A17071" w:rsidRDefault="00A17071" w:rsidP="00A17071">
            <w:pPr>
              <w:pStyle w:val="TableBody"/>
              <w:spacing w:before="0" w:after="0"/>
            </w:pPr>
            <w:r w:rsidRPr="00A17071">
              <w:t xml:space="preserve">Number of OTPs allowed for Payment Authorization </w:t>
            </w:r>
          </w:p>
        </w:tc>
        <w:tc>
          <w:tcPr>
            <w:tcW w:w="7059" w:type="dxa"/>
            <w:vAlign w:val="center"/>
          </w:tcPr>
          <w:p w:rsidR="00A17071" w:rsidRPr="00A17071" w:rsidRDefault="00A17071" w:rsidP="00A17071">
            <w:pPr>
              <w:pStyle w:val="TableBody"/>
              <w:spacing w:before="0" w:after="0"/>
            </w:pPr>
            <w:r w:rsidRPr="00A17071">
              <w:t>Maximum no. of OTPs sent to consumer/allowed to complete payment authorization</w:t>
            </w:r>
          </w:p>
        </w:tc>
      </w:tr>
      <w:tr w:rsidR="00A17071" w:rsidRPr="00AF469F" w:rsidTr="00106663">
        <w:trPr>
          <w:cantSplit/>
          <w:trHeight w:val="413"/>
        </w:trPr>
        <w:tc>
          <w:tcPr>
            <w:tcW w:w="2864" w:type="dxa"/>
            <w:vAlign w:val="center"/>
          </w:tcPr>
          <w:p w:rsidR="00A17071" w:rsidRPr="00A17071" w:rsidRDefault="00A17071" w:rsidP="00A17071">
            <w:pPr>
              <w:pStyle w:val="TableBody"/>
              <w:spacing w:before="0" w:after="0"/>
            </w:pPr>
            <w:r w:rsidRPr="00A17071">
              <w:t xml:space="preserve">OTP Time Validity </w:t>
            </w:r>
          </w:p>
        </w:tc>
        <w:tc>
          <w:tcPr>
            <w:tcW w:w="7059" w:type="dxa"/>
            <w:vAlign w:val="center"/>
          </w:tcPr>
          <w:p w:rsidR="00A17071" w:rsidRPr="00A17071" w:rsidRDefault="00A17071" w:rsidP="00A17071">
            <w:pPr>
              <w:pStyle w:val="TableBody"/>
              <w:spacing w:before="0" w:after="0"/>
            </w:pPr>
            <w:r w:rsidRPr="00A17071">
              <w:t xml:space="preserve">Time duration for which OTP will be valid for payment authorization </w:t>
            </w:r>
          </w:p>
        </w:tc>
      </w:tr>
      <w:tr w:rsidR="00A17071" w:rsidRPr="00AF469F" w:rsidTr="00106663">
        <w:trPr>
          <w:cantSplit/>
          <w:trHeight w:val="512"/>
        </w:trPr>
        <w:tc>
          <w:tcPr>
            <w:tcW w:w="2864" w:type="dxa"/>
            <w:tcBorders>
              <w:bottom w:val="single" w:sz="4" w:space="0" w:color="auto"/>
            </w:tcBorders>
            <w:shd w:val="clear" w:color="auto" w:fill="FFFFFF" w:themeFill="background1"/>
            <w:vAlign w:val="center"/>
          </w:tcPr>
          <w:p w:rsidR="00A17071" w:rsidRPr="00A17071" w:rsidRDefault="00A17071" w:rsidP="00A17071">
            <w:pPr>
              <w:pStyle w:val="TableBody"/>
              <w:spacing w:before="0" w:after="0"/>
            </w:pPr>
            <w:r w:rsidRPr="00A17071">
              <w:t>Process or reject expired payment authorisations</w:t>
            </w:r>
          </w:p>
        </w:tc>
        <w:tc>
          <w:tcPr>
            <w:tcW w:w="7059" w:type="dxa"/>
            <w:tcBorders>
              <w:bottom w:val="single" w:sz="4" w:space="0" w:color="auto"/>
            </w:tcBorders>
            <w:shd w:val="clear" w:color="auto" w:fill="FFFFFF" w:themeFill="background1"/>
            <w:vAlign w:val="center"/>
          </w:tcPr>
          <w:p w:rsidR="00A17071" w:rsidRPr="00A17071" w:rsidRDefault="00A17071" w:rsidP="00A17071">
            <w:pPr>
              <w:pStyle w:val="TableBody"/>
              <w:spacing w:before="0" w:after="0"/>
            </w:pPr>
            <w:r w:rsidRPr="00A17071">
              <w:t>If a payment authorisation expires, this flag indicates whether the payment should be processed or rejected.</w:t>
            </w:r>
          </w:p>
        </w:tc>
      </w:tr>
      <w:tr w:rsidR="00A17071" w:rsidRPr="00AF469F" w:rsidTr="00106663">
        <w:trPr>
          <w:cantSplit/>
          <w:trHeight w:val="539"/>
        </w:trPr>
        <w:tc>
          <w:tcPr>
            <w:tcW w:w="2864" w:type="dxa"/>
            <w:shd w:val="clear" w:color="auto" w:fill="FFFFFF" w:themeFill="background1"/>
            <w:vAlign w:val="center"/>
          </w:tcPr>
          <w:p w:rsidR="00A17071" w:rsidRPr="00A17071" w:rsidRDefault="00A17071" w:rsidP="00A17071">
            <w:pPr>
              <w:pStyle w:val="TableBody"/>
              <w:spacing w:before="0" w:after="0"/>
            </w:pPr>
            <w:r w:rsidRPr="00A17071">
              <w:t>Number of days for Consumer profile verifications</w:t>
            </w:r>
          </w:p>
        </w:tc>
        <w:tc>
          <w:tcPr>
            <w:tcW w:w="7059" w:type="dxa"/>
            <w:shd w:val="clear" w:color="auto" w:fill="FFFFFF" w:themeFill="background1"/>
            <w:vAlign w:val="center"/>
          </w:tcPr>
          <w:p w:rsidR="00A17071" w:rsidRPr="00A17071" w:rsidRDefault="00A17071" w:rsidP="00A17071">
            <w:pPr>
              <w:pStyle w:val="TableBody"/>
              <w:spacing w:before="0" w:after="0"/>
            </w:pPr>
            <w:r w:rsidRPr="00A17071">
              <w:t>The number of days that IncedoPay will wait for Consumers to confirm their dormant profile before it decides to use the default payment method or the one indicated in the dormant profile.</w:t>
            </w:r>
          </w:p>
        </w:tc>
      </w:tr>
      <w:tr w:rsidR="00A17071" w:rsidRPr="00AF469F" w:rsidTr="00106663">
        <w:trPr>
          <w:cantSplit/>
          <w:trHeight w:val="575"/>
        </w:trPr>
        <w:tc>
          <w:tcPr>
            <w:tcW w:w="2864" w:type="dxa"/>
            <w:shd w:val="clear" w:color="auto" w:fill="FFFFFF" w:themeFill="background1"/>
            <w:vAlign w:val="center"/>
          </w:tcPr>
          <w:p w:rsidR="00A17071" w:rsidRPr="00A17071" w:rsidRDefault="00A17071" w:rsidP="00A17071">
            <w:pPr>
              <w:pStyle w:val="TableBody"/>
              <w:spacing w:before="0" w:after="0"/>
            </w:pPr>
            <w:r w:rsidRPr="00A17071">
              <w:t xml:space="preserve">Number of Days for Consumer profile verification Alert </w:t>
            </w:r>
          </w:p>
        </w:tc>
        <w:tc>
          <w:tcPr>
            <w:tcW w:w="7059" w:type="dxa"/>
            <w:shd w:val="clear" w:color="auto" w:fill="FFFFFF" w:themeFill="background1"/>
            <w:vAlign w:val="center"/>
          </w:tcPr>
          <w:p w:rsidR="00A17071" w:rsidRPr="00A17071" w:rsidRDefault="00A17071" w:rsidP="00A17071">
            <w:pPr>
              <w:pStyle w:val="TableBody"/>
              <w:spacing w:before="0" w:after="0"/>
            </w:pPr>
            <w:r w:rsidRPr="00A17071">
              <w:t>The number of days that IncedoPay will send alert to Consumers to inform them about their dormant profile</w:t>
            </w:r>
          </w:p>
        </w:tc>
      </w:tr>
      <w:tr w:rsidR="00A17071" w:rsidRPr="00AF469F" w:rsidTr="00106663">
        <w:trPr>
          <w:cantSplit/>
          <w:trHeight w:val="575"/>
        </w:trPr>
        <w:tc>
          <w:tcPr>
            <w:tcW w:w="2864" w:type="dxa"/>
            <w:shd w:val="clear" w:color="auto" w:fill="FFFFFF" w:themeFill="background1"/>
            <w:vAlign w:val="center"/>
          </w:tcPr>
          <w:p w:rsidR="00A17071" w:rsidRPr="00A17071" w:rsidRDefault="00A17071" w:rsidP="00A17071">
            <w:pPr>
              <w:pStyle w:val="TableBody"/>
              <w:spacing w:before="0" w:after="0"/>
            </w:pPr>
            <w:r w:rsidRPr="00A17071">
              <w:t>Client Threshold for Transaction Approval</w:t>
            </w:r>
          </w:p>
        </w:tc>
        <w:tc>
          <w:tcPr>
            <w:tcW w:w="7059" w:type="dxa"/>
            <w:shd w:val="clear" w:color="auto" w:fill="FFFFFF" w:themeFill="background1"/>
            <w:vAlign w:val="center"/>
          </w:tcPr>
          <w:p w:rsidR="00A17071" w:rsidRPr="00A17071" w:rsidRDefault="00A17071" w:rsidP="00A17071">
            <w:pPr>
              <w:pStyle w:val="TableBody"/>
              <w:spacing w:before="0" w:after="0"/>
            </w:pPr>
            <w:r w:rsidRPr="00A17071">
              <w:t>The threshold amount above which the client needs to approve the payments in IncedoPay portal prior to processing the payment in the normal flow.</w:t>
            </w:r>
          </w:p>
        </w:tc>
      </w:tr>
      <w:tr w:rsidR="00A17071" w:rsidRPr="00AF469F" w:rsidTr="00106663">
        <w:trPr>
          <w:cantSplit/>
          <w:trHeight w:val="575"/>
        </w:trPr>
        <w:tc>
          <w:tcPr>
            <w:tcW w:w="2864" w:type="dxa"/>
            <w:shd w:val="clear" w:color="auto" w:fill="FFFFFF" w:themeFill="background1"/>
            <w:vAlign w:val="center"/>
          </w:tcPr>
          <w:p w:rsidR="00A17071" w:rsidRPr="00A17071" w:rsidRDefault="00A17071" w:rsidP="00A17071">
            <w:pPr>
              <w:pStyle w:val="TableBody"/>
              <w:spacing w:before="0" w:after="0"/>
            </w:pPr>
            <w:r w:rsidRPr="00A17071">
              <w:t>Payment Authorization Threshold Amount</w:t>
            </w:r>
          </w:p>
        </w:tc>
        <w:tc>
          <w:tcPr>
            <w:tcW w:w="7059" w:type="dxa"/>
            <w:shd w:val="clear" w:color="auto" w:fill="FFFFFF" w:themeFill="background1"/>
            <w:vAlign w:val="center"/>
          </w:tcPr>
          <w:p w:rsidR="00A17071" w:rsidRPr="00A17071" w:rsidRDefault="00A17071" w:rsidP="00A17071">
            <w:pPr>
              <w:pStyle w:val="TableBody"/>
              <w:spacing w:before="0" w:after="0"/>
            </w:pPr>
            <w:r w:rsidRPr="00A17071">
              <w:t>The threshold amount above which the consumer needs to approve the payments in IncedoPay consumer portal prior to processing the payment in the normal flow.</w:t>
            </w:r>
          </w:p>
        </w:tc>
      </w:tr>
      <w:tr w:rsidR="00A17071" w:rsidRPr="00AF469F" w:rsidTr="00106663">
        <w:trPr>
          <w:cantSplit/>
          <w:trHeight w:val="575"/>
        </w:trPr>
        <w:tc>
          <w:tcPr>
            <w:tcW w:w="2864" w:type="dxa"/>
            <w:shd w:val="clear" w:color="auto" w:fill="FFFFFF" w:themeFill="background1"/>
            <w:vAlign w:val="center"/>
          </w:tcPr>
          <w:p w:rsidR="00A17071" w:rsidRPr="00A17071" w:rsidRDefault="00A17071" w:rsidP="00A17071">
            <w:pPr>
              <w:pStyle w:val="TableBody"/>
              <w:spacing w:before="0" w:after="0"/>
            </w:pPr>
            <w:r w:rsidRPr="00A17071">
              <w:t>Enrolment Reminder Email</w:t>
            </w:r>
            <w:r w:rsidR="0099490E">
              <w:t>/Text</w:t>
            </w:r>
          </w:p>
        </w:tc>
        <w:tc>
          <w:tcPr>
            <w:tcW w:w="7059" w:type="dxa"/>
            <w:shd w:val="clear" w:color="auto" w:fill="FFFFFF" w:themeFill="background1"/>
            <w:vAlign w:val="center"/>
          </w:tcPr>
          <w:p w:rsidR="00A17071" w:rsidRPr="00A17071" w:rsidRDefault="00A17071" w:rsidP="00A17071">
            <w:pPr>
              <w:pStyle w:val="TableBody"/>
              <w:spacing w:before="0" w:after="0"/>
            </w:pPr>
            <w:r w:rsidRPr="00A17071">
              <w:t>To choose if enrolment reminder is to send to consumer or not.</w:t>
            </w:r>
          </w:p>
        </w:tc>
      </w:tr>
      <w:tr w:rsidR="00A17071" w:rsidRPr="00AF469F" w:rsidTr="00106663">
        <w:trPr>
          <w:cantSplit/>
        </w:trPr>
        <w:tc>
          <w:tcPr>
            <w:tcW w:w="2864" w:type="dxa"/>
            <w:vAlign w:val="center"/>
          </w:tcPr>
          <w:p w:rsidR="00A17071" w:rsidRPr="00A17071" w:rsidRDefault="00A17071" w:rsidP="00A17071">
            <w:pPr>
              <w:pStyle w:val="TableBody"/>
              <w:spacing w:before="0" w:after="0"/>
            </w:pPr>
            <w:r w:rsidRPr="00A17071">
              <w:t>Payment Priority</w:t>
            </w:r>
          </w:p>
          <w:p w:rsidR="00A17071" w:rsidRPr="00A17071" w:rsidRDefault="00A17071" w:rsidP="00A17071">
            <w:pPr>
              <w:pStyle w:val="TableBody"/>
              <w:spacing w:before="0" w:after="0"/>
            </w:pPr>
          </w:p>
        </w:tc>
        <w:tc>
          <w:tcPr>
            <w:tcW w:w="7059" w:type="dxa"/>
            <w:vAlign w:val="center"/>
          </w:tcPr>
          <w:p w:rsidR="00A17071" w:rsidRPr="00A17071" w:rsidRDefault="00A17071" w:rsidP="00A17071">
            <w:pPr>
              <w:pStyle w:val="TableBody"/>
              <w:spacing w:before="0" w:after="0"/>
            </w:pPr>
            <w:r w:rsidRPr="00A17071">
              <w:t xml:space="preserve">To select payment priority </w:t>
            </w:r>
          </w:p>
        </w:tc>
      </w:tr>
      <w:tr w:rsidR="00A17071" w:rsidRPr="00AF469F" w:rsidTr="00106663">
        <w:trPr>
          <w:cantSplit/>
        </w:trPr>
        <w:tc>
          <w:tcPr>
            <w:tcW w:w="2864" w:type="dxa"/>
            <w:vAlign w:val="center"/>
          </w:tcPr>
          <w:p w:rsidR="00A17071" w:rsidRPr="00A17071" w:rsidRDefault="00A17071" w:rsidP="00A17071">
            <w:pPr>
              <w:pStyle w:val="TableBody"/>
              <w:spacing w:before="0" w:after="0"/>
            </w:pPr>
            <w:r w:rsidRPr="00A17071">
              <w:t>Daily generation time for reconciliation files</w:t>
            </w:r>
          </w:p>
        </w:tc>
        <w:tc>
          <w:tcPr>
            <w:tcW w:w="7059" w:type="dxa"/>
            <w:vAlign w:val="center"/>
          </w:tcPr>
          <w:p w:rsidR="00A17071" w:rsidRPr="00A17071" w:rsidRDefault="00A17071" w:rsidP="00A17071">
            <w:pPr>
              <w:pStyle w:val="TableBody"/>
              <w:spacing w:before="0" w:after="0"/>
            </w:pPr>
            <w:r w:rsidRPr="00A17071">
              <w:t xml:space="preserve">Time to generate &amp; send reconciliation file to client on daily basis </w:t>
            </w:r>
          </w:p>
        </w:tc>
      </w:tr>
    </w:tbl>
    <w:p w:rsidR="004A6CE3" w:rsidRDefault="004A6CE3" w:rsidP="004A6CE3">
      <w:pPr>
        <w:rPr>
          <w:color w:val="FF0000"/>
        </w:rPr>
      </w:pPr>
    </w:p>
    <w:p w:rsidR="00A17071" w:rsidRPr="004A6CE3" w:rsidRDefault="004A6CE3" w:rsidP="004A6CE3">
      <w:pPr>
        <w:rPr>
          <w:color w:val="FF0000"/>
          <w:highlight w:val="yellow"/>
        </w:rPr>
      </w:pPr>
      <w:r w:rsidRPr="004A6CE3">
        <w:rPr>
          <w:color w:val="FF0000"/>
        </w:rPr>
        <w:t>Additional De</w:t>
      </w:r>
      <w:r>
        <w:rPr>
          <w:color w:val="FF0000"/>
        </w:rPr>
        <w:t xml:space="preserve">tails will be </w:t>
      </w:r>
      <w:r w:rsidR="00A541E2">
        <w:rPr>
          <w:color w:val="FF0000"/>
        </w:rPr>
        <w:t>included</w:t>
      </w:r>
      <w:r w:rsidRPr="004A6CE3">
        <w:rPr>
          <w:color w:val="FF0000"/>
        </w:rPr>
        <w:t xml:space="preserve"> based on Jodi’s input</w:t>
      </w:r>
    </w:p>
    <w:p w:rsidR="009633CA" w:rsidRPr="00EC0B45" w:rsidRDefault="009633CA" w:rsidP="009633CA">
      <w:pPr>
        <w:pStyle w:val="Heading2"/>
      </w:pPr>
      <w:bookmarkStart w:id="223" w:name="_Error_Codes_at"/>
      <w:bookmarkStart w:id="224" w:name="_Ref471814146"/>
      <w:bookmarkStart w:id="225" w:name="_Toc527031975"/>
      <w:bookmarkStart w:id="226" w:name="_Toc528055951"/>
      <w:bookmarkStart w:id="227" w:name="_Ref491776084"/>
      <w:bookmarkStart w:id="228" w:name="_Toc491776492"/>
      <w:bookmarkEnd w:id="218"/>
      <w:bookmarkEnd w:id="219"/>
      <w:bookmarkEnd w:id="220"/>
      <w:bookmarkEnd w:id="223"/>
      <w:r w:rsidRPr="00EC0B45">
        <w:t>Error Codes</w:t>
      </w:r>
      <w:bookmarkEnd w:id="224"/>
      <w:r w:rsidRPr="00EC0B45">
        <w:t xml:space="preserve"> at the file level</w:t>
      </w:r>
      <w:bookmarkEnd w:id="225"/>
      <w:bookmarkEnd w:id="226"/>
    </w:p>
    <w:tbl>
      <w:tblPr>
        <w:tblStyle w:val="TableGrid"/>
        <w:tblW w:w="0" w:type="auto"/>
        <w:tblLook w:val="04A0" w:firstRow="1" w:lastRow="0" w:firstColumn="1" w:lastColumn="0" w:noHBand="0" w:noVBand="1"/>
      </w:tblPr>
      <w:tblGrid>
        <w:gridCol w:w="839"/>
        <w:gridCol w:w="1184"/>
        <w:gridCol w:w="3432"/>
      </w:tblGrid>
      <w:tr w:rsidR="009633CA" w:rsidRPr="00EC0B45" w:rsidTr="0026592B">
        <w:tc>
          <w:tcPr>
            <w:tcW w:w="839" w:type="dxa"/>
            <w:shd w:val="clear" w:color="auto" w:fill="000000" w:themeFill="text1"/>
          </w:tcPr>
          <w:p w:rsidR="009633CA" w:rsidRPr="00EC0B45" w:rsidRDefault="009633CA" w:rsidP="0026592B">
            <w:pPr>
              <w:pStyle w:val="TableHeader"/>
            </w:pPr>
            <w:r w:rsidRPr="00EC0B45">
              <w:t>Value</w:t>
            </w:r>
          </w:p>
        </w:tc>
        <w:tc>
          <w:tcPr>
            <w:tcW w:w="1184" w:type="dxa"/>
            <w:shd w:val="clear" w:color="auto" w:fill="000000" w:themeFill="text1"/>
          </w:tcPr>
          <w:p w:rsidR="009633CA" w:rsidRPr="00EC0B45" w:rsidRDefault="009633CA" w:rsidP="0026592B">
            <w:pPr>
              <w:pStyle w:val="TableHeader"/>
            </w:pPr>
            <w:r w:rsidRPr="00EC0B45">
              <w:t>Type</w:t>
            </w:r>
          </w:p>
        </w:tc>
        <w:tc>
          <w:tcPr>
            <w:tcW w:w="3432" w:type="dxa"/>
            <w:shd w:val="clear" w:color="auto" w:fill="000000" w:themeFill="text1"/>
          </w:tcPr>
          <w:p w:rsidR="009633CA" w:rsidRPr="00EC0B45" w:rsidRDefault="009633CA" w:rsidP="0026592B">
            <w:pPr>
              <w:pStyle w:val="TableHeader"/>
            </w:pPr>
            <w:r w:rsidRPr="00EC0B45">
              <w:t>Description</w:t>
            </w:r>
          </w:p>
        </w:tc>
      </w:tr>
      <w:tr w:rsidR="009633CA" w:rsidRPr="00EC0B45" w:rsidTr="0026592B">
        <w:tc>
          <w:tcPr>
            <w:tcW w:w="839" w:type="dxa"/>
          </w:tcPr>
          <w:p w:rsidR="009633CA" w:rsidRPr="00EC737D" w:rsidRDefault="009633CA" w:rsidP="0026592B">
            <w:pPr>
              <w:pStyle w:val="TableBody"/>
              <w:jc w:val="center"/>
            </w:pPr>
            <w:r w:rsidRPr="00EC737D">
              <w:t>23</w:t>
            </w:r>
          </w:p>
        </w:tc>
        <w:tc>
          <w:tcPr>
            <w:tcW w:w="1184" w:type="dxa"/>
          </w:tcPr>
          <w:p w:rsidR="009633CA" w:rsidRPr="00EC737D" w:rsidRDefault="009633CA" w:rsidP="0026592B">
            <w:pPr>
              <w:pStyle w:val="TableBody"/>
            </w:pPr>
            <w:r w:rsidRPr="00EC737D">
              <w:t>File Level</w:t>
            </w:r>
          </w:p>
        </w:tc>
        <w:tc>
          <w:tcPr>
            <w:tcW w:w="3432" w:type="dxa"/>
          </w:tcPr>
          <w:p w:rsidR="009633CA" w:rsidRPr="00EC737D" w:rsidRDefault="009633CA" w:rsidP="0026592B">
            <w:pPr>
              <w:pStyle w:val="TableBody"/>
            </w:pPr>
            <w:r w:rsidRPr="00EC737D">
              <w:t>Zero Records in File</w:t>
            </w:r>
          </w:p>
        </w:tc>
      </w:tr>
      <w:tr w:rsidR="009633CA" w:rsidRPr="00EC0B45" w:rsidTr="0026592B">
        <w:tc>
          <w:tcPr>
            <w:tcW w:w="839" w:type="dxa"/>
          </w:tcPr>
          <w:p w:rsidR="009633CA" w:rsidRPr="00EC737D" w:rsidRDefault="009633CA" w:rsidP="0026592B">
            <w:pPr>
              <w:pStyle w:val="TableBody"/>
              <w:jc w:val="center"/>
            </w:pPr>
            <w:r w:rsidRPr="00EC737D">
              <w:t>33</w:t>
            </w:r>
          </w:p>
        </w:tc>
        <w:tc>
          <w:tcPr>
            <w:tcW w:w="1184" w:type="dxa"/>
          </w:tcPr>
          <w:p w:rsidR="009633CA" w:rsidRPr="00EC737D" w:rsidRDefault="009633CA" w:rsidP="0026592B">
            <w:pPr>
              <w:pStyle w:val="TableBody"/>
            </w:pPr>
            <w:r w:rsidRPr="00EC737D">
              <w:t>File Level</w:t>
            </w:r>
          </w:p>
        </w:tc>
        <w:tc>
          <w:tcPr>
            <w:tcW w:w="3432" w:type="dxa"/>
          </w:tcPr>
          <w:p w:rsidR="009633CA" w:rsidRPr="00EC737D" w:rsidRDefault="009633CA" w:rsidP="0026592B">
            <w:pPr>
              <w:pStyle w:val="TableBody"/>
            </w:pPr>
            <w:r w:rsidRPr="00EC737D">
              <w:t>Invalid File Name</w:t>
            </w:r>
          </w:p>
        </w:tc>
      </w:tr>
      <w:tr w:rsidR="009633CA" w:rsidRPr="00EC0B45" w:rsidTr="0026592B">
        <w:tc>
          <w:tcPr>
            <w:tcW w:w="839" w:type="dxa"/>
          </w:tcPr>
          <w:p w:rsidR="009633CA" w:rsidRPr="00EC737D" w:rsidRDefault="009633CA" w:rsidP="0026592B">
            <w:pPr>
              <w:pStyle w:val="TableBody"/>
              <w:jc w:val="center"/>
            </w:pPr>
            <w:r w:rsidRPr="00EC737D">
              <w:t>43</w:t>
            </w:r>
          </w:p>
        </w:tc>
        <w:tc>
          <w:tcPr>
            <w:tcW w:w="1184" w:type="dxa"/>
          </w:tcPr>
          <w:p w:rsidR="009633CA" w:rsidRPr="00EC737D" w:rsidRDefault="009633CA" w:rsidP="0026592B">
            <w:pPr>
              <w:pStyle w:val="TableBody"/>
            </w:pPr>
            <w:r w:rsidRPr="00EC737D">
              <w:t>File Level</w:t>
            </w:r>
          </w:p>
        </w:tc>
        <w:tc>
          <w:tcPr>
            <w:tcW w:w="3432" w:type="dxa"/>
          </w:tcPr>
          <w:p w:rsidR="009633CA" w:rsidRPr="00EC737D" w:rsidRDefault="009633CA" w:rsidP="0026592B">
            <w:pPr>
              <w:pStyle w:val="TableBody"/>
            </w:pPr>
            <w:r w:rsidRPr="00EC737D">
              <w:t xml:space="preserve">Invalid Delimiter </w:t>
            </w:r>
          </w:p>
        </w:tc>
      </w:tr>
      <w:tr w:rsidR="009633CA" w:rsidRPr="00EC0B45" w:rsidTr="0026592B">
        <w:tc>
          <w:tcPr>
            <w:tcW w:w="839" w:type="dxa"/>
          </w:tcPr>
          <w:p w:rsidR="009633CA" w:rsidRPr="00EC737D" w:rsidRDefault="009633CA" w:rsidP="0026592B">
            <w:pPr>
              <w:pStyle w:val="TableBody"/>
              <w:jc w:val="center"/>
            </w:pPr>
            <w:r w:rsidRPr="00EC737D">
              <w:t>53</w:t>
            </w:r>
          </w:p>
        </w:tc>
        <w:tc>
          <w:tcPr>
            <w:tcW w:w="1184" w:type="dxa"/>
          </w:tcPr>
          <w:p w:rsidR="009633CA" w:rsidRPr="00EC737D" w:rsidRDefault="009633CA" w:rsidP="0026592B">
            <w:pPr>
              <w:pStyle w:val="TableBody"/>
            </w:pPr>
            <w:r w:rsidRPr="00EC737D">
              <w:t>File Level</w:t>
            </w:r>
          </w:p>
        </w:tc>
        <w:tc>
          <w:tcPr>
            <w:tcW w:w="3432" w:type="dxa"/>
          </w:tcPr>
          <w:p w:rsidR="009633CA" w:rsidRPr="00EC737D" w:rsidRDefault="009633CA" w:rsidP="0026592B">
            <w:pPr>
              <w:pStyle w:val="TableBody"/>
            </w:pPr>
            <w:r w:rsidRPr="00EC737D">
              <w:t>Invalid Amount of Records</w:t>
            </w:r>
          </w:p>
        </w:tc>
      </w:tr>
      <w:tr w:rsidR="009633CA" w:rsidRPr="00EC0B45" w:rsidTr="0026592B">
        <w:tc>
          <w:tcPr>
            <w:tcW w:w="839" w:type="dxa"/>
          </w:tcPr>
          <w:p w:rsidR="009633CA" w:rsidRPr="00EC737D" w:rsidRDefault="009633CA" w:rsidP="0026592B">
            <w:pPr>
              <w:pStyle w:val="TableBody"/>
              <w:jc w:val="center"/>
            </w:pPr>
            <w:r w:rsidRPr="00EC737D">
              <w:t>73</w:t>
            </w:r>
          </w:p>
        </w:tc>
        <w:tc>
          <w:tcPr>
            <w:tcW w:w="1184" w:type="dxa"/>
          </w:tcPr>
          <w:p w:rsidR="009633CA" w:rsidRPr="00EC737D" w:rsidRDefault="009633CA" w:rsidP="0026592B">
            <w:pPr>
              <w:pStyle w:val="TableBody"/>
            </w:pPr>
            <w:r w:rsidRPr="00EC737D">
              <w:t>File Level</w:t>
            </w:r>
          </w:p>
        </w:tc>
        <w:tc>
          <w:tcPr>
            <w:tcW w:w="3432" w:type="dxa"/>
          </w:tcPr>
          <w:p w:rsidR="009633CA" w:rsidRPr="00EC737D" w:rsidRDefault="009633CA" w:rsidP="0026592B">
            <w:pPr>
              <w:pStyle w:val="TableBody"/>
            </w:pPr>
            <w:r w:rsidRPr="00EC737D">
              <w:t xml:space="preserve">Schema Validation Failed </w:t>
            </w:r>
          </w:p>
        </w:tc>
      </w:tr>
      <w:tr w:rsidR="009633CA" w:rsidRPr="00EC0B45" w:rsidTr="0026592B">
        <w:tc>
          <w:tcPr>
            <w:tcW w:w="839" w:type="dxa"/>
          </w:tcPr>
          <w:p w:rsidR="009633CA" w:rsidRPr="00EC737D" w:rsidRDefault="009633CA" w:rsidP="0026592B">
            <w:pPr>
              <w:pStyle w:val="TableBody"/>
              <w:jc w:val="center"/>
            </w:pPr>
            <w:r w:rsidRPr="00EC737D">
              <w:t>93</w:t>
            </w:r>
          </w:p>
        </w:tc>
        <w:tc>
          <w:tcPr>
            <w:tcW w:w="1184" w:type="dxa"/>
          </w:tcPr>
          <w:p w:rsidR="009633CA" w:rsidRPr="00EC737D" w:rsidRDefault="009633CA" w:rsidP="0026592B">
            <w:pPr>
              <w:pStyle w:val="TableBody"/>
            </w:pPr>
            <w:r w:rsidRPr="00EC737D">
              <w:t>File Level</w:t>
            </w:r>
          </w:p>
        </w:tc>
        <w:tc>
          <w:tcPr>
            <w:tcW w:w="3432" w:type="dxa"/>
          </w:tcPr>
          <w:p w:rsidR="009633CA" w:rsidRPr="00EC737D" w:rsidRDefault="009633CA" w:rsidP="0026592B">
            <w:pPr>
              <w:pStyle w:val="TableBody"/>
            </w:pPr>
            <w:r w:rsidRPr="00EC737D">
              <w:t xml:space="preserve">Bulk Insertion Failed </w:t>
            </w:r>
          </w:p>
        </w:tc>
      </w:tr>
      <w:tr w:rsidR="009633CA" w:rsidRPr="00EC0B45" w:rsidTr="0026592B">
        <w:tc>
          <w:tcPr>
            <w:tcW w:w="839" w:type="dxa"/>
          </w:tcPr>
          <w:p w:rsidR="009633CA" w:rsidRPr="00EC737D" w:rsidRDefault="009633CA" w:rsidP="0026592B">
            <w:pPr>
              <w:pStyle w:val="TableBody"/>
              <w:jc w:val="center"/>
            </w:pPr>
            <w:r w:rsidRPr="00EC737D">
              <w:t>200</w:t>
            </w:r>
          </w:p>
        </w:tc>
        <w:tc>
          <w:tcPr>
            <w:tcW w:w="1184" w:type="dxa"/>
          </w:tcPr>
          <w:p w:rsidR="009633CA" w:rsidRPr="00EC737D" w:rsidRDefault="009633CA" w:rsidP="0026592B">
            <w:pPr>
              <w:pStyle w:val="TableBody"/>
            </w:pPr>
            <w:r w:rsidRPr="00EC737D">
              <w:t>File Level</w:t>
            </w:r>
          </w:p>
        </w:tc>
        <w:tc>
          <w:tcPr>
            <w:tcW w:w="3432" w:type="dxa"/>
          </w:tcPr>
          <w:p w:rsidR="009633CA" w:rsidRPr="00EC737D" w:rsidRDefault="009633CA" w:rsidP="0026592B">
            <w:pPr>
              <w:pStyle w:val="TableBody"/>
            </w:pPr>
            <w:r w:rsidRPr="00EC737D">
              <w:t>File Processed with Exceptions</w:t>
            </w:r>
          </w:p>
        </w:tc>
      </w:tr>
    </w:tbl>
    <w:p w:rsidR="009633CA" w:rsidRDefault="009633CA" w:rsidP="00C06F3E">
      <w:pPr>
        <w:pStyle w:val="Heading2"/>
        <w:numPr>
          <w:ilvl w:val="0"/>
          <w:numId w:val="0"/>
        </w:numPr>
        <w:ind w:left="576"/>
      </w:pPr>
    </w:p>
    <w:p w:rsidR="002B7155" w:rsidRPr="00EC0B45" w:rsidRDefault="002B7155" w:rsidP="0085787D">
      <w:pPr>
        <w:pStyle w:val="Heading2"/>
      </w:pPr>
      <w:bookmarkStart w:id="229" w:name="_Toc528055952"/>
      <w:r w:rsidRPr="00EC0B45">
        <w:t>List of Reject Reason Codes</w:t>
      </w:r>
      <w:bookmarkEnd w:id="227"/>
      <w:bookmarkEnd w:id="228"/>
      <w:bookmarkEnd w:id="229"/>
    </w:p>
    <w:p w:rsidR="002B7155" w:rsidRPr="00EC0B45" w:rsidRDefault="002B7155" w:rsidP="002B7155">
      <w:r w:rsidRPr="00EC0B45">
        <w:t>In case of a rejection, the following codes can be returned.</w:t>
      </w:r>
    </w:p>
    <w:tbl>
      <w:tblPr>
        <w:tblStyle w:val="TableGrid"/>
        <w:tblW w:w="10173" w:type="dxa"/>
        <w:tblLayout w:type="fixed"/>
        <w:tblLook w:val="04A0" w:firstRow="1" w:lastRow="0" w:firstColumn="1" w:lastColumn="0" w:noHBand="0" w:noVBand="1"/>
      </w:tblPr>
      <w:tblGrid>
        <w:gridCol w:w="1242"/>
        <w:gridCol w:w="993"/>
        <w:gridCol w:w="2268"/>
        <w:gridCol w:w="4394"/>
        <w:gridCol w:w="1276"/>
      </w:tblGrid>
      <w:tr w:rsidR="002B7155" w:rsidRPr="00EC0B45" w:rsidTr="009446AE">
        <w:trPr>
          <w:cantSplit/>
        </w:trPr>
        <w:tc>
          <w:tcPr>
            <w:tcW w:w="1242" w:type="dxa"/>
            <w:shd w:val="clear" w:color="auto" w:fill="000000" w:themeFill="text1"/>
          </w:tcPr>
          <w:p w:rsidR="002B7155" w:rsidRPr="00EC0B45" w:rsidRDefault="002B7155" w:rsidP="009446AE">
            <w:pPr>
              <w:pStyle w:val="TableHeader"/>
              <w:spacing w:before="0" w:after="0"/>
              <w:rPr>
                <w:color w:val="FFFFFF" w:themeColor="background1"/>
              </w:rPr>
            </w:pPr>
            <w:r w:rsidRPr="00EC0B45">
              <w:rPr>
                <w:color w:val="FFFFFF" w:themeColor="background1"/>
              </w:rPr>
              <w:lastRenderedPageBreak/>
              <w:t>System generating the Rejection</w:t>
            </w:r>
          </w:p>
        </w:tc>
        <w:tc>
          <w:tcPr>
            <w:tcW w:w="993" w:type="dxa"/>
            <w:shd w:val="clear" w:color="auto" w:fill="000000" w:themeFill="text1"/>
          </w:tcPr>
          <w:p w:rsidR="002B7155" w:rsidRPr="00EC0B45" w:rsidRDefault="002B7155" w:rsidP="009446AE">
            <w:pPr>
              <w:pStyle w:val="TableHeader"/>
              <w:spacing w:before="0" w:after="0"/>
              <w:rPr>
                <w:color w:val="FFFFFF" w:themeColor="background1"/>
              </w:rPr>
            </w:pPr>
            <w:r w:rsidRPr="00EC0B45">
              <w:rPr>
                <w:color w:val="FFFFFF" w:themeColor="background1"/>
              </w:rPr>
              <w:t>Prtry Reason Code</w:t>
            </w:r>
          </w:p>
        </w:tc>
        <w:tc>
          <w:tcPr>
            <w:tcW w:w="2268" w:type="dxa"/>
            <w:shd w:val="clear" w:color="auto" w:fill="000000" w:themeFill="text1"/>
          </w:tcPr>
          <w:p w:rsidR="002B7155" w:rsidRPr="00EC0B45" w:rsidRDefault="002B7155" w:rsidP="009446AE">
            <w:pPr>
              <w:pStyle w:val="TableHeader"/>
              <w:spacing w:before="0" w:after="0"/>
              <w:rPr>
                <w:color w:val="FFFFFF" w:themeColor="background1"/>
              </w:rPr>
            </w:pPr>
            <w:r w:rsidRPr="00EC0B45">
              <w:rPr>
                <w:color w:val="FFFFFF" w:themeColor="background1"/>
              </w:rPr>
              <w:t>Description</w:t>
            </w:r>
          </w:p>
        </w:tc>
        <w:tc>
          <w:tcPr>
            <w:tcW w:w="4394" w:type="dxa"/>
            <w:shd w:val="clear" w:color="auto" w:fill="000000" w:themeFill="text1"/>
          </w:tcPr>
          <w:p w:rsidR="002B7155" w:rsidRPr="00EC0B45" w:rsidRDefault="002B7155" w:rsidP="009446AE">
            <w:pPr>
              <w:pStyle w:val="TableHeader"/>
              <w:spacing w:before="0" w:after="0"/>
              <w:rPr>
                <w:color w:val="FFFFFF" w:themeColor="background1"/>
              </w:rPr>
            </w:pPr>
            <w:r w:rsidRPr="00EC0B45">
              <w:rPr>
                <w:color w:val="FFFFFF" w:themeColor="background1"/>
              </w:rPr>
              <w:t>Explanation</w:t>
            </w:r>
          </w:p>
        </w:tc>
        <w:tc>
          <w:tcPr>
            <w:tcW w:w="1276" w:type="dxa"/>
            <w:shd w:val="clear" w:color="auto" w:fill="000000" w:themeFill="text1"/>
          </w:tcPr>
          <w:p w:rsidR="002B7155" w:rsidRPr="00EC0B45" w:rsidRDefault="002B7155" w:rsidP="009446AE">
            <w:pPr>
              <w:pStyle w:val="TableHeader"/>
              <w:spacing w:before="0" w:after="0"/>
              <w:rPr>
                <w:color w:val="FFFFFF" w:themeColor="background1"/>
              </w:rPr>
            </w:pPr>
            <w:r w:rsidRPr="00EC0B45">
              <w:rPr>
                <w:color w:val="FFFFFF" w:themeColor="background1"/>
              </w:rPr>
              <w:t>Notes</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R01</w:t>
            </w:r>
          </w:p>
        </w:tc>
        <w:tc>
          <w:tcPr>
            <w:tcW w:w="2268" w:type="dxa"/>
          </w:tcPr>
          <w:p w:rsidR="002B7155" w:rsidRPr="00EC0B45" w:rsidRDefault="002B7155" w:rsidP="009446AE">
            <w:pPr>
              <w:pStyle w:val="TableBody"/>
              <w:spacing w:before="0" w:after="0"/>
            </w:pPr>
            <w:r w:rsidRPr="00EC0B45">
              <w:t>Insufficient funds</w:t>
            </w:r>
          </w:p>
        </w:tc>
        <w:tc>
          <w:tcPr>
            <w:tcW w:w="4394" w:type="dxa"/>
          </w:tcPr>
          <w:p w:rsidR="002B7155" w:rsidRPr="00EC0B45" w:rsidRDefault="002B7155" w:rsidP="009446AE">
            <w:pPr>
              <w:pStyle w:val="TableBody"/>
              <w:spacing w:before="0" w:after="0"/>
            </w:pPr>
            <w:r w:rsidRPr="00EC0B45">
              <w:t xml:space="preserve">Available and/or cash reserve balance is not sufficient to cover the dollar value of the debit Entry. </w:t>
            </w:r>
          </w:p>
        </w:tc>
        <w:tc>
          <w:tcPr>
            <w:tcW w:w="1276" w:type="dxa"/>
          </w:tcPr>
          <w:p w:rsidR="002B7155" w:rsidRPr="00EC0B45" w:rsidRDefault="002B7155" w:rsidP="009446AE">
            <w:pPr>
              <w:pStyle w:val="TableBody"/>
              <w:spacing w:before="0" w:after="0"/>
            </w:pPr>
            <w:r w:rsidRPr="00EC0B45">
              <w:t>ALL SEC codes</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R02</w:t>
            </w:r>
          </w:p>
        </w:tc>
        <w:tc>
          <w:tcPr>
            <w:tcW w:w="2268" w:type="dxa"/>
          </w:tcPr>
          <w:p w:rsidR="002B7155" w:rsidRPr="00EC0B45" w:rsidRDefault="002B7155" w:rsidP="009446AE">
            <w:pPr>
              <w:pStyle w:val="TableBody"/>
              <w:spacing w:before="0" w:after="0"/>
            </w:pPr>
            <w:r w:rsidRPr="00EC0B45">
              <w:t>Account Closed</w:t>
            </w:r>
          </w:p>
        </w:tc>
        <w:tc>
          <w:tcPr>
            <w:tcW w:w="4394" w:type="dxa"/>
          </w:tcPr>
          <w:p w:rsidR="002B7155" w:rsidRPr="00EC0B45" w:rsidRDefault="002B7155" w:rsidP="009446AE">
            <w:pPr>
              <w:pStyle w:val="TableBody"/>
              <w:spacing w:before="0" w:after="0"/>
            </w:pPr>
            <w:r w:rsidRPr="00EC0B45">
              <w:t>A previously active account has been closed by action of the customer or the RDFI.</w:t>
            </w:r>
          </w:p>
        </w:tc>
        <w:tc>
          <w:tcPr>
            <w:tcW w:w="1276" w:type="dxa"/>
          </w:tcPr>
          <w:p w:rsidR="002B7155" w:rsidRPr="00EC0B45" w:rsidRDefault="002B7155" w:rsidP="009446AE">
            <w:pPr>
              <w:pStyle w:val="TableBody"/>
              <w:spacing w:before="0" w:after="0"/>
            </w:pPr>
            <w:r w:rsidRPr="00EC0B45">
              <w:t>ALL SEC codes</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R03</w:t>
            </w:r>
          </w:p>
        </w:tc>
        <w:tc>
          <w:tcPr>
            <w:tcW w:w="2268" w:type="dxa"/>
          </w:tcPr>
          <w:p w:rsidR="002B7155" w:rsidRPr="00EC0B45" w:rsidRDefault="002B7155" w:rsidP="009446AE">
            <w:pPr>
              <w:pStyle w:val="TableBody"/>
              <w:spacing w:before="0" w:after="0"/>
            </w:pPr>
            <w:r w:rsidRPr="00EC0B45">
              <w:t>No Account / Unable to Locate Account</w:t>
            </w:r>
          </w:p>
        </w:tc>
        <w:tc>
          <w:tcPr>
            <w:tcW w:w="4394" w:type="dxa"/>
          </w:tcPr>
          <w:p w:rsidR="002B7155" w:rsidRPr="00EC0B45" w:rsidRDefault="002B7155" w:rsidP="009446AE">
            <w:pPr>
              <w:pStyle w:val="TableBody"/>
              <w:spacing w:before="0" w:after="0"/>
            </w:pPr>
            <w:r w:rsidRPr="00EC0B45">
              <w:t xml:space="preserve">Account number structure is valid and it passes the check digit validation, but the account number does not correspond to the individual identified in the Entry, or the account number designated is not an existing account i.e., not an open account. </w:t>
            </w:r>
          </w:p>
        </w:tc>
        <w:tc>
          <w:tcPr>
            <w:tcW w:w="1276" w:type="dxa"/>
          </w:tcPr>
          <w:p w:rsidR="002B7155" w:rsidRPr="00EC0B45" w:rsidRDefault="002B7155" w:rsidP="009446AE">
            <w:pPr>
              <w:pStyle w:val="TableBody"/>
              <w:spacing w:before="0" w:after="0"/>
            </w:pPr>
            <w:r w:rsidRPr="00EC0B45">
              <w:t>ALL SEC codes, except ARC, BOC, POP</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R04</w:t>
            </w:r>
          </w:p>
        </w:tc>
        <w:tc>
          <w:tcPr>
            <w:tcW w:w="2268" w:type="dxa"/>
          </w:tcPr>
          <w:p w:rsidR="002B7155" w:rsidRPr="00EC0B45" w:rsidRDefault="002B7155" w:rsidP="009446AE">
            <w:pPr>
              <w:pStyle w:val="TableBody"/>
              <w:spacing w:before="0" w:after="0"/>
            </w:pPr>
            <w:r w:rsidRPr="00EC0B45">
              <w:t>Invalid Account Number Structure</w:t>
            </w:r>
          </w:p>
        </w:tc>
        <w:tc>
          <w:tcPr>
            <w:tcW w:w="4394" w:type="dxa"/>
          </w:tcPr>
          <w:p w:rsidR="002B7155" w:rsidRPr="00EC0B45" w:rsidRDefault="002B7155" w:rsidP="009446AE">
            <w:pPr>
              <w:pStyle w:val="TableBody"/>
              <w:spacing w:before="0" w:after="0"/>
            </w:pPr>
            <w:r w:rsidRPr="00EC0B45">
              <w:t xml:space="preserve">Account number structure is not valid. </w:t>
            </w:r>
          </w:p>
        </w:tc>
        <w:tc>
          <w:tcPr>
            <w:tcW w:w="1276" w:type="dxa"/>
          </w:tcPr>
          <w:p w:rsidR="002B7155" w:rsidRPr="00EC0B45" w:rsidRDefault="002B7155" w:rsidP="009446AE">
            <w:pPr>
              <w:pStyle w:val="TableBody"/>
              <w:spacing w:before="0" w:after="0"/>
            </w:pPr>
            <w:r w:rsidRPr="00EC0B45">
              <w:t>ALL SEC codes</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R05</w:t>
            </w:r>
          </w:p>
        </w:tc>
        <w:tc>
          <w:tcPr>
            <w:tcW w:w="2268" w:type="dxa"/>
          </w:tcPr>
          <w:p w:rsidR="002B7155" w:rsidRPr="00EC0B45" w:rsidRDefault="002B7155" w:rsidP="009446AE">
            <w:pPr>
              <w:pStyle w:val="TableBody"/>
              <w:spacing w:before="0" w:after="0"/>
            </w:pPr>
            <w:r w:rsidRPr="00EC0B45">
              <w:t>Unauthorized Debit to Consumer Account Using Corporate SEC Code</w:t>
            </w:r>
          </w:p>
        </w:tc>
        <w:tc>
          <w:tcPr>
            <w:tcW w:w="4394" w:type="dxa"/>
          </w:tcPr>
          <w:p w:rsidR="002B7155" w:rsidRPr="00EC0B45" w:rsidRDefault="002B7155" w:rsidP="009446AE">
            <w:pPr>
              <w:pStyle w:val="TableBody"/>
              <w:spacing w:before="0" w:after="0"/>
            </w:pPr>
            <w:r w:rsidRPr="00EC0B45">
              <w:t xml:space="preserve">CCD or CTX debit Entry was transmitted to a Consumer Account of the Receiver and was not authorized by the Receiver. </w:t>
            </w:r>
          </w:p>
        </w:tc>
        <w:tc>
          <w:tcPr>
            <w:tcW w:w="1276" w:type="dxa"/>
          </w:tcPr>
          <w:p w:rsidR="002B7155" w:rsidRPr="00EC0B45" w:rsidRDefault="002B7155" w:rsidP="009446AE">
            <w:pPr>
              <w:pStyle w:val="TableBody"/>
              <w:spacing w:before="0" w:after="0"/>
            </w:pPr>
            <w:r w:rsidRPr="00EC0B45">
              <w:t>CCD, CTX SEC codes</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R06</w:t>
            </w:r>
          </w:p>
        </w:tc>
        <w:tc>
          <w:tcPr>
            <w:tcW w:w="2268" w:type="dxa"/>
          </w:tcPr>
          <w:p w:rsidR="002B7155" w:rsidRPr="00EC0B45" w:rsidRDefault="002B7155" w:rsidP="009446AE">
            <w:pPr>
              <w:pStyle w:val="TableBody"/>
              <w:spacing w:before="0" w:after="0"/>
            </w:pPr>
            <w:r w:rsidRPr="00EC0B45">
              <w:t>Returned per ODFI's Request</w:t>
            </w:r>
          </w:p>
        </w:tc>
        <w:tc>
          <w:tcPr>
            <w:tcW w:w="4394" w:type="dxa"/>
          </w:tcPr>
          <w:p w:rsidR="002B7155" w:rsidRPr="00EC0B45" w:rsidRDefault="002B7155" w:rsidP="009446AE">
            <w:pPr>
              <w:pStyle w:val="TableBody"/>
              <w:spacing w:before="0" w:after="0"/>
            </w:pPr>
            <w:r w:rsidRPr="00EC0B45">
              <w:t>ODFI  has requested that the RDFI return an Erroneous Entry, or a credit Entry originated without the authorization of the Originator.</w:t>
            </w:r>
          </w:p>
        </w:tc>
        <w:tc>
          <w:tcPr>
            <w:tcW w:w="1276" w:type="dxa"/>
          </w:tcPr>
          <w:p w:rsidR="002B7155" w:rsidRPr="00EC0B45" w:rsidRDefault="002B7155" w:rsidP="009446AE">
            <w:pPr>
              <w:pStyle w:val="TableBody"/>
              <w:spacing w:before="0" w:after="0"/>
            </w:pPr>
            <w:r w:rsidRPr="00EC0B45">
              <w:t>ALL SEC codes</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R07</w:t>
            </w:r>
          </w:p>
        </w:tc>
        <w:tc>
          <w:tcPr>
            <w:tcW w:w="2268" w:type="dxa"/>
          </w:tcPr>
          <w:p w:rsidR="002B7155" w:rsidRPr="00EC0B45" w:rsidRDefault="002B7155" w:rsidP="009446AE">
            <w:pPr>
              <w:pStyle w:val="TableBody"/>
              <w:spacing w:before="0" w:after="0"/>
            </w:pPr>
            <w:r w:rsidRPr="00EC0B45">
              <w:t>Authorization Revoked by Customer</w:t>
            </w:r>
          </w:p>
        </w:tc>
        <w:tc>
          <w:tcPr>
            <w:tcW w:w="4394" w:type="dxa"/>
          </w:tcPr>
          <w:p w:rsidR="002B7155" w:rsidRPr="00EC0B45" w:rsidRDefault="002B7155" w:rsidP="009446AE">
            <w:pPr>
              <w:pStyle w:val="TableBody"/>
              <w:spacing w:before="0" w:after="0"/>
            </w:pPr>
            <w:r w:rsidRPr="00EC0B45">
              <w:t xml:space="preserve">RDFI's customer (the Receiver) revoked the authorization previously provided to the Originator for this debit Entry. </w:t>
            </w:r>
          </w:p>
        </w:tc>
        <w:tc>
          <w:tcPr>
            <w:tcW w:w="1276" w:type="dxa"/>
          </w:tcPr>
          <w:p w:rsidR="002B7155" w:rsidRPr="00EC0B45" w:rsidRDefault="002B7155" w:rsidP="009446AE">
            <w:pPr>
              <w:pStyle w:val="TableBody"/>
              <w:spacing w:before="0" w:after="0"/>
            </w:pPr>
            <w:r w:rsidRPr="00EC0B45">
              <w:t>ALL consumer SEC codes, except ARC, BOC, POP, RCK</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R08</w:t>
            </w:r>
          </w:p>
        </w:tc>
        <w:tc>
          <w:tcPr>
            <w:tcW w:w="2268" w:type="dxa"/>
          </w:tcPr>
          <w:p w:rsidR="002B7155" w:rsidRPr="00EC0B45" w:rsidRDefault="002B7155" w:rsidP="009446AE">
            <w:pPr>
              <w:pStyle w:val="TableBody"/>
              <w:spacing w:before="0" w:after="0"/>
            </w:pPr>
            <w:r w:rsidRPr="00EC0B45">
              <w:t>Payment Stopped</w:t>
            </w:r>
          </w:p>
        </w:tc>
        <w:tc>
          <w:tcPr>
            <w:tcW w:w="4394" w:type="dxa"/>
          </w:tcPr>
          <w:p w:rsidR="002B7155" w:rsidRPr="00EC0B45" w:rsidRDefault="002B7155" w:rsidP="009446AE">
            <w:pPr>
              <w:pStyle w:val="TableBody"/>
              <w:spacing w:before="0" w:after="0"/>
            </w:pPr>
            <w:r w:rsidRPr="00EC0B45">
              <w:t xml:space="preserve">The Receiver has placed a stop payment order on this debit Entry e.g., recurring debit. </w:t>
            </w:r>
          </w:p>
        </w:tc>
        <w:tc>
          <w:tcPr>
            <w:tcW w:w="1276" w:type="dxa"/>
          </w:tcPr>
          <w:p w:rsidR="002B7155" w:rsidRPr="00EC0B45" w:rsidRDefault="002B7155" w:rsidP="009446AE">
            <w:pPr>
              <w:pStyle w:val="TableBody"/>
              <w:spacing w:before="0" w:after="0"/>
            </w:pPr>
            <w:r w:rsidRPr="00EC0B45">
              <w:t>ALL SEC codes</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R09</w:t>
            </w:r>
          </w:p>
        </w:tc>
        <w:tc>
          <w:tcPr>
            <w:tcW w:w="2268" w:type="dxa"/>
          </w:tcPr>
          <w:p w:rsidR="002B7155" w:rsidRPr="00EC0B45" w:rsidRDefault="002B7155" w:rsidP="009446AE">
            <w:pPr>
              <w:pStyle w:val="TableBody"/>
              <w:spacing w:before="0" w:after="0"/>
            </w:pPr>
            <w:r w:rsidRPr="00EC0B45">
              <w:t>Uncollected Funds</w:t>
            </w:r>
          </w:p>
        </w:tc>
        <w:tc>
          <w:tcPr>
            <w:tcW w:w="4394" w:type="dxa"/>
          </w:tcPr>
          <w:p w:rsidR="002B7155" w:rsidRPr="00EC0B45" w:rsidRDefault="002B7155" w:rsidP="009446AE">
            <w:pPr>
              <w:pStyle w:val="TableBody"/>
              <w:spacing w:before="0" w:after="0"/>
            </w:pPr>
            <w:r w:rsidRPr="00EC0B45">
              <w:t>A sufficient book or ledger balance exists to satisfy the dollar value of the transaction  (i.e., uncollected checks), but the available balance is below the dollar value of the debit entry.</w:t>
            </w:r>
          </w:p>
        </w:tc>
        <w:tc>
          <w:tcPr>
            <w:tcW w:w="1276" w:type="dxa"/>
          </w:tcPr>
          <w:p w:rsidR="002B7155" w:rsidRPr="00EC0B45" w:rsidRDefault="002B7155" w:rsidP="009446AE">
            <w:pPr>
              <w:pStyle w:val="TableBody"/>
              <w:spacing w:before="0" w:after="0"/>
            </w:pPr>
            <w:r w:rsidRPr="00EC0B45">
              <w:t>ALL SEC codes</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R10</w:t>
            </w:r>
          </w:p>
        </w:tc>
        <w:tc>
          <w:tcPr>
            <w:tcW w:w="2268" w:type="dxa"/>
          </w:tcPr>
          <w:p w:rsidR="002B7155" w:rsidRPr="00EC0B45" w:rsidRDefault="002B7155" w:rsidP="009446AE">
            <w:pPr>
              <w:pStyle w:val="TableBody"/>
              <w:spacing w:before="0" w:after="0"/>
            </w:pPr>
            <w:r w:rsidRPr="00EC0B45">
              <w:t>Customer Advises Not Authorized, Improper, or Ineligible</w:t>
            </w:r>
          </w:p>
        </w:tc>
        <w:tc>
          <w:tcPr>
            <w:tcW w:w="4394" w:type="dxa"/>
          </w:tcPr>
          <w:p w:rsidR="002B7155" w:rsidRPr="00EC0B45" w:rsidRDefault="002B7155" w:rsidP="009446AE">
            <w:pPr>
              <w:pStyle w:val="TableBody"/>
              <w:spacing w:before="0" w:after="0"/>
            </w:pPr>
            <w:r w:rsidRPr="00EC0B45">
              <w:t xml:space="preserve">RDFI has been notified by the Receiver that the Entry is unauthorized, improper, ineligible, or part of an incomplete transaction. </w:t>
            </w:r>
          </w:p>
        </w:tc>
        <w:tc>
          <w:tcPr>
            <w:tcW w:w="1276" w:type="dxa"/>
          </w:tcPr>
          <w:p w:rsidR="002B7155" w:rsidRPr="00EC0B45" w:rsidRDefault="002B7155" w:rsidP="009446AE">
            <w:pPr>
              <w:pStyle w:val="TableBody"/>
              <w:spacing w:before="0" w:after="0"/>
            </w:pPr>
            <w:r w:rsidRPr="00EC0B45">
              <w:t>ALL SEC codes except CCD, CTX</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R11</w:t>
            </w:r>
          </w:p>
        </w:tc>
        <w:tc>
          <w:tcPr>
            <w:tcW w:w="2268" w:type="dxa"/>
          </w:tcPr>
          <w:p w:rsidR="002B7155" w:rsidRPr="00EC0B45" w:rsidRDefault="002B7155" w:rsidP="009446AE">
            <w:pPr>
              <w:pStyle w:val="TableBody"/>
              <w:spacing w:before="0" w:after="0"/>
            </w:pPr>
            <w:r w:rsidRPr="00EC0B45">
              <w:t>Check Truncation Entry Return</w:t>
            </w:r>
          </w:p>
        </w:tc>
        <w:tc>
          <w:tcPr>
            <w:tcW w:w="4394" w:type="dxa"/>
          </w:tcPr>
          <w:p w:rsidR="002B7155" w:rsidRPr="00EC0B45" w:rsidRDefault="002B7155" w:rsidP="009446AE">
            <w:pPr>
              <w:pStyle w:val="TableBody"/>
              <w:spacing w:before="0" w:after="0"/>
            </w:pPr>
            <w:r w:rsidRPr="00EC0B45">
              <w:t xml:space="preserve">Used when returning a Check truncation Entry.  </w:t>
            </w:r>
          </w:p>
          <w:p w:rsidR="002B7155" w:rsidRPr="00EC0B45" w:rsidRDefault="002B7155" w:rsidP="009446AE">
            <w:pPr>
              <w:pStyle w:val="TableBody"/>
              <w:spacing w:before="0" w:after="0"/>
            </w:pPr>
            <w:r w:rsidRPr="00EC0B45">
              <w:t xml:space="preserve">[RDFI must use Addenda Record to specify reason for the return e.g., "exceeds dollar amount", "stale date," etc.] </w:t>
            </w:r>
          </w:p>
        </w:tc>
        <w:tc>
          <w:tcPr>
            <w:tcW w:w="1276" w:type="dxa"/>
          </w:tcPr>
          <w:p w:rsidR="002B7155" w:rsidRPr="00EC0B45" w:rsidRDefault="002B7155" w:rsidP="009446AE">
            <w:pPr>
              <w:pStyle w:val="TableBody"/>
              <w:spacing w:before="0" w:after="0"/>
            </w:pPr>
            <w:r w:rsidRPr="00EC0B45">
              <w:t>USE IF NO OTHER CODE APPLICABLE</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R12</w:t>
            </w:r>
          </w:p>
        </w:tc>
        <w:tc>
          <w:tcPr>
            <w:tcW w:w="2268" w:type="dxa"/>
          </w:tcPr>
          <w:p w:rsidR="002B7155" w:rsidRPr="00EC0B45" w:rsidRDefault="002B7155" w:rsidP="009446AE">
            <w:pPr>
              <w:pStyle w:val="TableBody"/>
              <w:spacing w:before="0" w:after="0"/>
            </w:pPr>
            <w:r w:rsidRPr="00EC0B45">
              <w:t>Account Sold to Another DFI</w:t>
            </w:r>
          </w:p>
        </w:tc>
        <w:tc>
          <w:tcPr>
            <w:tcW w:w="4394" w:type="dxa"/>
          </w:tcPr>
          <w:p w:rsidR="002B7155" w:rsidRPr="00EC0B45" w:rsidRDefault="002B7155" w:rsidP="009446AE">
            <w:pPr>
              <w:pStyle w:val="TableBody"/>
              <w:spacing w:before="0" w:after="0"/>
            </w:pPr>
            <w:r w:rsidRPr="00EC0B45">
              <w:t xml:space="preserve">A financial institution received an Entry to an account that was sold to another financial institution. </w:t>
            </w:r>
          </w:p>
        </w:tc>
        <w:tc>
          <w:tcPr>
            <w:tcW w:w="1276" w:type="dxa"/>
          </w:tcPr>
          <w:p w:rsidR="002B7155" w:rsidRPr="00EC0B45" w:rsidRDefault="002B7155" w:rsidP="009446AE">
            <w:pPr>
              <w:pStyle w:val="TableBody"/>
              <w:spacing w:before="0" w:after="0"/>
            </w:pPr>
            <w:r w:rsidRPr="00EC0B45">
              <w:t>ALL SEC codes</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R13</w:t>
            </w:r>
          </w:p>
        </w:tc>
        <w:tc>
          <w:tcPr>
            <w:tcW w:w="2268" w:type="dxa"/>
          </w:tcPr>
          <w:p w:rsidR="002B7155" w:rsidRPr="00EC0B45" w:rsidRDefault="002B7155" w:rsidP="009446AE">
            <w:pPr>
              <w:pStyle w:val="TableBody"/>
              <w:spacing w:before="0" w:after="0"/>
            </w:pPr>
            <w:r w:rsidRPr="00EC0B45">
              <w:t>Invalid ACH Routing Number</w:t>
            </w:r>
          </w:p>
        </w:tc>
        <w:tc>
          <w:tcPr>
            <w:tcW w:w="4394" w:type="dxa"/>
          </w:tcPr>
          <w:p w:rsidR="002B7155" w:rsidRPr="00EC0B45" w:rsidRDefault="002B7155" w:rsidP="009446AE">
            <w:pPr>
              <w:pStyle w:val="TableBody"/>
              <w:spacing w:before="0" w:after="0"/>
            </w:pPr>
            <w:r w:rsidRPr="00EC0B45">
              <w:t xml:space="preserve">Entry contains a Receiving DFI Identification or Gateway Identification that is not a valid ACH routing number. </w:t>
            </w:r>
          </w:p>
        </w:tc>
        <w:tc>
          <w:tcPr>
            <w:tcW w:w="1276" w:type="dxa"/>
          </w:tcPr>
          <w:p w:rsidR="002B7155" w:rsidRPr="00EC0B45" w:rsidRDefault="002B7155" w:rsidP="009446AE">
            <w:pPr>
              <w:pStyle w:val="TableBody"/>
              <w:spacing w:before="0" w:after="0"/>
            </w:pPr>
            <w:r w:rsidRPr="00EC0B45">
              <w:t>ALL SEC codes</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lastRenderedPageBreak/>
              <w:t>NACHA</w:t>
            </w:r>
          </w:p>
        </w:tc>
        <w:tc>
          <w:tcPr>
            <w:tcW w:w="993" w:type="dxa"/>
          </w:tcPr>
          <w:p w:rsidR="002B7155" w:rsidRPr="00EC0B45" w:rsidRDefault="002B7155" w:rsidP="009446AE">
            <w:pPr>
              <w:pStyle w:val="TableBody"/>
              <w:spacing w:before="0" w:after="0"/>
            </w:pPr>
            <w:r w:rsidRPr="00EC0B45">
              <w:t>R14</w:t>
            </w:r>
          </w:p>
        </w:tc>
        <w:tc>
          <w:tcPr>
            <w:tcW w:w="2268" w:type="dxa"/>
          </w:tcPr>
          <w:p w:rsidR="002B7155" w:rsidRPr="00EC0B45" w:rsidRDefault="002B7155" w:rsidP="009446AE">
            <w:pPr>
              <w:pStyle w:val="TableBody"/>
              <w:spacing w:before="0" w:after="0"/>
            </w:pPr>
            <w:r w:rsidRPr="00EC0B45">
              <w:t>Representative Payee Deceased or Unable to Continue in That Capacity</w:t>
            </w:r>
          </w:p>
        </w:tc>
        <w:tc>
          <w:tcPr>
            <w:tcW w:w="4394" w:type="dxa"/>
          </w:tcPr>
          <w:p w:rsidR="002B7155" w:rsidRPr="00EC0B45" w:rsidRDefault="002B7155" w:rsidP="009446AE">
            <w:pPr>
              <w:pStyle w:val="TableBody"/>
              <w:spacing w:before="0" w:after="0"/>
            </w:pPr>
            <w:r w:rsidRPr="00EC0B45">
              <w:t xml:space="preserve">Representative payee is either deceased or unable to continue in that capacity. The beneficiary is not deceased. </w:t>
            </w:r>
          </w:p>
        </w:tc>
        <w:tc>
          <w:tcPr>
            <w:tcW w:w="1276" w:type="dxa"/>
          </w:tcPr>
          <w:p w:rsidR="002B7155" w:rsidRPr="00EC0B45" w:rsidRDefault="002B7155" w:rsidP="009446AE">
            <w:pPr>
              <w:pStyle w:val="TableBody"/>
              <w:spacing w:before="0" w:after="0"/>
            </w:pPr>
            <w:r w:rsidRPr="00EC0B45">
              <w:t>ALL SEC codes</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R15</w:t>
            </w:r>
          </w:p>
        </w:tc>
        <w:tc>
          <w:tcPr>
            <w:tcW w:w="2268" w:type="dxa"/>
          </w:tcPr>
          <w:p w:rsidR="002B7155" w:rsidRPr="00EC0B45" w:rsidRDefault="002B7155" w:rsidP="009446AE">
            <w:pPr>
              <w:pStyle w:val="TableBody"/>
              <w:spacing w:before="0" w:after="0"/>
            </w:pPr>
            <w:r w:rsidRPr="00EC0B45">
              <w:t>Beneficiary or Account Holder (Other Than a Representative Payee) Deceased</w:t>
            </w:r>
          </w:p>
        </w:tc>
        <w:tc>
          <w:tcPr>
            <w:tcW w:w="4394" w:type="dxa"/>
          </w:tcPr>
          <w:p w:rsidR="002B7155" w:rsidRPr="00EC0B45" w:rsidRDefault="002B7155" w:rsidP="009446AE">
            <w:pPr>
              <w:pStyle w:val="TableBody"/>
              <w:spacing w:before="0" w:after="0"/>
            </w:pPr>
            <w:r w:rsidRPr="00EC0B45">
              <w:t>(1) The beneficiary is deceased, or (2) The account holder is deceased.</w:t>
            </w:r>
          </w:p>
        </w:tc>
        <w:tc>
          <w:tcPr>
            <w:tcW w:w="1276" w:type="dxa"/>
          </w:tcPr>
          <w:p w:rsidR="002B7155" w:rsidRPr="00EC0B45" w:rsidRDefault="002B7155" w:rsidP="009446AE">
            <w:pPr>
              <w:pStyle w:val="TableBody"/>
              <w:spacing w:before="0" w:after="0"/>
            </w:pPr>
            <w:r w:rsidRPr="00EC0B45">
              <w:t>ALL SEC codes</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R16</w:t>
            </w:r>
          </w:p>
        </w:tc>
        <w:tc>
          <w:tcPr>
            <w:tcW w:w="2268" w:type="dxa"/>
          </w:tcPr>
          <w:p w:rsidR="002B7155" w:rsidRPr="00EC0B45" w:rsidRDefault="002B7155" w:rsidP="009446AE">
            <w:pPr>
              <w:pStyle w:val="TableBody"/>
              <w:spacing w:before="0" w:after="0"/>
            </w:pPr>
            <w:r w:rsidRPr="00EC0B45">
              <w:t>Account Frozen / Entry Returned Per OFAC Instruction</w:t>
            </w:r>
          </w:p>
        </w:tc>
        <w:tc>
          <w:tcPr>
            <w:tcW w:w="4394" w:type="dxa"/>
          </w:tcPr>
          <w:p w:rsidR="002B7155" w:rsidRPr="00EC0B45" w:rsidRDefault="002B7155" w:rsidP="009446AE">
            <w:pPr>
              <w:pStyle w:val="TableBody"/>
              <w:spacing w:before="0" w:after="0"/>
            </w:pPr>
            <w:r w:rsidRPr="00EC0B45">
              <w:t>(1) Access to the account is restricted due to specific action taken by the RDFI or by legal action; or (2) OFAC has instructed the RDFI or Gateway to return the Entry.</w:t>
            </w:r>
          </w:p>
        </w:tc>
        <w:tc>
          <w:tcPr>
            <w:tcW w:w="1276" w:type="dxa"/>
          </w:tcPr>
          <w:p w:rsidR="002B7155" w:rsidRPr="00EC0B45" w:rsidRDefault="002B7155" w:rsidP="009446AE">
            <w:pPr>
              <w:pStyle w:val="TableBody"/>
              <w:spacing w:before="0" w:after="0"/>
            </w:pPr>
            <w:r w:rsidRPr="00EC0B45">
              <w:t>ALL SEC codes</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R17</w:t>
            </w:r>
          </w:p>
        </w:tc>
        <w:tc>
          <w:tcPr>
            <w:tcW w:w="2268" w:type="dxa"/>
          </w:tcPr>
          <w:p w:rsidR="002B7155" w:rsidRPr="00EC0B45" w:rsidRDefault="002B7155" w:rsidP="009446AE">
            <w:pPr>
              <w:pStyle w:val="TableBody"/>
              <w:spacing w:before="0" w:after="0"/>
            </w:pPr>
            <w:r w:rsidRPr="00EC0B45">
              <w:t>File Record Edit Criteria</w:t>
            </w:r>
          </w:p>
        </w:tc>
        <w:tc>
          <w:tcPr>
            <w:tcW w:w="4394" w:type="dxa"/>
          </w:tcPr>
          <w:p w:rsidR="002B7155" w:rsidRPr="00EC0B45" w:rsidRDefault="002B7155" w:rsidP="009446AE">
            <w:pPr>
              <w:pStyle w:val="TableBody"/>
              <w:spacing w:before="0" w:after="0"/>
            </w:pPr>
            <w:r w:rsidRPr="00EC0B45">
              <w:t xml:space="preserve">Field(s) cannot be processed by RDFI.  </w:t>
            </w:r>
            <w:r w:rsidRPr="00EC0B45">
              <w:br/>
              <w:t xml:space="preserve">[If the Entry cannot be processed by the RDFI, the field(s) causing the error must be identified in the Addenda Information field of the Return.] </w:t>
            </w:r>
          </w:p>
        </w:tc>
        <w:tc>
          <w:tcPr>
            <w:tcW w:w="1276" w:type="dxa"/>
          </w:tcPr>
          <w:p w:rsidR="002B7155" w:rsidRPr="00EC0B45" w:rsidRDefault="002B7155" w:rsidP="009446AE">
            <w:pPr>
              <w:pStyle w:val="TableBody"/>
              <w:spacing w:before="0" w:after="0"/>
            </w:pPr>
            <w:r w:rsidRPr="00EC0B45">
              <w:t>ALL SEC codes</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R18</w:t>
            </w:r>
          </w:p>
        </w:tc>
        <w:tc>
          <w:tcPr>
            <w:tcW w:w="2268" w:type="dxa"/>
          </w:tcPr>
          <w:p w:rsidR="002B7155" w:rsidRPr="00EC0B45" w:rsidRDefault="002B7155" w:rsidP="009446AE">
            <w:pPr>
              <w:pStyle w:val="TableBody"/>
              <w:spacing w:before="0" w:after="0"/>
            </w:pPr>
            <w:r w:rsidRPr="00EC0B45">
              <w:t>Improper Effective Entry Date</w:t>
            </w:r>
          </w:p>
        </w:tc>
        <w:tc>
          <w:tcPr>
            <w:tcW w:w="4394" w:type="dxa"/>
          </w:tcPr>
          <w:p w:rsidR="002B7155" w:rsidRPr="00EC0B45" w:rsidRDefault="002B7155" w:rsidP="009446AE">
            <w:pPr>
              <w:pStyle w:val="TableBody"/>
              <w:spacing w:before="0" w:after="0"/>
            </w:pPr>
            <w:r w:rsidRPr="00EC0B45">
              <w:t xml:space="preserve">(1) The effective Entry date for a credit Entry is more than two Banking Days after the Banking Day of processing as established by the Originating ACH Operator; or (2) The Effective Entry Date for a debit Entry is more than one Banking Day after the processing date. </w:t>
            </w:r>
          </w:p>
        </w:tc>
        <w:tc>
          <w:tcPr>
            <w:tcW w:w="1276" w:type="dxa"/>
          </w:tcPr>
          <w:p w:rsidR="002B7155" w:rsidRPr="00EC0B45" w:rsidRDefault="002B7155" w:rsidP="009446AE">
            <w:pPr>
              <w:pStyle w:val="TableBody"/>
              <w:spacing w:before="0" w:after="0"/>
            </w:pPr>
            <w:r w:rsidRPr="00EC0B45">
              <w:t>ALL SEC codes</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R19</w:t>
            </w:r>
          </w:p>
        </w:tc>
        <w:tc>
          <w:tcPr>
            <w:tcW w:w="2268" w:type="dxa"/>
          </w:tcPr>
          <w:p w:rsidR="002B7155" w:rsidRPr="00EC0B45" w:rsidRDefault="002B7155" w:rsidP="009446AE">
            <w:pPr>
              <w:pStyle w:val="TableBody"/>
              <w:spacing w:before="0" w:after="0"/>
            </w:pPr>
            <w:r w:rsidRPr="00EC0B45">
              <w:t>Amount Field Error</w:t>
            </w:r>
          </w:p>
        </w:tc>
        <w:tc>
          <w:tcPr>
            <w:tcW w:w="4394" w:type="dxa"/>
          </w:tcPr>
          <w:p w:rsidR="002B7155" w:rsidRPr="00EC0B45" w:rsidRDefault="002B7155" w:rsidP="009446AE">
            <w:pPr>
              <w:pStyle w:val="TableBody"/>
              <w:spacing w:before="0" w:after="0"/>
            </w:pPr>
            <w:r w:rsidRPr="00EC0B45">
              <w:t xml:space="preserve">(1) Amount field is non-numeric. </w:t>
            </w:r>
            <w:r w:rsidRPr="00EC0B45">
              <w:br/>
              <w:t xml:space="preserve">(2) Amount field is not zero in a Prenotification, DNE, ENR, Notification of Change, refused Notification of Change, or zero dollar CCD, CTX, or IAT Entry. </w:t>
            </w:r>
            <w:r w:rsidRPr="00EC0B45">
              <w:br/>
              <w:t xml:space="preserve">(3) Amount field is zero in Entry other than a Prenotification, DNE, ENR, Notification of Change, Return, Dishonored Return, contested Dishonored Return, or zero dollar CCD, CTX, or IAT Entry. </w:t>
            </w:r>
            <w:r w:rsidRPr="00EC0B45">
              <w:br/>
              <w:t xml:space="preserve">(4) Amount field is greater than $25,000 for ARC, BOC, POP Entries. </w:t>
            </w:r>
          </w:p>
        </w:tc>
        <w:tc>
          <w:tcPr>
            <w:tcW w:w="1276" w:type="dxa"/>
          </w:tcPr>
          <w:p w:rsidR="002B7155" w:rsidRPr="00EC0B45" w:rsidRDefault="002B7155" w:rsidP="009446AE">
            <w:pPr>
              <w:pStyle w:val="TableBody"/>
              <w:spacing w:before="0" w:after="0"/>
            </w:pPr>
            <w:r w:rsidRPr="00EC0B45">
              <w:t>ALL SEC codes</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R20</w:t>
            </w:r>
          </w:p>
        </w:tc>
        <w:tc>
          <w:tcPr>
            <w:tcW w:w="2268" w:type="dxa"/>
          </w:tcPr>
          <w:p w:rsidR="002B7155" w:rsidRPr="00EC0B45" w:rsidRDefault="002B7155" w:rsidP="009446AE">
            <w:pPr>
              <w:pStyle w:val="TableBody"/>
              <w:spacing w:before="0" w:after="0"/>
            </w:pPr>
            <w:r w:rsidRPr="00EC0B45">
              <w:t>Non-Transaction Account</w:t>
            </w:r>
          </w:p>
        </w:tc>
        <w:tc>
          <w:tcPr>
            <w:tcW w:w="4394" w:type="dxa"/>
          </w:tcPr>
          <w:p w:rsidR="002B7155" w:rsidRPr="00EC0B45" w:rsidRDefault="002B7155" w:rsidP="009446AE">
            <w:pPr>
              <w:pStyle w:val="TableBody"/>
              <w:spacing w:before="0" w:after="0"/>
            </w:pPr>
            <w:r w:rsidRPr="00EC0B45">
              <w:t>ACH Entry to a non-Transaction Account i.e., an account against which transactions are prohibited or limited.</w:t>
            </w:r>
          </w:p>
        </w:tc>
        <w:tc>
          <w:tcPr>
            <w:tcW w:w="1276" w:type="dxa"/>
          </w:tcPr>
          <w:p w:rsidR="002B7155" w:rsidRPr="00EC0B45" w:rsidRDefault="002B7155" w:rsidP="009446AE">
            <w:pPr>
              <w:pStyle w:val="TableBody"/>
              <w:spacing w:before="0" w:after="0"/>
            </w:pPr>
            <w:r w:rsidRPr="00EC0B45">
              <w:t>ALL SEC codes</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R21</w:t>
            </w:r>
          </w:p>
        </w:tc>
        <w:tc>
          <w:tcPr>
            <w:tcW w:w="2268" w:type="dxa"/>
          </w:tcPr>
          <w:p w:rsidR="002B7155" w:rsidRPr="00EC0B45" w:rsidRDefault="002B7155" w:rsidP="009446AE">
            <w:pPr>
              <w:pStyle w:val="TableBody"/>
              <w:spacing w:before="0" w:after="0"/>
            </w:pPr>
            <w:r w:rsidRPr="00EC0B45">
              <w:t>Invalid Company Identification</w:t>
            </w:r>
          </w:p>
        </w:tc>
        <w:tc>
          <w:tcPr>
            <w:tcW w:w="4394" w:type="dxa"/>
          </w:tcPr>
          <w:p w:rsidR="002B7155" w:rsidRPr="00EC0B45" w:rsidRDefault="002B7155" w:rsidP="009446AE">
            <w:pPr>
              <w:pStyle w:val="TableBody"/>
              <w:spacing w:before="0" w:after="0"/>
            </w:pPr>
            <w:r w:rsidRPr="00EC0B45">
              <w:t xml:space="preserve">The Identification Number used in the Company Identification Field is not valid. </w:t>
            </w:r>
          </w:p>
        </w:tc>
        <w:tc>
          <w:tcPr>
            <w:tcW w:w="1276" w:type="dxa"/>
          </w:tcPr>
          <w:p w:rsidR="002B7155" w:rsidRPr="00EC0B45" w:rsidRDefault="002B7155" w:rsidP="009446AE">
            <w:pPr>
              <w:pStyle w:val="TableBody"/>
              <w:spacing w:before="0" w:after="0"/>
            </w:pPr>
            <w:r w:rsidRPr="00EC0B45">
              <w:t>CIE SEC code</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R22</w:t>
            </w:r>
          </w:p>
        </w:tc>
        <w:tc>
          <w:tcPr>
            <w:tcW w:w="2268" w:type="dxa"/>
          </w:tcPr>
          <w:p w:rsidR="002B7155" w:rsidRPr="00EC0B45" w:rsidRDefault="002B7155" w:rsidP="009446AE">
            <w:pPr>
              <w:pStyle w:val="TableBody"/>
              <w:spacing w:before="0" w:after="0"/>
            </w:pPr>
            <w:r w:rsidRPr="00EC0B45">
              <w:t>Invalid Individual ID Number</w:t>
            </w:r>
          </w:p>
        </w:tc>
        <w:tc>
          <w:tcPr>
            <w:tcW w:w="4394" w:type="dxa"/>
          </w:tcPr>
          <w:p w:rsidR="002B7155" w:rsidRPr="00EC0B45" w:rsidRDefault="002B7155" w:rsidP="009446AE">
            <w:pPr>
              <w:pStyle w:val="TableBody"/>
              <w:spacing w:before="0" w:after="0"/>
            </w:pPr>
            <w:r w:rsidRPr="00EC0B45">
              <w:t xml:space="preserve">The Receiver has indicated to the RDFI that the number with which the Originator was identified is not correct. </w:t>
            </w:r>
          </w:p>
        </w:tc>
        <w:tc>
          <w:tcPr>
            <w:tcW w:w="1276" w:type="dxa"/>
          </w:tcPr>
          <w:p w:rsidR="002B7155" w:rsidRPr="00EC0B45" w:rsidRDefault="002B7155" w:rsidP="009446AE">
            <w:pPr>
              <w:pStyle w:val="TableBody"/>
              <w:spacing w:before="0" w:after="0"/>
            </w:pPr>
            <w:r w:rsidRPr="00EC0B45">
              <w:t>ALL SEC codes</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R23</w:t>
            </w:r>
          </w:p>
        </w:tc>
        <w:tc>
          <w:tcPr>
            <w:tcW w:w="2268" w:type="dxa"/>
          </w:tcPr>
          <w:p w:rsidR="002B7155" w:rsidRPr="00EC0B45" w:rsidRDefault="002B7155" w:rsidP="009446AE">
            <w:pPr>
              <w:pStyle w:val="TableBody"/>
              <w:spacing w:before="0" w:after="0"/>
            </w:pPr>
            <w:r w:rsidRPr="00EC0B45">
              <w:t>Credit Entry Refused by Receiver</w:t>
            </w:r>
          </w:p>
        </w:tc>
        <w:tc>
          <w:tcPr>
            <w:tcW w:w="4394" w:type="dxa"/>
          </w:tcPr>
          <w:p w:rsidR="002B7155" w:rsidRPr="00EC0B45" w:rsidRDefault="002B7155" w:rsidP="009446AE">
            <w:pPr>
              <w:pStyle w:val="TableBody"/>
              <w:spacing w:before="0" w:after="0"/>
            </w:pPr>
            <w:r w:rsidRPr="00EC0B45">
              <w:t xml:space="preserve">Any credit Entry that is refused by the Receiver may be returned by the RDFI. </w:t>
            </w:r>
          </w:p>
        </w:tc>
        <w:tc>
          <w:tcPr>
            <w:tcW w:w="1276" w:type="dxa"/>
          </w:tcPr>
          <w:p w:rsidR="002B7155" w:rsidRPr="00EC0B45" w:rsidRDefault="002B7155" w:rsidP="009446AE">
            <w:pPr>
              <w:pStyle w:val="TableBody"/>
              <w:spacing w:before="0" w:after="0"/>
            </w:pPr>
            <w:r w:rsidRPr="00EC0B45">
              <w:t>ALL SEC codes</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R24</w:t>
            </w:r>
          </w:p>
        </w:tc>
        <w:tc>
          <w:tcPr>
            <w:tcW w:w="2268" w:type="dxa"/>
          </w:tcPr>
          <w:p w:rsidR="002B7155" w:rsidRPr="00EC0B45" w:rsidRDefault="002B7155" w:rsidP="009446AE">
            <w:pPr>
              <w:pStyle w:val="TableBody"/>
              <w:spacing w:before="0" w:after="0"/>
            </w:pPr>
            <w:r w:rsidRPr="00EC0B45">
              <w:t>Duplicate Entry</w:t>
            </w:r>
          </w:p>
        </w:tc>
        <w:tc>
          <w:tcPr>
            <w:tcW w:w="4394" w:type="dxa"/>
          </w:tcPr>
          <w:p w:rsidR="002B7155" w:rsidRPr="00EC0B45" w:rsidRDefault="002B7155" w:rsidP="009446AE">
            <w:pPr>
              <w:pStyle w:val="TableBody"/>
              <w:spacing w:before="0" w:after="0"/>
            </w:pPr>
            <w:r w:rsidRPr="00EC0B45">
              <w:t xml:space="preserve">The RDFI  has received what appears to be a duplicate Entry i.e., the trace number, date, dollar amount and/or other data matches another transaction. </w:t>
            </w:r>
          </w:p>
        </w:tc>
        <w:tc>
          <w:tcPr>
            <w:tcW w:w="1276" w:type="dxa"/>
          </w:tcPr>
          <w:p w:rsidR="002B7155" w:rsidRPr="00EC0B45" w:rsidRDefault="002B7155" w:rsidP="009446AE">
            <w:pPr>
              <w:pStyle w:val="TableBody"/>
              <w:spacing w:before="0" w:after="0"/>
            </w:pPr>
            <w:r w:rsidRPr="00EC0B45">
              <w:t>ALL SEC codes</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lastRenderedPageBreak/>
              <w:t>NACHA</w:t>
            </w:r>
          </w:p>
        </w:tc>
        <w:tc>
          <w:tcPr>
            <w:tcW w:w="993" w:type="dxa"/>
          </w:tcPr>
          <w:p w:rsidR="002B7155" w:rsidRPr="00EC0B45" w:rsidRDefault="002B7155" w:rsidP="009446AE">
            <w:pPr>
              <w:pStyle w:val="TableBody"/>
              <w:spacing w:before="0" w:after="0"/>
            </w:pPr>
            <w:r w:rsidRPr="00EC0B45">
              <w:t>R25</w:t>
            </w:r>
          </w:p>
        </w:tc>
        <w:tc>
          <w:tcPr>
            <w:tcW w:w="2268" w:type="dxa"/>
          </w:tcPr>
          <w:p w:rsidR="002B7155" w:rsidRPr="00EC0B45" w:rsidRDefault="002B7155" w:rsidP="009446AE">
            <w:pPr>
              <w:pStyle w:val="TableBody"/>
              <w:spacing w:before="0" w:after="0"/>
            </w:pPr>
            <w:r w:rsidRPr="00EC0B45">
              <w:t>Addenda Error</w:t>
            </w:r>
          </w:p>
        </w:tc>
        <w:tc>
          <w:tcPr>
            <w:tcW w:w="4394" w:type="dxa"/>
          </w:tcPr>
          <w:p w:rsidR="002B7155" w:rsidRPr="00EC0B45" w:rsidRDefault="002B7155" w:rsidP="009446AE">
            <w:pPr>
              <w:pStyle w:val="TableBody"/>
              <w:spacing w:before="0" w:after="0"/>
            </w:pPr>
            <w:r w:rsidRPr="00EC0B45">
              <w:t>Addenda record value indicator is incorrect.</w:t>
            </w:r>
            <w:r w:rsidRPr="00EC0B45">
              <w:br/>
              <w:t xml:space="preserve">Addenda Type Code is invalid, out of sequence, or missing. </w:t>
            </w:r>
            <w:r w:rsidRPr="00EC0B45">
              <w:br/>
              <w:t xml:space="preserve">Number of Addenda Records exceeds allowable maximum. </w:t>
            </w:r>
            <w:r w:rsidRPr="00EC0B45">
              <w:br/>
              <w:t xml:space="preserve">Addenda Sequence Number is invalid. </w:t>
            </w:r>
          </w:p>
        </w:tc>
        <w:tc>
          <w:tcPr>
            <w:tcW w:w="1276" w:type="dxa"/>
          </w:tcPr>
          <w:p w:rsidR="002B7155" w:rsidRPr="00EC0B45" w:rsidRDefault="002B7155" w:rsidP="009446AE">
            <w:pPr>
              <w:pStyle w:val="TableBody"/>
              <w:spacing w:before="0" w:after="0"/>
            </w:pPr>
            <w:r w:rsidRPr="00EC0B45">
              <w:t> </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R26</w:t>
            </w:r>
          </w:p>
        </w:tc>
        <w:tc>
          <w:tcPr>
            <w:tcW w:w="2268" w:type="dxa"/>
          </w:tcPr>
          <w:p w:rsidR="002B7155" w:rsidRPr="00EC0B45" w:rsidRDefault="002B7155" w:rsidP="009446AE">
            <w:pPr>
              <w:pStyle w:val="TableBody"/>
              <w:spacing w:before="0" w:after="0"/>
            </w:pPr>
            <w:r w:rsidRPr="00EC0B45">
              <w:t xml:space="preserve">Mandatory Field Error </w:t>
            </w:r>
          </w:p>
        </w:tc>
        <w:tc>
          <w:tcPr>
            <w:tcW w:w="4394" w:type="dxa"/>
          </w:tcPr>
          <w:p w:rsidR="002B7155" w:rsidRPr="00EC0B45" w:rsidRDefault="002B7155" w:rsidP="009446AE">
            <w:pPr>
              <w:pStyle w:val="TableBody"/>
              <w:spacing w:before="0" w:after="0"/>
            </w:pPr>
            <w:r w:rsidRPr="00EC0B45">
              <w:t>Erroneous data or missing data in a mandatory field.</w:t>
            </w:r>
          </w:p>
        </w:tc>
        <w:tc>
          <w:tcPr>
            <w:tcW w:w="1276" w:type="dxa"/>
          </w:tcPr>
          <w:p w:rsidR="002B7155" w:rsidRPr="00EC0B45" w:rsidRDefault="002B7155" w:rsidP="009446AE">
            <w:pPr>
              <w:pStyle w:val="TableBody"/>
              <w:spacing w:before="0" w:after="0"/>
            </w:pPr>
            <w:r w:rsidRPr="00EC0B45">
              <w:t>ALL SEC codes</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R27</w:t>
            </w:r>
          </w:p>
        </w:tc>
        <w:tc>
          <w:tcPr>
            <w:tcW w:w="2268" w:type="dxa"/>
          </w:tcPr>
          <w:p w:rsidR="002B7155" w:rsidRPr="00EC0B45" w:rsidRDefault="002B7155" w:rsidP="009446AE">
            <w:pPr>
              <w:pStyle w:val="TableBody"/>
              <w:spacing w:before="0" w:after="0"/>
            </w:pPr>
            <w:r w:rsidRPr="00EC0B45">
              <w:t>Trace Number Error</w:t>
            </w:r>
          </w:p>
        </w:tc>
        <w:tc>
          <w:tcPr>
            <w:tcW w:w="4394" w:type="dxa"/>
          </w:tcPr>
          <w:p w:rsidR="002B7155" w:rsidRPr="00EC0B45" w:rsidRDefault="002B7155" w:rsidP="009446AE">
            <w:pPr>
              <w:pStyle w:val="TableBody"/>
              <w:spacing w:before="0" w:after="0"/>
            </w:pPr>
            <w:r w:rsidRPr="00EC0B45">
              <w:t xml:space="preserve">(1) Original Entry Trace Number is not present in the Addenda Record on a Return or Notification of Change Entry; or </w:t>
            </w:r>
            <w:r w:rsidRPr="00EC0B45">
              <w:br/>
              <w:t xml:space="preserve">(2) Trace Number of an Addenda Record is not the same as the Trace Number of the preceding Entry Detail Record.  </w:t>
            </w:r>
          </w:p>
        </w:tc>
        <w:tc>
          <w:tcPr>
            <w:tcW w:w="1276" w:type="dxa"/>
          </w:tcPr>
          <w:p w:rsidR="002B7155" w:rsidRPr="00EC0B45" w:rsidRDefault="002B7155" w:rsidP="009446AE">
            <w:pPr>
              <w:pStyle w:val="TableBody"/>
              <w:spacing w:before="0" w:after="0"/>
            </w:pPr>
            <w:r w:rsidRPr="00EC0B45">
              <w:t>ALL SEC codes</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R28</w:t>
            </w:r>
          </w:p>
        </w:tc>
        <w:tc>
          <w:tcPr>
            <w:tcW w:w="2268" w:type="dxa"/>
          </w:tcPr>
          <w:p w:rsidR="002B7155" w:rsidRPr="00EC0B45" w:rsidRDefault="002B7155" w:rsidP="009446AE">
            <w:pPr>
              <w:pStyle w:val="TableBody"/>
              <w:spacing w:before="0" w:after="0"/>
            </w:pPr>
            <w:r w:rsidRPr="00EC0B45">
              <w:t>Routing Number Check Digit Error</w:t>
            </w:r>
          </w:p>
        </w:tc>
        <w:tc>
          <w:tcPr>
            <w:tcW w:w="4394" w:type="dxa"/>
          </w:tcPr>
          <w:p w:rsidR="002B7155" w:rsidRPr="00EC0B45" w:rsidRDefault="002B7155" w:rsidP="009446AE">
            <w:pPr>
              <w:pStyle w:val="TableBody"/>
              <w:spacing w:before="0" w:after="0"/>
            </w:pPr>
            <w:r w:rsidRPr="00EC0B45">
              <w:t xml:space="preserve">The Check digit for a routing number is not valid. </w:t>
            </w:r>
          </w:p>
        </w:tc>
        <w:tc>
          <w:tcPr>
            <w:tcW w:w="1276" w:type="dxa"/>
          </w:tcPr>
          <w:p w:rsidR="002B7155" w:rsidRPr="00EC0B45" w:rsidRDefault="002B7155" w:rsidP="009446AE">
            <w:pPr>
              <w:pStyle w:val="TableBody"/>
              <w:spacing w:before="0" w:after="0"/>
            </w:pPr>
            <w:r w:rsidRPr="00EC0B45">
              <w:t>ALL SEC codes</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R29</w:t>
            </w:r>
          </w:p>
        </w:tc>
        <w:tc>
          <w:tcPr>
            <w:tcW w:w="2268" w:type="dxa"/>
          </w:tcPr>
          <w:p w:rsidR="002B7155" w:rsidRPr="00EC0B45" w:rsidRDefault="002B7155" w:rsidP="009446AE">
            <w:pPr>
              <w:pStyle w:val="TableBody"/>
              <w:spacing w:before="0" w:after="0"/>
            </w:pPr>
            <w:r w:rsidRPr="00EC0B45">
              <w:t>Corporate Customer Advises Not Authorized</w:t>
            </w:r>
          </w:p>
        </w:tc>
        <w:tc>
          <w:tcPr>
            <w:tcW w:w="4394" w:type="dxa"/>
          </w:tcPr>
          <w:p w:rsidR="002B7155" w:rsidRPr="00EC0B45" w:rsidRDefault="002B7155" w:rsidP="009446AE">
            <w:pPr>
              <w:pStyle w:val="TableBody"/>
              <w:spacing w:before="0" w:after="0"/>
            </w:pPr>
            <w:r w:rsidRPr="00EC0B45">
              <w:t xml:space="preserve">The RDFI has been notified by the Receiver (non-consumer) that a specific Entry has not been authorized by the Receiver. </w:t>
            </w:r>
          </w:p>
        </w:tc>
        <w:tc>
          <w:tcPr>
            <w:tcW w:w="1276" w:type="dxa"/>
          </w:tcPr>
          <w:p w:rsidR="002B7155" w:rsidRPr="00EC0B45" w:rsidRDefault="002B7155" w:rsidP="009446AE">
            <w:pPr>
              <w:pStyle w:val="TableBody"/>
              <w:spacing w:before="0" w:after="0"/>
            </w:pPr>
            <w:r w:rsidRPr="00EC0B45">
              <w:t>CCD &amp; CTX SEC codes</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R30</w:t>
            </w:r>
          </w:p>
        </w:tc>
        <w:tc>
          <w:tcPr>
            <w:tcW w:w="2268" w:type="dxa"/>
          </w:tcPr>
          <w:p w:rsidR="002B7155" w:rsidRPr="00EC0B45" w:rsidRDefault="002B7155" w:rsidP="009446AE">
            <w:pPr>
              <w:pStyle w:val="TableBody"/>
              <w:spacing w:before="0" w:after="0"/>
            </w:pPr>
            <w:r w:rsidRPr="00EC0B45">
              <w:t>RDFI Not Participant in Check Truncation Program</w:t>
            </w:r>
          </w:p>
        </w:tc>
        <w:tc>
          <w:tcPr>
            <w:tcW w:w="4394" w:type="dxa"/>
          </w:tcPr>
          <w:p w:rsidR="002B7155" w:rsidRPr="00EC0B45" w:rsidRDefault="002B7155" w:rsidP="009446AE">
            <w:pPr>
              <w:pStyle w:val="TableBody"/>
              <w:spacing w:before="0" w:after="0"/>
            </w:pPr>
            <w:r w:rsidRPr="00EC0B45">
              <w:t xml:space="preserve">RDFI does not participate in a Check truncation program. </w:t>
            </w:r>
          </w:p>
        </w:tc>
        <w:tc>
          <w:tcPr>
            <w:tcW w:w="1276" w:type="dxa"/>
          </w:tcPr>
          <w:p w:rsidR="002B7155" w:rsidRPr="00EC0B45" w:rsidRDefault="002B7155" w:rsidP="009446AE">
            <w:pPr>
              <w:pStyle w:val="TableBody"/>
              <w:spacing w:before="0" w:after="0"/>
            </w:pPr>
            <w:r w:rsidRPr="00EC0B45">
              <w:t>ALL SEC codes</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R31</w:t>
            </w:r>
          </w:p>
        </w:tc>
        <w:tc>
          <w:tcPr>
            <w:tcW w:w="2268" w:type="dxa"/>
          </w:tcPr>
          <w:p w:rsidR="002B7155" w:rsidRPr="00EC0B45" w:rsidRDefault="002B7155" w:rsidP="009446AE">
            <w:pPr>
              <w:pStyle w:val="TableBody"/>
              <w:spacing w:before="0" w:after="0"/>
            </w:pPr>
            <w:r w:rsidRPr="00EC0B45">
              <w:t>Permissible Return Entry (CCD and CTX) only</w:t>
            </w:r>
          </w:p>
        </w:tc>
        <w:tc>
          <w:tcPr>
            <w:tcW w:w="4394" w:type="dxa"/>
          </w:tcPr>
          <w:p w:rsidR="002B7155" w:rsidRPr="00EC0B45" w:rsidRDefault="002B7155" w:rsidP="009446AE">
            <w:pPr>
              <w:pStyle w:val="TableBody"/>
              <w:spacing w:before="0" w:after="0"/>
            </w:pPr>
            <w:r w:rsidRPr="00EC0B45">
              <w:t>RDFI may return a CCD or CTX Entry that the ODFI agrees to accept.</w:t>
            </w:r>
          </w:p>
        </w:tc>
        <w:tc>
          <w:tcPr>
            <w:tcW w:w="1276" w:type="dxa"/>
          </w:tcPr>
          <w:p w:rsidR="002B7155" w:rsidRPr="00EC0B45" w:rsidRDefault="002B7155" w:rsidP="009446AE">
            <w:pPr>
              <w:pStyle w:val="TableBody"/>
              <w:spacing w:before="0" w:after="0"/>
            </w:pPr>
            <w:r w:rsidRPr="00EC0B45">
              <w:t>CCD &amp; CTX SEC codes</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R32</w:t>
            </w:r>
          </w:p>
        </w:tc>
        <w:tc>
          <w:tcPr>
            <w:tcW w:w="2268" w:type="dxa"/>
          </w:tcPr>
          <w:p w:rsidR="002B7155" w:rsidRPr="00EC0B45" w:rsidRDefault="002B7155" w:rsidP="009446AE">
            <w:pPr>
              <w:pStyle w:val="TableBody"/>
              <w:spacing w:before="0" w:after="0"/>
            </w:pPr>
            <w:r w:rsidRPr="00EC0B45">
              <w:t>RDFI Non-Settlement</w:t>
            </w:r>
          </w:p>
        </w:tc>
        <w:tc>
          <w:tcPr>
            <w:tcW w:w="4394" w:type="dxa"/>
          </w:tcPr>
          <w:p w:rsidR="002B7155" w:rsidRPr="00EC0B45" w:rsidRDefault="002B7155" w:rsidP="009446AE">
            <w:pPr>
              <w:pStyle w:val="TableBody"/>
              <w:spacing w:before="0" w:after="0"/>
            </w:pPr>
            <w:r w:rsidRPr="00EC0B45">
              <w:t xml:space="preserve">RDFI is not able to settle the Entry. </w:t>
            </w:r>
          </w:p>
        </w:tc>
        <w:tc>
          <w:tcPr>
            <w:tcW w:w="1276" w:type="dxa"/>
          </w:tcPr>
          <w:p w:rsidR="002B7155" w:rsidRPr="00EC0B45" w:rsidRDefault="002B7155" w:rsidP="009446AE">
            <w:pPr>
              <w:pStyle w:val="TableBody"/>
              <w:spacing w:before="0" w:after="0"/>
            </w:pPr>
            <w:r w:rsidRPr="00EC0B45">
              <w:t>ALL SEC codes</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R33</w:t>
            </w:r>
          </w:p>
        </w:tc>
        <w:tc>
          <w:tcPr>
            <w:tcW w:w="2268" w:type="dxa"/>
          </w:tcPr>
          <w:p w:rsidR="002B7155" w:rsidRPr="00EC0B45" w:rsidRDefault="002B7155" w:rsidP="009446AE">
            <w:pPr>
              <w:pStyle w:val="TableBody"/>
              <w:spacing w:before="0" w:after="0"/>
            </w:pPr>
            <w:r w:rsidRPr="00EC0B45">
              <w:t xml:space="preserve">Return of XCK Entry </w:t>
            </w:r>
          </w:p>
        </w:tc>
        <w:tc>
          <w:tcPr>
            <w:tcW w:w="4394" w:type="dxa"/>
          </w:tcPr>
          <w:p w:rsidR="002B7155" w:rsidRPr="00EC0B45" w:rsidRDefault="002B7155" w:rsidP="009446AE">
            <w:pPr>
              <w:pStyle w:val="TableBody"/>
              <w:spacing w:before="0" w:after="0"/>
            </w:pPr>
            <w:r w:rsidRPr="00EC0B45">
              <w:t xml:space="preserve">This Return Reason Code may only be used to return XCK Entries and is at the RDFI's sole discretion. </w:t>
            </w:r>
          </w:p>
        </w:tc>
        <w:tc>
          <w:tcPr>
            <w:tcW w:w="1276" w:type="dxa"/>
          </w:tcPr>
          <w:p w:rsidR="002B7155" w:rsidRPr="00EC0B45" w:rsidRDefault="002B7155" w:rsidP="009446AE">
            <w:pPr>
              <w:pStyle w:val="TableBody"/>
              <w:spacing w:before="0" w:after="0"/>
            </w:pPr>
            <w:r w:rsidRPr="00EC0B45">
              <w:t>XCK SEC code</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R34</w:t>
            </w:r>
          </w:p>
        </w:tc>
        <w:tc>
          <w:tcPr>
            <w:tcW w:w="2268" w:type="dxa"/>
          </w:tcPr>
          <w:p w:rsidR="002B7155" w:rsidRPr="00EC0B45" w:rsidRDefault="002B7155" w:rsidP="009446AE">
            <w:pPr>
              <w:pStyle w:val="TableBody"/>
              <w:spacing w:before="0" w:after="0"/>
            </w:pPr>
            <w:r w:rsidRPr="00EC0B45">
              <w:t>Limited Participation DFI</w:t>
            </w:r>
          </w:p>
        </w:tc>
        <w:tc>
          <w:tcPr>
            <w:tcW w:w="4394" w:type="dxa"/>
          </w:tcPr>
          <w:p w:rsidR="002B7155" w:rsidRPr="00EC0B45" w:rsidRDefault="002B7155" w:rsidP="009446AE">
            <w:pPr>
              <w:pStyle w:val="TableBody"/>
              <w:spacing w:before="0" w:after="0"/>
            </w:pPr>
            <w:r w:rsidRPr="00EC0B45">
              <w:t xml:space="preserve">RDFI's participation has been limited by a federal or state advisor e.g., bank closure. </w:t>
            </w:r>
          </w:p>
        </w:tc>
        <w:tc>
          <w:tcPr>
            <w:tcW w:w="1276" w:type="dxa"/>
          </w:tcPr>
          <w:p w:rsidR="002B7155" w:rsidRPr="00EC0B45" w:rsidRDefault="002B7155" w:rsidP="009446AE">
            <w:pPr>
              <w:pStyle w:val="TableBody"/>
              <w:spacing w:before="0" w:after="0"/>
            </w:pPr>
            <w:r w:rsidRPr="00EC0B45">
              <w:t>ALL SEC codes</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R35</w:t>
            </w:r>
          </w:p>
        </w:tc>
        <w:tc>
          <w:tcPr>
            <w:tcW w:w="2268" w:type="dxa"/>
          </w:tcPr>
          <w:p w:rsidR="002B7155" w:rsidRPr="00EC0B45" w:rsidRDefault="002B7155" w:rsidP="009446AE">
            <w:pPr>
              <w:pStyle w:val="TableBody"/>
              <w:spacing w:before="0" w:after="0"/>
            </w:pPr>
            <w:r w:rsidRPr="00EC0B45">
              <w:t>Return of Improper Debit Entry</w:t>
            </w:r>
          </w:p>
        </w:tc>
        <w:tc>
          <w:tcPr>
            <w:tcW w:w="4394" w:type="dxa"/>
          </w:tcPr>
          <w:p w:rsidR="002B7155" w:rsidRPr="00EC0B45" w:rsidRDefault="002B7155" w:rsidP="009446AE">
            <w:pPr>
              <w:pStyle w:val="TableBody"/>
              <w:spacing w:before="0" w:after="0"/>
            </w:pPr>
            <w:r w:rsidRPr="00EC0B45">
              <w:t xml:space="preserve">Debit Entries (with the exception of Reversing Entries) are not permitted for CIE Entries or to loan accounts. </w:t>
            </w:r>
          </w:p>
        </w:tc>
        <w:tc>
          <w:tcPr>
            <w:tcW w:w="1276" w:type="dxa"/>
          </w:tcPr>
          <w:p w:rsidR="002B7155" w:rsidRPr="00EC0B45" w:rsidRDefault="002B7155" w:rsidP="009446AE">
            <w:pPr>
              <w:pStyle w:val="TableBody"/>
              <w:spacing w:before="0" w:after="0"/>
            </w:pPr>
            <w:r w:rsidRPr="00EC0B45">
              <w:t>ALL SEC codes, except CIE</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R36</w:t>
            </w:r>
          </w:p>
        </w:tc>
        <w:tc>
          <w:tcPr>
            <w:tcW w:w="2268" w:type="dxa"/>
          </w:tcPr>
          <w:p w:rsidR="002B7155" w:rsidRPr="00EC0B45" w:rsidRDefault="002B7155" w:rsidP="009446AE">
            <w:pPr>
              <w:pStyle w:val="TableBody"/>
              <w:spacing w:before="0" w:after="0"/>
            </w:pPr>
            <w:r w:rsidRPr="00EC0B45">
              <w:t>Return of Improper Credit Entry</w:t>
            </w:r>
          </w:p>
        </w:tc>
        <w:tc>
          <w:tcPr>
            <w:tcW w:w="4394" w:type="dxa"/>
          </w:tcPr>
          <w:p w:rsidR="002B7155" w:rsidRPr="00EC0B45" w:rsidRDefault="002B7155" w:rsidP="009446AE">
            <w:pPr>
              <w:pStyle w:val="TableBody"/>
              <w:spacing w:before="0" w:after="0"/>
            </w:pPr>
            <w:r w:rsidRPr="00EC0B45">
              <w:t>ACH Entries (with the exception of Reversing Entries) are not permitted for use with ARC, BOC, POP, RCK, TEL, WEB, and XCK.</w:t>
            </w:r>
          </w:p>
        </w:tc>
        <w:tc>
          <w:tcPr>
            <w:tcW w:w="1276" w:type="dxa"/>
          </w:tcPr>
          <w:p w:rsidR="002B7155" w:rsidRPr="00EC0B45" w:rsidRDefault="002B7155" w:rsidP="009446AE">
            <w:pPr>
              <w:pStyle w:val="TableBody"/>
              <w:spacing w:before="0" w:after="0"/>
            </w:pPr>
            <w:r w:rsidRPr="00EC0B45">
              <w:t>ALL SEC codes, except ARC, BOC, POP, RCK, TEL, WEB, &amp; XCK</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R37</w:t>
            </w:r>
          </w:p>
        </w:tc>
        <w:tc>
          <w:tcPr>
            <w:tcW w:w="2268" w:type="dxa"/>
          </w:tcPr>
          <w:p w:rsidR="002B7155" w:rsidRPr="00EC0B45" w:rsidRDefault="002B7155" w:rsidP="009446AE">
            <w:pPr>
              <w:pStyle w:val="TableBody"/>
              <w:spacing w:before="0" w:after="0"/>
            </w:pPr>
            <w:r w:rsidRPr="00EC0B45">
              <w:t>Source Document Presented for Payment</w:t>
            </w:r>
          </w:p>
        </w:tc>
        <w:tc>
          <w:tcPr>
            <w:tcW w:w="4394" w:type="dxa"/>
          </w:tcPr>
          <w:p w:rsidR="002B7155" w:rsidRPr="00EC0B45" w:rsidRDefault="002B7155" w:rsidP="009446AE">
            <w:pPr>
              <w:pStyle w:val="TableBody"/>
              <w:spacing w:before="0" w:after="0"/>
            </w:pPr>
            <w:r w:rsidRPr="00EC0B45">
              <w:t xml:space="preserve">The source document to which an ARC, BOC, or POP Entry relates has been presented for payment. </w:t>
            </w:r>
          </w:p>
        </w:tc>
        <w:tc>
          <w:tcPr>
            <w:tcW w:w="1276" w:type="dxa"/>
          </w:tcPr>
          <w:p w:rsidR="002B7155" w:rsidRPr="00EC0B45" w:rsidRDefault="002B7155" w:rsidP="009446AE">
            <w:pPr>
              <w:pStyle w:val="TableBody"/>
              <w:spacing w:before="0" w:after="0"/>
            </w:pPr>
            <w:r w:rsidRPr="00EC0B45">
              <w:t>ARC, BOC, POP SEC codes</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R38</w:t>
            </w:r>
          </w:p>
        </w:tc>
        <w:tc>
          <w:tcPr>
            <w:tcW w:w="2268" w:type="dxa"/>
          </w:tcPr>
          <w:p w:rsidR="002B7155" w:rsidRPr="00EC0B45" w:rsidRDefault="002B7155" w:rsidP="009446AE">
            <w:pPr>
              <w:pStyle w:val="TableBody"/>
              <w:spacing w:before="0" w:after="0"/>
            </w:pPr>
            <w:r w:rsidRPr="00EC0B45">
              <w:t>Stop Payment on Source Document</w:t>
            </w:r>
          </w:p>
        </w:tc>
        <w:tc>
          <w:tcPr>
            <w:tcW w:w="4394" w:type="dxa"/>
          </w:tcPr>
          <w:p w:rsidR="002B7155" w:rsidRPr="00EC0B45" w:rsidRDefault="002B7155" w:rsidP="009446AE">
            <w:pPr>
              <w:pStyle w:val="TableBody"/>
              <w:spacing w:before="0" w:after="0"/>
            </w:pPr>
            <w:r w:rsidRPr="00EC0B45">
              <w:t xml:space="preserve">RDFI determines a stop payment order has been placed on the source document to which the ARC or BOC Entry relates. </w:t>
            </w:r>
          </w:p>
        </w:tc>
        <w:tc>
          <w:tcPr>
            <w:tcW w:w="1276" w:type="dxa"/>
          </w:tcPr>
          <w:p w:rsidR="002B7155" w:rsidRPr="00EC0B45" w:rsidRDefault="002B7155" w:rsidP="009446AE">
            <w:pPr>
              <w:pStyle w:val="TableBody"/>
              <w:spacing w:before="0" w:after="0"/>
            </w:pPr>
            <w:r w:rsidRPr="00EC0B45">
              <w:t>ARC, BOC SEC codes</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lastRenderedPageBreak/>
              <w:t>NACHA</w:t>
            </w:r>
          </w:p>
        </w:tc>
        <w:tc>
          <w:tcPr>
            <w:tcW w:w="993" w:type="dxa"/>
          </w:tcPr>
          <w:p w:rsidR="002B7155" w:rsidRPr="00EC0B45" w:rsidRDefault="002B7155" w:rsidP="009446AE">
            <w:pPr>
              <w:pStyle w:val="TableBody"/>
              <w:spacing w:before="0" w:after="0"/>
            </w:pPr>
            <w:r w:rsidRPr="00EC0B45">
              <w:t>R39</w:t>
            </w:r>
          </w:p>
        </w:tc>
        <w:tc>
          <w:tcPr>
            <w:tcW w:w="2268" w:type="dxa"/>
          </w:tcPr>
          <w:p w:rsidR="002B7155" w:rsidRPr="00EC0B45" w:rsidRDefault="002B7155" w:rsidP="009446AE">
            <w:pPr>
              <w:pStyle w:val="TableBody"/>
              <w:spacing w:before="0" w:after="0"/>
            </w:pPr>
            <w:r w:rsidRPr="00EC0B45">
              <w:t xml:space="preserve">Improper Source Document / Source Document Presented for Payment </w:t>
            </w:r>
          </w:p>
        </w:tc>
        <w:tc>
          <w:tcPr>
            <w:tcW w:w="4394" w:type="dxa"/>
          </w:tcPr>
          <w:p w:rsidR="002B7155" w:rsidRPr="00EC0B45" w:rsidRDefault="002B7155" w:rsidP="009446AE">
            <w:pPr>
              <w:pStyle w:val="TableBody"/>
              <w:spacing w:before="0" w:after="0"/>
            </w:pPr>
            <w:r w:rsidRPr="00EC0B45">
              <w:t>RDFI determines that:</w:t>
            </w:r>
          </w:p>
          <w:p w:rsidR="002B7155" w:rsidRPr="00EC0B45" w:rsidRDefault="002B7155" w:rsidP="009446AE">
            <w:pPr>
              <w:pStyle w:val="TableBody"/>
              <w:spacing w:before="0" w:after="0"/>
            </w:pPr>
            <w:r w:rsidRPr="00EC0B45">
              <w:t xml:space="preserve">(1) the source document used for an ARC, BOC, or POP Entry to its Receiver's account is improper, or  </w:t>
            </w:r>
          </w:p>
          <w:p w:rsidR="002B7155" w:rsidRPr="00EC0B45" w:rsidRDefault="002B7155" w:rsidP="009446AE">
            <w:pPr>
              <w:pStyle w:val="TableBody"/>
              <w:spacing w:before="0" w:after="0"/>
            </w:pPr>
            <w:r w:rsidRPr="00EC0B45">
              <w:t xml:space="preserve">(2) an ARC, BOC, or POP Entry and the source document to which the Entry relates have been presented for payment and posted to the Receiver's account.   </w:t>
            </w:r>
          </w:p>
        </w:tc>
        <w:tc>
          <w:tcPr>
            <w:tcW w:w="1276" w:type="dxa"/>
          </w:tcPr>
          <w:p w:rsidR="002B7155" w:rsidRPr="00EC0B45" w:rsidRDefault="002B7155" w:rsidP="009446AE">
            <w:pPr>
              <w:pStyle w:val="TableBody"/>
              <w:spacing w:before="0" w:after="0"/>
            </w:pPr>
            <w:r w:rsidRPr="00EC0B45">
              <w:t>ARC, BOC SEC codes</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R40</w:t>
            </w:r>
          </w:p>
        </w:tc>
        <w:tc>
          <w:tcPr>
            <w:tcW w:w="2268" w:type="dxa"/>
          </w:tcPr>
          <w:p w:rsidR="002B7155" w:rsidRPr="00EC0B45" w:rsidRDefault="002B7155" w:rsidP="009446AE">
            <w:pPr>
              <w:pStyle w:val="TableBody"/>
              <w:spacing w:before="0" w:after="0"/>
            </w:pPr>
            <w:r w:rsidRPr="00EC0B45">
              <w:t xml:space="preserve">Return ENR Entry by Federal Government Agency </w:t>
            </w:r>
          </w:p>
        </w:tc>
        <w:tc>
          <w:tcPr>
            <w:tcW w:w="4394" w:type="dxa"/>
          </w:tcPr>
          <w:p w:rsidR="002B7155" w:rsidRPr="00EC0B45" w:rsidRDefault="002B7155" w:rsidP="009446AE">
            <w:pPr>
              <w:pStyle w:val="TableBody"/>
              <w:spacing w:before="0" w:after="0"/>
            </w:pPr>
            <w:r w:rsidRPr="00EC0B45">
              <w:t xml:space="preserve">This Return Reason Code may only be used to return ENR Entries and is at the Federal Government Agency's sole discretion.  </w:t>
            </w:r>
          </w:p>
        </w:tc>
        <w:tc>
          <w:tcPr>
            <w:tcW w:w="1276" w:type="dxa"/>
          </w:tcPr>
          <w:p w:rsidR="002B7155" w:rsidRPr="00EC0B45" w:rsidRDefault="002B7155" w:rsidP="009446AE">
            <w:pPr>
              <w:pStyle w:val="TableBody"/>
              <w:spacing w:before="0" w:after="0"/>
            </w:pPr>
            <w:r w:rsidRPr="00EC0B45">
              <w:t>ENR SEC code</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R41</w:t>
            </w:r>
          </w:p>
        </w:tc>
        <w:tc>
          <w:tcPr>
            <w:tcW w:w="2268" w:type="dxa"/>
          </w:tcPr>
          <w:p w:rsidR="002B7155" w:rsidRPr="00EC0B45" w:rsidRDefault="002B7155" w:rsidP="009446AE">
            <w:pPr>
              <w:pStyle w:val="TableBody"/>
              <w:spacing w:before="0" w:after="0"/>
            </w:pPr>
            <w:r w:rsidRPr="00EC0B45">
              <w:t>Invalid Transaction Code</w:t>
            </w:r>
          </w:p>
        </w:tc>
        <w:tc>
          <w:tcPr>
            <w:tcW w:w="4394" w:type="dxa"/>
          </w:tcPr>
          <w:p w:rsidR="002B7155" w:rsidRPr="00EC0B45" w:rsidRDefault="002B7155" w:rsidP="009446AE">
            <w:pPr>
              <w:pStyle w:val="TableBody"/>
              <w:spacing w:before="0" w:after="0"/>
            </w:pPr>
            <w:r w:rsidRPr="00EC0B45">
              <w:t xml:space="preserve">Either the Transaction Code included in Field 3 of the Addenda Record does not conform to the ACH Record Format Specifications contained in Appendix Three (ACH Record Format Specifications) or it is not appropriate with respect to an Automated Enrollment Entry. </w:t>
            </w:r>
          </w:p>
        </w:tc>
        <w:tc>
          <w:tcPr>
            <w:tcW w:w="1276" w:type="dxa"/>
          </w:tcPr>
          <w:p w:rsidR="002B7155" w:rsidRPr="00EC0B45" w:rsidRDefault="002B7155" w:rsidP="009446AE">
            <w:pPr>
              <w:pStyle w:val="TableBody"/>
              <w:spacing w:before="0" w:after="0"/>
            </w:pPr>
            <w:r w:rsidRPr="00EC0B45">
              <w:t>ENR SEC code</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R42</w:t>
            </w:r>
          </w:p>
        </w:tc>
        <w:tc>
          <w:tcPr>
            <w:tcW w:w="2268" w:type="dxa"/>
          </w:tcPr>
          <w:p w:rsidR="002B7155" w:rsidRPr="00EC0B45" w:rsidRDefault="002B7155" w:rsidP="009446AE">
            <w:pPr>
              <w:pStyle w:val="TableBody"/>
              <w:spacing w:before="0" w:after="0"/>
            </w:pPr>
            <w:r w:rsidRPr="00EC0B45">
              <w:t>Routing Number / Check Digit Error</w:t>
            </w:r>
          </w:p>
        </w:tc>
        <w:tc>
          <w:tcPr>
            <w:tcW w:w="4394" w:type="dxa"/>
          </w:tcPr>
          <w:p w:rsidR="002B7155" w:rsidRPr="00EC0B45" w:rsidRDefault="002B7155" w:rsidP="009446AE">
            <w:pPr>
              <w:pStyle w:val="TableBody"/>
              <w:spacing w:before="0" w:after="0"/>
            </w:pPr>
            <w:r w:rsidRPr="00EC0B45">
              <w:t xml:space="preserve">The Routing Number and the Check Digit included in Field 3 of the Addenda Record is either not a valid number or it does not conform to the Modulus 10 formula. </w:t>
            </w:r>
          </w:p>
        </w:tc>
        <w:tc>
          <w:tcPr>
            <w:tcW w:w="1276" w:type="dxa"/>
          </w:tcPr>
          <w:p w:rsidR="002B7155" w:rsidRPr="00EC0B45" w:rsidRDefault="002B7155" w:rsidP="009446AE">
            <w:pPr>
              <w:pStyle w:val="TableBody"/>
              <w:spacing w:before="0" w:after="0"/>
            </w:pPr>
            <w:r w:rsidRPr="00EC0B45">
              <w:t>ENR SEC code</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R43</w:t>
            </w:r>
          </w:p>
        </w:tc>
        <w:tc>
          <w:tcPr>
            <w:tcW w:w="2268" w:type="dxa"/>
          </w:tcPr>
          <w:p w:rsidR="002B7155" w:rsidRPr="00EC0B45" w:rsidRDefault="002B7155" w:rsidP="009446AE">
            <w:pPr>
              <w:pStyle w:val="TableBody"/>
              <w:spacing w:before="0" w:after="0"/>
            </w:pPr>
            <w:r w:rsidRPr="00EC0B45">
              <w:t>Invalid DFI Account Number</w:t>
            </w:r>
          </w:p>
        </w:tc>
        <w:tc>
          <w:tcPr>
            <w:tcW w:w="4394" w:type="dxa"/>
          </w:tcPr>
          <w:p w:rsidR="002B7155" w:rsidRPr="00EC0B45" w:rsidRDefault="002B7155" w:rsidP="009446AE">
            <w:pPr>
              <w:pStyle w:val="TableBody"/>
              <w:spacing w:before="0" w:after="0"/>
            </w:pPr>
            <w:r w:rsidRPr="00EC0B45">
              <w:t>The Receiver's account number included in Field 3 of the Addenda must include at least one alphameric character.</w:t>
            </w:r>
          </w:p>
        </w:tc>
        <w:tc>
          <w:tcPr>
            <w:tcW w:w="1276" w:type="dxa"/>
          </w:tcPr>
          <w:p w:rsidR="002B7155" w:rsidRPr="00EC0B45" w:rsidRDefault="002B7155" w:rsidP="009446AE">
            <w:pPr>
              <w:pStyle w:val="TableBody"/>
              <w:spacing w:before="0" w:after="0"/>
            </w:pPr>
            <w:r w:rsidRPr="00EC0B45">
              <w:t>ENR SEC code</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R44</w:t>
            </w:r>
          </w:p>
        </w:tc>
        <w:tc>
          <w:tcPr>
            <w:tcW w:w="2268" w:type="dxa"/>
          </w:tcPr>
          <w:p w:rsidR="002B7155" w:rsidRPr="00EC0B45" w:rsidRDefault="002B7155" w:rsidP="009446AE">
            <w:pPr>
              <w:pStyle w:val="TableBody"/>
              <w:spacing w:before="0" w:after="0"/>
            </w:pPr>
            <w:r w:rsidRPr="00EC0B45">
              <w:t>Invalid Individual ID Number / Identification Number</w:t>
            </w:r>
          </w:p>
        </w:tc>
        <w:tc>
          <w:tcPr>
            <w:tcW w:w="4394" w:type="dxa"/>
          </w:tcPr>
          <w:p w:rsidR="002B7155" w:rsidRPr="00EC0B45" w:rsidRDefault="002B7155" w:rsidP="009446AE">
            <w:pPr>
              <w:pStyle w:val="TableBody"/>
              <w:spacing w:before="0" w:after="0"/>
            </w:pPr>
            <w:r w:rsidRPr="00EC0B45">
              <w:t>The Individual ID Number / Identification Number provided in Field 3 of the Addenda Record does not match a corresponding ID number in the Federal Government Agency's records.</w:t>
            </w:r>
          </w:p>
        </w:tc>
        <w:tc>
          <w:tcPr>
            <w:tcW w:w="1276" w:type="dxa"/>
          </w:tcPr>
          <w:p w:rsidR="002B7155" w:rsidRPr="00EC0B45" w:rsidRDefault="002B7155" w:rsidP="009446AE">
            <w:pPr>
              <w:pStyle w:val="TableBody"/>
              <w:spacing w:before="0" w:after="0"/>
            </w:pPr>
            <w:r w:rsidRPr="00EC0B45">
              <w:t>ENR SEC code</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R45</w:t>
            </w:r>
          </w:p>
        </w:tc>
        <w:tc>
          <w:tcPr>
            <w:tcW w:w="2268" w:type="dxa"/>
          </w:tcPr>
          <w:p w:rsidR="002B7155" w:rsidRPr="00EC0B45" w:rsidRDefault="002B7155" w:rsidP="009446AE">
            <w:pPr>
              <w:pStyle w:val="TableBody"/>
              <w:spacing w:before="0" w:after="0"/>
            </w:pPr>
            <w:r w:rsidRPr="00EC0B45">
              <w:t>Invalid Individual Name / Company Name</w:t>
            </w:r>
          </w:p>
        </w:tc>
        <w:tc>
          <w:tcPr>
            <w:tcW w:w="4394" w:type="dxa"/>
          </w:tcPr>
          <w:p w:rsidR="002B7155" w:rsidRPr="00EC0B45" w:rsidRDefault="002B7155" w:rsidP="009446AE">
            <w:pPr>
              <w:pStyle w:val="TableBody"/>
              <w:spacing w:before="0" w:after="0"/>
            </w:pPr>
            <w:r w:rsidRPr="00EC0B45">
              <w:t>The name of the consumer or company provided in Field 3 of the Addenda Record either does not match a corresponding name in the Federal Government Agency's records or fails to include at least one alphameric character.</w:t>
            </w:r>
          </w:p>
        </w:tc>
        <w:tc>
          <w:tcPr>
            <w:tcW w:w="1276" w:type="dxa"/>
          </w:tcPr>
          <w:p w:rsidR="002B7155" w:rsidRPr="00EC0B45" w:rsidRDefault="002B7155" w:rsidP="009446AE">
            <w:pPr>
              <w:pStyle w:val="TableBody"/>
              <w:spacing w:before="0" w:after="0"/>
            </w:pPr>
            <w:r w:rsidRPr="00EC0B45">
              <w:t>ENR SEC code</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R46</w:t>
            </w:r>
          </w:p>
        </w:tc>
        <w:tc>
          <w:tcPr>
            <w:tcW w:w="2268" w:type="dxa"/>
          </w:tcPr>
          <w:p w:rsidR="002B7155" w:rsidRPr="00EC0B45" w:rsidRDefault="002B7155" w:rsidP="009446AE">
            <w:pPr>
              <w:pStyle w:val="TableBody"/>
              <w:spacing w:before="0" w:after="0"/>
            </w:pPr>
            <w:r w:rsidRPr="00EC0B45">
              <w:t>Invalid Representative Payee Indicator</w:t>
            </w:r>
          </w:p>
        </w:tc>
        <w:tc>
          <w:tcPr>
            <w:tcW w:w="4394" w:type="dxa"/>
          </w:tcPr>
          <w:p w:rsidR="002B7155" w:rsidRPr="00EC0B45" w:rsidRDefault="002B7155" w:rsidP="009446AE">
            <w:pPr>
              <w:pStyle w:val="TableBody"/>
              <w:spacing w:before="0" w:after="0"/>
            </w:pPr>
            <w:r w:rsidRPr="00EC0B45">
              <w:t>The Representative Payee Indicator Code included in Field 3 of the Addenda Record has been omitted or it is not consistent with the Federal Government Agency's records.</w:t>
            </w:r>
          </w:p>
        </w:tc>
        <w:tc>
          <w:tcPr>
            <w:tcW w:w="1276" w:type="dxa"/>
          </w:tcPr>
          <w:p w:rsidR="002B7155" w:rsidRPr="00EC0B45" w:rsidRDefault="002B7155" w:rsidP="009446AE">
            <w:pPr>
              <w:pStyle w:val="TableBody"/>
              <w:spacing w:before="0" w:after="0"/>
            </w:pPr>
            <w:r w:rsidRPr="00EC0B45">
              <w:t>ENR SEC code</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R47</w:t>
            </w:r>
          </w:p>
        </w:tc>
        <w:tc>
          <w:tcPr>
            <w:tcW w:w="2268" w:type="dxa"/>
          </w:tcPr>
          <w:p w:rsidR="002B7155" w:rsidRPr="00EC0B45" w:rsidRDefault="002B7155" w:rsidP="009446AE">
            <w:pPr>
              <w:pStyle w:val="TableBody"/>
              <w:spacing w:before="0" w:after="0"/>
            </w:pPr>
            <w:r w:rsidRPr="00EC0B45">
              <w:t xml:space="preserve">Duplicate Enrollment </w:t>
            </w:r>
          </w:p>
        </w:tc>
        <w:tc>
          <w:tcPr>
            <w:tcW w:w="4394" w:type="dxa"/>
          </w:tcPr>
          <w:p w:rsidR="002B7155" w:rsidRPr="00EC0B45" w:rsidRDefault="002B7155" w:rsidP="009446AE">
            <w:pPr>
              <w:pStyle w:val="TableBody"/>
              <w:spacing w:before="0" w:after="0"/>
            </w:pPr>
            <w:r w:rsidRPr="00EC0B45">
              <w:t xml:space="preserve">The Entry is duplicate of an Automated Enrollment Entry previously initiated by a DFI. </w:t>
            </w:r>
          </w:p>
        </w:tc>
        <w:tc>
          <w:tcPr>
            <w:tcW w:w="1276" w:type="dxa"/>
          </w:tcPr>
          <w:p w:rsidR="002B7155" w:rsidRPr="00EC0B45" w:rsidRDefault="002B7155" w:rsidP="009446AE">
            <w:pPr>
              <w:pStyle w:val="TableBody"/>
              <w:spacing w:before="0" w:after="0"/>
            </w:pPr>
            <w:r w:rsidRPr="00EC0B45">
              <w:t>ENR SEC code</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R50</w:t>
            </w:r>
          </w:p>
        </w:tc>
        <w:tc>
          <w:tcPr>
            <w:tcW w:w="2268" w:type="dxa"/>
          </w:tcPr>
          <w:p w:rsidR="002B7155" w:rsidRPr="00EC0B45" w:rsidRDefault="002B7155" w:rsidP="009446AE">
            <w:pPr>
              <w:pStyle w:val="TableBody"/>
              <w:spacing w:before="0" w:after="0"/>
            </w:pPr>
            <w:r w:rsidRPr="00EC0B45">
              <w:t xml:space="preserve">State Law Affecting RCK Acceptance </w:t>
            </w:r>
          </w:p>
        </w:tc>
        <w:tc>
          <w:tcPr>
            <w:tcW w:w="4394" w:type="dxa"/>
          </w:tcPr>
          <w:p w:rsidR="002B7155" w:rsidRPr="00EC0B45" w:rsidRDefault="002B7155" w:rsidP="009446AE">
            <w:pPr>
              <w:pStyle w:val="TableBody"/>
              <w:spacing w:before="0" w:after="0"/>
            </w:pPr>
            <w:r w:rsidRPr="00EC0B45">
              <w:t xml:space="preserve">(1) The RDFI is located in a state that has not adopted Revised Article 4 of the Uniform Commercial Code (1990 Official Text) and has not revised its customer agreements to allow for Electronic presentment; or  </w:t>
            </w:r>
          </w:p>
          <w:p w:rsidR="002B7155" w:rsidRPr="00EC0B45" w:rsidRDefault="002B7155" w:rsidP="009446AE">
            <w:pPr>
              <w:pStyle w:val="TableBody"/>
              <w:spacing w:before="0" w:after="0"/>
            </w:pPr>
            <w:r w:rsidRPr="00EC0B45">
              <w:t>(2) The RDFI is located within a state that requires all canceled Checks to a specific type of account to be returned to the Receiver within the periodic statement.</w:t>
            </w:r>
          </w:p>
        </w:tc>
        <w:tc>
          <w:tcPr>
            <w:tcW w:w="1276" w:type="dxa"/>
          </w:tcPr>
          <w:p w:rsidR="002B7155" w:rsidRPr="00EC0B45" w:rsidRDefault="002B7155" w:rsidP="009446AE">
            <w:pPr>
              <w:pStyle w:val="TableBody"/>
              <w:spacing w:before="0" w:after="0"/>
            </w:pPr>
            <w:r w:rsidRPr="00EC0B45">
              <w:t>RCK SEC code</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lastRenderedPageBreak/>
              <w:t>NACHA</w:t>
            </w:r>
          </w:p>
        </w:tc>
        <w:tc>
          <w:tcPr>
            <w:tcW w:w="993" w:type="dxa"/>
          </w:tcPr>
          <w:p w:rsidR="002B7155" w:rsidRPr="00EC0B45" w:rsidRDefault="002B7155" w:rsidP="009446AE">
            <w:pPr>
              <w:pStyle w:val="TableBody"/>
              <w:spacing w:before="0" w:after="0"/>
            </w:pPr>
            <w:r w:rsidRPr="00EC0B45">
              <w:t>R51</w:t>
            </w:r>
          </w:p>
        </w:tc>
        <w:tc>
          <w:tcPr>
            <w:tcW w:w="2268" w:type="dxa"/>
          </w:tcPr>
          <w:p w:rsidR="002B7155" w:rsidRPr="00EC0B45" w:rsidRDefault="002B7155" w:rsidP="009446AE">
            <w:pPr>
              <w:pStyle w:val="TableBody"/>
              <w:spacing w:before="0" w:after="0"/>
            </w:pPr>
            <w:r w:rsidRPr="00EC0B45">
              <w:t>Item related to RCK Entry is Ineligible for RCK Entry is Improper</w:t>
            </w:r>
          </w:p>
        </w:tc>
        <w:tc>
          <w:tcPr>
            <w:tcW w:w="4394" w:type="dxa"/>
          </w:tcPr>
          <w:p w:rsidR="002B7155" w:rsidRPr="00EC0B45" w:rsidRDefault="002B7155" w:rsidP="009446AE">
            <w:pPr>
              <w:pStyle w:val="TableBody"/>
              <w:spacing w:before="0" w:after="0"/>
            </w:pPr>
            <w:r w:rsidRPr="00EC0B45">
              <w:t xml:space="preserve">A RCK Entry considered to be ineligible or improper. </w:t>
            </w:r>
          </w:p>
        </w:tc>
        <w:tc>
          <w:tcPr>
            <w:tcW w:w="1276" w:type="dxa"/>
          </w:tcPr>
          <w:p w:rsidR="002B7155" w:rsidRPr="00EC0B45" w:rsidRDefault="002B7155" w:rsidP="009446AE">
            <w:pPr>
              <w:pStyle w:val="TableBody"/>
              <w:spacing w:before="0" w:after="0"/>
            </w:pPr>
            <w:r w:rsidRPr="00EC0B45">
              <w:t>RCK SEC code</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R52</w:t>
            </w:r>
          </w:p>
        </w:tc>
        <w:tc>
          <w:tcPr>
            <w:tcW w:w="2268" w:type="dxa"/>
          </w:tcPr>
          <w:p w:rsidR="002B7155" w:rsidRPr="00EC0B45" w:rsidRDefault="002B7155" w:rsidP="009446AE">
            <w:pPr>
              <w:pStyle w:val="TableBody"/>
              <w:spacing w:before="0" w:after="0"/>
            </w:pPr>
            <w:r w:rsidRPr="00EC0B45">
              <w:t>Stop Payment on Item Related to RCK Entry</w:t>
            </w:r>
          </w:p>
        </w:tc>
        <w:tc>
          <w:tcPr>
            <w:tcW w:w="4394" w:type="dxa"/>
          </w:tcPr>
          <w:p w:rsidR="002B7155" w:rsidRPr="00EC0B45" w:rsidRDefault="002B7155" w:rsidP="009446AE">
            <w:pPr>
              <w:pStyle w:val="TableBody"/>
              <w:spacing w:before="0" w:after="0"/>
            </w:pPr>
            <w:r w:rsidRPr="00EC0B45">
              <w:t xml:space="preserve">A stop payment order has been placed on the item to which the RCK Entry relates. </w:t>
            </w:r>
          </w:p>
        </w:tc>
        <w:tc>
          <w:tcPr>
            <w:tcW w:w="1276" w:type="dxa"/>
          </w:tcPr>
          <w:p w:rsidR="002B7155" w:rsidRPr="00EC0B45" w:rsidRDefault="002B7155" w:rsidP="009446AE">
            <w:pPr>
              <w:pStyle w:val="TableBody"/>
              <w:spacing w:before="0" w:after="0"/>
            </w:pPr>
            <w:r w:rsidRPr="00EC0B45">
              <w:t>RCK SEC code</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R53</w:t>
            </w:r>
          </w:p>
        </w:tc>
        <w:tc>
          <w:tcPr>
            <w:tcW w:w="2268" w:type="dxa"/>
          </w:tcPr>
          <w:p w:rsidR="002B7155" w:rsidRPr="00EC0B45" w:rsidRDefault="002B7155" w:rsidP="009446AE">
            <w:pPr>
              <w:pStyle w:val="TableBody"/>
              <w:spacing w:before="0" w:after="0"/>
            </w:pPr>
            <w:r w:rsidRPr="00EC0B45">
              <w:t>Item and RCK Entry Presented for Payment</w:t>
            </w:r>
          </w:p>
        </w:tc>
        <w:tc>
          <w:tcPr>
            <w:tcW w:w="4394" w:type="dxa"/>
          </w:tcPr>
          <w:p w:rsidR="002B7155" w:rsidRPr="00EC0B45" w:rsidRDefault="002B7155" w:rsidP="009446AE">
            <w:pPr>
              <w:pStyle w:val="TableBody"/>
              <w:spacing w:before="0" w:after="0"/>
            </w:pPr>
            <w:r w:rsidRPr="00EC0B45">
              <w:t xml:space="preserve">In addition to an RCK Entry, the item to which the RCK Entry relates has also been presented for payment. </w:t>
            </w:r>
          </w:p>
        </w:tc>
        <w:tc>
          <w:tcPr>
            <w:tcW w:w="1276" w:type="dxa"/>
          </w:tcPr>
          <w:p w:rsidR="002B7155" w:rsidRPr="00EC0B45" w:rsidRDefault="002B7155" w:rsidP="009446AE">
            <w:pPr>
              <w:pStyle w:val="TableBody"/>
              <w:spacing w:before="0" w:after="0"/>
            </w:pPr>
            <w:r w:rsidRPr="00EC0B45">
              <w:t>RCK SEC code</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R61</w:t>
            </w:r>
          </w:p>
        </w:tc>
        <w:tc>
          <w:tcPr>
            <w:tcW w:w="2268" w:type="dxa"/>
          </w:tcPr>
          <w:p w:rsidR="002B7155" w:rsidRPr="00EC0B45" w:rsidRDefault="002B7155" w:rsidP="009446AE">
            <w:pPr>
              <w:pStyle w:val="TableBody"/>
              <w:spacing w:before="0" w:after="0"/>
            </w:pPr>
            <w:r w:rsidRPr="00EC0B45">
              <w:t>Misrouted Return</w:t>
            </w:r>
          </w:p>
        </w:tc>
        <w:tc>
          <w:tcPr>
            <w:tcW w:w="4394" w:type="dxa"/>
          </w:tcPr>
          <w:p w:rsidR="002B7155" w:rsidRPr="00EC0B45" w:rsidRDefault="002B7155" w:rsidP="009446AE">
            <w:pPr>
              <w:pStyle w:val="TableBody"/>
              <w:spacing w:before="0" w:after="0"/>
            </w:pPr>
            <w:r w:rsidRPr="00EC0B45">
              <w:t xml:space="preserve">The financial institution preparing the Return Entry (the RDFI of the original Entry) has placed the incorrect Routing Number in the Receiving DFI Identification field. </w:t>
            </w:r>
          </w:p>
        </w:tc>
        <w:tc>
          <w:tcPr>
            <w:tcW w:w="1276" w:type="dxa"/>
          </w:tcPr>
          <w:p w:rsidR="002B7155" w:rsidRPr="00EC0B45" w:rsidRDefault="002B7155" w:rsidP="009446AE">
            <w:pPr>
              <w:pStyle w:val="TableBody"/>
              <w:spacing w:before="0" w:after="0"/>
            </w:pPr>
            <w:r w:rsidRPr="00EC0B45">
              <w:t>ALL SEC codes, except IAT</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R62</w:t>
            </w:r>
          </w:p>
        </w:tc>
        <w:tc>
          <w:tcPr>
            <w:tcW w:w="2268" w:type="dxa"/>
          </w:tcPr>
          <w:p w:rsidR="002B7155" w:rsidRPr="00EC0B45" w:rsidRDefault="002B7155" w:rsidP="009446AE">
            <w:pPr>
              <w:pStyle w:val="TableBody"/>
              <w:spacing w:before="0" w:after="0"/>
            </w:pPr>
            <w:r w:rsidRPr="00EC0B45">
              <w:t>Return of Erroneous or Reversing Debit</w:t>
            </w:r>
          </w:p>
        </w:tc>
        <w:tc>
          <w:tcPr>
            <w:tcW w:w="4394" w:type="dxa"/>
          </w:tcPr>
          <w:p w:rsidR="002B7155" w:rsidRPr="00EC0B45" w:rsidRDefault="002B7155" w:rsidP="009446AE">
            <w:pPr>
              <w:pStyle w:val="TableBody"/>
              <w:spacing w:before="0" w:after="0"/>
            </w:pPr>
            <w:r w:rsidRPr="00EC0B45">
              <w:t>The Originator's / ODFI's use of the reversal process has resulted in, or failed to correct, an unintended credit to the Receiver.</w:t>
            </w:r>
          </w:p>
        </w:tc>
        <w:tc>
          <w:tcPr>
            <w:tcW w:w="1276" w:type="dxa"/>
          </w:tcPr>
          <w:p w:rsidR="002B7155" w:rsidRPr="00EC0B45" w:rsidRDefault="002B7155" w:rsidP="009446AE">
            <w:pPr>
              <w:pStyle w:val="TableBody"/>
              <w:spacing w:before="0" w:after="0"/>
            </w:pPr>
            <w:r w:rsidRPr="00EC0B45">
              <w:t>ALL SEC codes, except IAT</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R67</w:t>
            </w:r>
          </w:p>
        </w:tc>
        <w:tc>
          <w:tcPr>
            <w:tcW w:w="2268" w:type="dxa"/>
          </w:tcPr>
          <w:p w:rsidR="002B7155" w:rsidRPr="00EC0B45" w:rsidRDefault="002B7155" w:rsidP="009446AE">
            <w:pPr>
              <w:pStyle w:val="TableBody"/>
              <w:spacing w:before="0" w:after="0"/>
            </w:pPr>
            <w:r w:rsidRPr="00EC0B45">
              <w:t>Duplicate Return</w:t>
            </w:r>
          </w:p>
        </w:tc>
        <w:tc>
          <w:tcPr>
            <w:tcW w:w="4394" w:type="dxa"/>
          </w:tcPr>
          <w:p w:rsidR="002B7155" w:rsidRPr="00EC0B45" w:rsidRDefault="002B7155" w:rsidP="009446AE">
            <w:pPr>
              <w:pStyle w:val="TableBody"/>
              <w:spacing w:before="0" w:after="0"/>
            </w:pPr>
            <w:r w:rsidRPr="00EC0B45">
              <w:t xml:space="preserve">The ODFI has received more than one Return for the same Entry. </w:t>
            </w:r>
          </w:p>
        </w:tc>
        <w:tc>
          <w:tcPr>
            <w:tcW w:w="1276" w:type="dxa"/>
          </w:tcPr>
          <w:p w:rsidR="002B7155" w:rsidRPr="00EC0B45" w:rsidRDefault="002B7155" w:rsidP="009446AE">
            <w:pPr>
              <w:pStyle w:val="TableBody"/>
              <w:spacing w:before="0" w:after="0"/>
            </w:pPr>
            <w:r w:rsidRPr="00EC0B45">
              <w:t>ALL SEC codes, except IAT</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R68</w:t>
            </w:r>
          </w:p>
        </w:tc>
        <w:tc>
          <w:tcPr>
            <w:tcW w:w="2268" w:type="dxa"/>
          </w:tcPr>
          <w:p w:rsidR="002B7155" w:rsidRPr="00EC0B45" w:rsidRDefault="002B7155" w:rsidP="009446AE">
            <w:pPr>
              <w:pStyle w:val="TableBody"/>
              <w:spacing w:before="0" w:after="0"/>
            </w:pPr>
            <w:r w:rsidRPr="00EC0B45">
              <w:t>Untimely Return</w:t>
            </w:r>
          </w:p>
        </w:tc>
        <w:tc>
          <w:tcPr>
            <w:tcW w:w="4394" w:type="dxa"/>
          </w:tcPr>
          <w:p w:rsidR="002B7155" w:rsidRPr="00EC0B45" w:rsidRDefault="002B7155" w:rsidP="009446AE">
            <w:pPr>
              <w:pStyle w:val="TableBody"/>
              <w:spacing w:before="0" w:after="0"/>
            </w:pPr>
            <w:r w:rsidRPr="00EC0B45">
              <w:t xml:space="preserve">The Return Entry has not been sent within the time frame established by these Rules. </w:t>
            </w:r>
          </w:p>
        </w:tc>
        <w:tc>
          <w:tcPr>
            <w:tcW w:w="1276" w:type="dxa"/>
          </w:tcPr>
          <w:p w:rsidR="002B7155" w:rsidRPr="00EC0B45" w:rsidRDefault="002B7155" w:rsidP="009446AE">
            <w:pPr>
              <w:pStyle w:val="TableBody"/>
              <w:spacing w:before="0" w:after="0"/>
            </w:pPr>
            <w:r w:rsidRPr="00EC0B45">
              <w:t>ALL SEC codes, except IAT</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R69</w:t>
            </w:r>
          </w:p>
        </w:tc>
        <w:tc>
          <w:tcPr>
            <w:tcW w:w="2268" w:type="dxa"/>
          </w:tcPr>
          <w:p w:rsidR="002B7155" w:rsidRPr="00EC0B45" w:rsidRDefault="002B7155" w:rsidP="009446AE">
            <w:pPr>
              <w:pStyle w:val="TableBody"/>
              <w:spacing w:before="0" w:after="0"/>
            </w:pPr>
            <w:r w:rsidRPr="00EC0B45">
              <w:t>Field Error(s)</w:t>
            </w:r>
          </w:p>
        </w:tc>
        <w:tc>
          <w:tcPr>
            <w:tcW w:w="4394" w:type="dxa"/>
          </w:tcPr>
          <w:p w:rsidR="002B7155" w:rsidRPr="00EC0B45" w:rsidRDefault="002B7155" w:rsidP="009446AE">
            <w:pPr>
              <w:pStyle w:val="TableBody"/>
              <w:spacing w:before="0" w:after="0"/>
            </w:pPr>
            <w:r w:rsidRPr="00EC0B45">
              <w:t>One or more of the field requirements are incorrect.</w:t>
            </w:r>
          </w:p>
        </w:tc>
        <w:tc>
          <w:tcPr>
            <w:tcW w:w="1276" w:type="dxa"/>
          </w:tcPr>
          <w:p w:rsidR="002B7155" w:rsidRPr="00EC0B45" w:rsidRDefault="002B7155" w:rsidP="009446AE">
            <w:pPr>
              <w:pStyle w:val="TableBody"/>
              <w:spacing w:before="0" w:after="0"/>
            </w:pPr>
            <w:r w:rsidRPr="00EC0B45">
              <w:t>ALL SEC codes, except IAT</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R70</w:t>
            </w:r>
          </w:p>
        </w:tc>
        <w:tc>
          <w:tcPr>
            <w:tcW w:w="2268" w:type="dxa"/>
          </w:tcPr>
          <w:p w:rsidR="002B7155" w:rsidRPr="00EC0B45" w:rsidRDefault="002B7155" w:rsidP="009446AE">
            <w:pPr>
              <w:pStyle w:val="TableBody"/>
              <w:spacing w:before="0" w:after="0"/>
            </w:pPr>
            <w:r w:rsidRPr="00EC0B45">
              <w:t>Permissible Return Entry Not Accepted / Return Not Requested by ODFI</w:t>
            </w:r>
          </w:p>
        </w:tc>
        <w:tc>
          <w:tcPr>
            <w:tcW w:w="4394" w:type="dxa"/>
          </w:tcPr>
          <w:p w:rsidR="002B7155" w:rsidRPr="00EC0B45" w:rsidRDefault="002B7155" w:rsidP="009446AE">
            <w:pPr>
              <w:pStyle w:val="TableBody"/>
              <w:spacing w:before="0" w:after="0"/>
            </w:pPr>
            <w:r w:rsidRPr="00EC0B45">
              <w:t xml:space="preserve">The ODFI has received a Return Entry identified by the RDFI as being returned with the permission of, or at the request of, the ODFI, but the ODFI has not agreed to accept the Entry or has not requested the return of the Entry. </w:t>
            </w:r>
          </w:p>
        </w:tc>
        <w:tc>
          <w:tcPr>
            <w:tcW w:w="1276" w:type="dxa"/>
          </w:tcPr>
          <w:p w:rsidR="002B7155" w:rsidRPr="00EC0B45" w:rsidRDefault="002B7155" w:rsidP="009446AE">
            <w:pPr>
              <w:pStyle w:val="TableBody"/>
              <w:spacing w:before="0" w:after="0"/>
            </w:pPr>
            <w:r w:rsidRPr="00EC0B45">
              <w:t>ALL SEC codes, except IAT</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R71</w:t>
            </w:r>
          </w:p>
        </w:tc>
        <w:tc>
          <w:tcPr>
            <w:tcW w:w="2268" w:type="dxa"/>
          </w:tcPr>
          <w:p w:rsidR="002B7155" w:rsidRPr="00EC0B45" w:rsidRDefault="002B7155" w:rsidP="009446AE">
            <w:pPr>
              <w:pStyle w:val="TableBody"/>
              <w:spacing w:before="0" w:after="0"/>
            </w:pPr>
            <w:r w:rsidRPr="00EC0B45">
              <w:t>Misrouted Dishonored Return</w:t>
            </w:r>
          </w:p>
        </w:tc>
        <w:tc>
          <w:tcPr>
            <w:tcW w:w="4394" w:type="dxa"/>
          </w:tcPr>
          <w:p w:rsidR="002B7155" w:rsidRPr="00EC0B45" w:rsidRDefault="002B7155" w:rsidP="009446AE">
            <w:pPr>
              <w:pStyle w:val="TableBody"/>
              <w:spacing w:before="0" w:after="0"/>
            </w:pPr>
            <w:r w:rsidRPr="00EC0B45">
              <w:t xml:space="preserve">The financial institution preparing the dishonored Return Entry (the ODFI of the original Entry) has placed the incorrect Routing Number in the Receiving DFI Identification field. </w:t>
            </w:r>
          </w:p>
        </w:tc>
        <w:tc>
          <w:tcPr>
            <w:tcW w:w="1276" w:type="dxa"/>
          </w:tcPr>
          <w:p w:rsidR="002B7155" w:rsidRPr="00EC0B45" w:rsidRDefault="002B7155" w:rsidP="009446AE">
            <w:pPr>
              <w:pStyle w:val="TableBody"/>
              <w:spacing w:before="0" w:after="0"/>
            </w:pPr>
            <w:r w:rsidRPr="00EC0B45">
              <w:t>ALL SEC codes, except IAT</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R72</w:t>
            </w:r>
          </w:p>
        </w:tc>
        <w:tc>
          <w:tcPr>
            <w:tcW w:w="2268" w:type="dxa"/>
          </w:tcPr>
          <w:p w:rsidR="002B7155" w:rsidRPr="00EC0B45" w:rsidRDefault="002B7155" w:rsidP="009446AE">
            <w:pPr>
              <w:pStyle w:val="TableBody"/>
              <w:spacing w:before="0" w:after="0"/>
            </w:pPr>
            <w:r w:rsidRPr="00EC0B45">
              <w:t>Untimely Dishonored Return</w:t>
            </w:r>
          </w:p>
        </w:tc>
        <w:tc>
          <w:tcPr>
            <w:tcW w:w="4394" w:type="dxa"/>
          </w:tcPr>
          <w:p w:rsidR="002B7155" w:rsidRPr="00EC0B45" w:rsidRDefault="002B7155" w:rsidP="009446AE">
            <w:pPr>
              <w:pStyle w:val="TableBody"/>
              <w:spacing w:before="0" w:after="0"/>
            </w:pPr>
            <w:r w:rsidRPr="00EC0B45">
              <w:t xml:space="preserve">The dishonored Return Entry has not been sent within the designated time frame.  </w:t>
            </w:r>
          </w:p>
        </w:tc>
        <w:tc>
          <w:tcPr>
            <w:tcW w:w="1276" w:type="dxa"/>
          </w:tcPr>
          <w:p w:rsidR="002B7155" w:rsidRPr="00EC0B45" w:rsidRDefault="002B7155" w:rsidP="009446AE">
            <w:pPr>
              <w:pStyle w:val="TableBody"/>
              <w:spacing w:before="0" w:after="0"/>
            </w:pPr>
            <w:r w:rsidRPr="00EC0B45">
              <w:t>ALL SEC codes, except IAT</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R73</w:t>
            </w:r>
          </w:p>
        </w:tc>
        <w:tc>
          <w:tcPr>
            <w:tcW w:w="2268" w:type="dxa"/>
          </w:tcPr>
          <w:p w:rsidR="002B7155" w:rsidRPr="00EC0B45" w:rsidRDefault="002B7155" w:rsidP="009446AE">
            <w:pPr>
              <w:pStyle w:val="TableBody"/>
              <w:spacing w:before="0" w:after="0"/>
            </w:pPr>
            <w:r w:rsidRPr="00EC0B45">
              <w:t>Timely Original Return</w:t>
            </w:r>
          </w:p>
        </w:tc>
        <w:tc>
          <w:tcPr>
            <w:tcW w:w="4394" w:type="dxa"/>
          </w:tcPr>
          <w:p w:rsidR="002B7155" w:rsidRPr="00EC0B45" w:rsidRDefault="002B7155" w:rsidP="009446AE">
            <w:pPr>
              <w:pStyle w:val="TableBody"/>
              <w:spacing w:before="0" w:after="0"/>
            </w:pPr>
            <w:r w:rsidRPr="00EC0B45">
              <w:t xml:space="preserve">The RDFI is certifying that the original Return Entry was sent within the timeframe designated in these Rules.  </w:t>
            </w:r>
          </w:p>
        </w:tc>
        <w:tc>
          <w:tcPr>
            <w:tcW w:w="1276" w:type="dxa"/>
          </w:tcPr>
          <w:p w:rsidR="002B7155" w:rsidRPr="00EC0B45" w:rsidRDefault="002B7155" w:rsidP="009446AE">
            <w:pPr>
              <w:pStyle w:val="TableBody"/>
              <w:spacing w:before="0" w:after="0"/>
            </w:pPr>
            <w:r w:rsidRPr="00EC0B45">
              <w:t>ALL SEC codes, except IAT</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R74</w:t>
            </w:r>
          </w:p>
        </w:tc>
        <w:tc>
          <w:tcPr>
            <w:tcW w:w="2268" w:type="dxa"/>
          </w:tcPr>
          <w:p w:rsidR="002B7155" w:rsidRPr="00EC0B45" w:rsidRDefault="002B7155" w:rsidP="009446AE">
            <w:pPr>
              <w:pStyle w:val="TableBody"/>
              <w:spacing w:before="0" w:after="0"/>
            </w:pPr>
            <w:r w:rsidRPr="00EC0B45">
              <w:t>Corrected Return</w:t>
            </w:r>
          </w:p>
        </w:tc>
        <w:tc>
          <w:tcPr>
            <w:tcW w:w="4394" w:type="dxa"/>
          </w:tcPr>
          <w:p w:rsidR="002B7155" w:rsidRPr="00EC0B45" w:rsidRDefault="002B7155" w:rsidP="009446AE">
            <w:pPr>
              <w:pStyle w:val="TableBody"/>
              <w:spacing w:before="0" w:after="0"/>
            </w:pPr>
            <w:r w:rsidRPr="00EC0B45">
              <w:t xml:space="preserve">The RDFI is correcting a previous Return Entry that was dishonored using Return Reason Code R69 (Field Error(s)) because it contained incomplete or incorrect information.  </w:t>
            </w:r>
          </w:p>
        </w:tc>
        <w:tc>
          <w:tcPr>
            <w:tcW w:w="1276" w:type="dxa"/>
          </w:tcPr>
          <w:p w:rsidR="002B7155" w:rsidRPr="00EC0B45" w:rsidRDefault="002B7155" w:rsidP="009446AE">
            <w:pPr>
              <w:pStyle w:val="TableBody"/>
              <w:spacing w:before="0" w:after="0"/>
            </w:pPr>
            <w:r w:rsidRPr="00EC0B45">
              <w:t>ALL SEC codes, except IAT</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R75</w:t>
            </w:r>
          </w:p>
        </w:tc>
        <w:tc>
          <w:tcPr>
            <w:tcW w:w="2268" w:type="dxa"/>
          </w:tcPr>
          <w:p w:rsidR="002B7155" w:rsidRPr="00EC0B45" w:rsidRDefault="002B7155" w:rsidP="009446AE">
            <w:pPr>
              <w:pStyle w:val="TableBody"/>
              <w:spacing w:before="0" w:after="0"/>
            </w:pPr>
            <w:r w:rsidRPr="00EC0B45">
              <w:t>Return Not a Duplicate</w:t>
            </w:r>
          </w:p>
        </w:tc>
        <w:tc>
          <w:tcPr>
            <w:tcW w:w="4394" w:type="dxa"/>
          </w:tcPr>
          <w:p w:rsidR="002B7155" w:rsidRPr="00EC0B45" w:rsidRDefault="002B7155" w:rsidP="009446AE">
            <w:pPr>
              <w:pStyle w:val="TableBody"/>
              <w:spacing w:before="0" w:after="0"/>
            </w:pPr>
            <w:r w:rsidRPr="00EC0B45">
              <w:t xml:space="preserve">The Return Entry was not a duplicate of an Entry previously returned by the RDFI.  </w:t>
            </w:r>
          </w:p>
        </w:tc>
        <w:tc>
          <w:tcPr>
            <w:tcW w:w="1276" w:type="dxa"/>
          </w:tcPr>
          <w:p w:rsidR="002B7155" w:rsidRPr="00EC0B45" w:rsidRDefault="002B7155" w:rsidP="009446AE">
            <w:pPr>
              <w:pStyle w:val="TableBody"/>
              <w:spacing w:before="0" w:after="0"/>
            </w:pPr>
            <w:r w:rsidRPr="00EC0B45">
              <w:t>ALL SEC codes, except IAT</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R76</w:t>
            </w:r>
          </w:p>
        </w:tc>
        <w:tc>
          <w:tcPr>
            <w:tcW w:w="2268" w:type="dxa"/>
          </w:tcPr>
          <w:p w:rsidR="002B7155" w:rsidRPr="00EC0B45" w:rsidRDefault="002B7155" w:rsidP="009446AE">
            <w:pPr>
              <w:pStyle w:val="TableBody"/>
              <w:spacing w:before="0" w:after="0"/>
            </w:pPr>
            <w:r w:rsidRPr="00EC0B45">
              <w:t>No Errors Found</w:t>
            </w:r>
          </w:p>
        </w:tc>
        <w:tc>
          <w:tcPr>
            <w:tcW w:w="4394" w:type="dxa"/>
          </w:tcPr>
          <w:p w:rsidR="002B7155" w:rsidRPr="00EC0B45" w:rsidRDefault="002B7155" w:rsidP="009446AE">
            <w:pPr>
              <w:pStyle w:val="TableBody"/>
              <w:spacing w:before="0" w:after="0"/>
            </w:pPr>
            <w:r w:rsidRPr="00EC0B45">
              <w:t xml:space="preserve">The original Return Entry did not contain the errors indicated by the ODFI in the dishonored Return Entry.  </w:t>
            </w:r>
          </w:p>
        </w:tc>
        <w:tc>
          <w:tcPr>
            <w:tcW w:w="1276" w:type="dxa"/>
          </w:tcPr>
          <w:p w:rsidR="002B7155" w:rsidRPr="00EC0B45" w:rsidRDefault="002B7155" w:rsidP="009446AE">
            <w:pPr>
              <w:pStyle w:val="TableBody"/>
              <w:spacing w:before="0" w:after="0"/>
            </w:pPr>
            <w:r w:rsidRPr="00EC0B45">
              <w:t>ALL SEC codes, except IAT</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lastRenderedPageBreak/>
              <w:t>NACHA</w:t>
            </w:r>
          </w:p>
        </w:tc>
        <w:tc>
          <w:tcPr>
            <w:tcW w:w="993" w:type="dxa"/>
          </w:tcPr>
          <w:p w:rsidR="002B7155" w:rsidRPr="00EC0B45" w:rsidRDefault="002B7155" w:rsidP="009446AE">
            <w:pPr>
              <w:pStyle w:val="TableBody"/>
              <w:spacing w:before="0" w:after="0"/>
            </w:pPr>
            <w:r w:rsidRPr="00EC0B45">
              <w:t>R76</w:t>
            </w:r>
          </w:p>
        </w:tc>
        <w:tc>
          <w:tcPr>
            <w:tcW w:w="2268" w:type="dxa"/>
          </w:tcPr>
          <w:p w:rsidR="002B7155" w:rsidRPr="00EC0B45" w:rsidRDefault="002B7155" w:rsidP="009446AE">
            <w:pPr>
              <w:pStyle w:val="TableBody"/>
              <w:spacing w:before="0" w:after="0"/>
            </w:pPr>
            <w:r w:rsidRPr="00EC0B45">
              <w:t>Non-Acceptance of R62 Dishonored Return</w:t>
            </w:r>
          </w:p>
        </w:tc>
        <w:tc>
          <w:tcPr>
            <w:tcW w:w="4394" w:type="dxa"/>
          </w:tcPr>
          <w:p w:rsidR="002B7155" w:rsidRPr="00EC0B45" w:rsidRDefault="002B7155" w:rsidP="009446AE">
            <w:pPr>
              <w:pStyle w:val="TableBody"/>
              <w:spacing w:before="0" w:after="0"/>
            </w:pPr>
            <w:r w:rsidRPr="00EC0B45">
              <w:t>The RDFI returned both the Erroneous Entry and the related Reversing Entry, or the funds relating to the R62 dishonored Return are not recoverable from the Receiver.</w:t>
            </w:r>
          </w:p>
        </w:tc>
        <w:tc>
          <w:tcPr>
            <w:tcW w:w="1276" w:type="dxa"/>
          </w:tcPr>
          <w:p w:rsidR="002B7155" w:rsidRPr="00EC0B45" w:rsidRDefault="002B7155" w:rsidP="009446AE">
            <w:pPr>
              <w:pStyle w:val="TableBody"/>
              <w:spacing w:before="0" w:after="0"/>
            </w:pPr>
            <w:r w:rsidRPr="00EC0B45">
              <w:t>ALL SEC codes, except IAT</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R80</w:t>
            </w:r>
          </w:p>
        </w:tc>
        <w:tc>
          <w:tcPr>
            <w:tcW w:w="2268" w:type="dxa"/>
          </w:tcPr>
          <w:p w:rsidR="002B7155" w:rsidRPr="00EC0B45" w:rsidRDefault="002B7155" w:rsidP="009446AE">
            <w:pPr>
              <w:pStyle w:val="TableBody"/>
              <w:spacing w:before="0" w:after="0"/>
            </w:pPr>
            <w:r w:rsidRPr="00EC0B45">
              <w:t>IAT Entry Coding Error</w:t>
            </w:r>
          </w:p>
        </w:tc>
        <w:tc>
          <w:tcPr>
            <w:tcW w:w="4394" w:type="dxa"/>
          </w:tcPr>
          <w:p w:rsidR="002B7155" w:rsidRPr="00EC0B45" w:rsidRDefault="002B7155" w:rsidP="009446AE">
            <w:pPr>
              <w:pStyle w:val="TableBody"/>
              <w:spacing w:before="0" w:after="0"/>
            </w:pPr>
            <w:r w:rsidRPr="00EC0B45">
              <w:t>The IAT Entry is being returned due to one or more of the following conditions:</w:t>
            </w:r>
          </w:p>
          <w:p w:rsidR="002B7155" w:rsidRPr="00EC0B45" w:rsidRDefault="002B7155" w:rsidP="009446AE">
            <w:pPr>
              <w:pStyle w:val="TableBody"/>
              <w:spacing w:before="0" w:after="0"/>
            </w:pPr>
            <w:r w:rsidRPr="00EC0B45">
              <w:t>▪ Invalid DFI / Bank Branch Country Code</w:t>
            </w:r>
            <w:r w:rsidRPr="00EC0B45">
              <w:br/>
              <w:t xml:space="preserve">▪ Invalid DFI / Bank  Identification Number Qualifier </w:t>
            </w:r>
            <w:r w:rsidRPr="00EC0B45">
              <w:br/>
              <w:t xml:space="preserve">▪ Invalid Foreign Exchange Indicator </w:t>
            </w:r>
            <w:r w:rsidRPr="00EC0B45">
              <w:br/>
              <w:t xml:space="preserve">▪ Invalid ISO Originating Currency Code </w:t>
            </w:r>
            <w:r w:rsidRPr="00EC0B45">
              <w:br/>
              <w:t xml:space="preserve">▪ Invalid ISO Destination Currency Code </w:t>
            </w:r>
            <w:r w:rsidRPr="00EC0B45">
              <w:br/>
              <w:t>▪ Invalid ISO Destination Country Code</w:t>
            </w:r>
            <w:r w:rsidRPr="00EC0B45">
              <w:br/>
              <w:t>▪ Invalid Transaction Type Code</w:t>
            </w:r>
          </w:p>
        </w:tc>
        <w:tc>
          <w:tcPr>
            <w:tcW w:w="1276" w:type="dxa"/>
          </w:tcPr>
          <w:p w:rsidR="002B7155" w:rsidRPr="00EC0B45" w:rsidRDefault="002B7155" w:rsidP="009446AE">
            <w:pPr>
              <w:pStyle w:val="TableBody"/>
              <w:spacing w:before="0" w:after="0"/>
            </w:pPr>
            <w:r w:rsidRPr="00EC0B45">
              <w:t>IAT SEC code</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R81</w:t>
            </w:r>
          </w:p>
        </w:tc>
        <w:tc>
          <w:tcPr>
            <w:tcW w:w="2268" w:type="dxa"/>
          </w:tcPr>
          <w:p w:rsidR="002B7155" w:rsidRPr="00EC0B45" w:rsidRDefault="002B7155" w:rsidP="009446AE">
            <w:pPr>
              <w:pStyle w:val="TableBody"/>
              <w:spacing w:before="0" w:after="0"/>
            </w:pPr>
            <w:r w:rsidRPr="00EC0B45">
              <w:t>Non-Participant in IAT Program</w:t>
            </w:r>
          </w:p>
        </w:tc>
        <w:tc>
          <w:tcPr>
            <w:tcW w:w="4394" w:type="dxa"/>
          </w:tcPr>
          <w:p w:rsidR="002B7155" w:rsidRPr="00EC0B45" w:rsidRDefault="002B7155" w:rsidP="009446AE">
            <w:pPr>
              <w:pStyle w:val="TableBody"/>
              <w:spacing w:before="0" w:after="0"/>
            </w:pPr>
            <w:r w:rsidRPr="00EC0B45">
              <w:t xml:space="preserve">The IAT Entry is being returned because the Gateway does not have an agreement with either the ODFI or the Gateway's customer to transmit Outbound IAT Entries.  </w:t>
            </w:r>
          </w:p>
        </w:tc>
        <w:tc>
          <w:tcPr>
            <w:tcW w:w="1276" w:type="dxa"/>
          </w:tcPr>
          <w:p w:rsidR="002B7155" w:rsidRPr="00EC0B45" w:rsidRDefault="002B7155" w:rsidP="009446AE">
            <w:pPr>
              <w:pStyle w:val="TableBody"/>
              <w:spacing w:before="0" w:after="0"/>
            </w:pPr>
            <w:r w:rsidRPr="00EC0B45">
              <w:t>IAT SEC code</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R82</w:t>
            </w:r>
          </w:p>
        </w:tc>
        <w:tc>
          <w:tcPr>
            <w:tcW w:w="2268" w:type="dxa"/>
          </w:tcPr>
          <w:p w:rsidR="002B7155" w:rsidRPr="00EC0B45" w:rsidRDefault="002B7155" w:rsidP="009446AE">
            <w:pPr>
              <w:pStyle w:val="TableBody"/>
              <w:spacing w:before="0" w:after="0"/>
            </w:pPr>
            <w:r w:rsidRPr="00EC0B45">
              <w:t>Invalid Foreign Receiving DFI Identification</w:t>
            </w:r>
          </w:p>
        </w:tc>
        <w:tc>
          <w:tcPr>
            <w:tcW w:w="4394" w:type="dxa"/>
          </w:tcPr>
          <w:p w:rsidR="002B7155" w:rsidRPr="00EC0B45" w:rsidRDefault="002B7155" w:rsidP="009446AE">
            <w:pPr>
              <w:pStyle w:val="TableBody"/>
              <w:spacing w:before="0" w:after="0"/>
            </w:pPr>
            <w:r w:rsidRPr="00EC0B45">
              <w:t xml:space="preserve">The reference used to identify the Foreign Receiving DFI of an Outbound IAT Entry is invalid. </w:t>
            </w:r>
          </w:p>
        </w:tc>
        <w:tc>
          <w:tcPr>
            <w:tcW w:w="1276" w:type="dxa"/>
          </w:tcPr>
          <w:p w:rsidR="002B7155" w:rsidRPr="00EC0B45" w:rsidRDefault="002B7155" w:rsidP="009446AE">
            <w:pPr>
              <w:pStyle w:val="TableBody"/>
              <w:spacing w:before="0" w:after="0"/>
            </w:pPr>
            <w:r w:rsidRPr="00EC0B45">
              <w:t>IAT SEC code</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R83</w:t>
            </w:r>
          </w:p>
        </w:tc>
        <w:tc>
          <w:tcPr>
            <w:tcW w:w="2268" w:type="dxa"/>
          </w:tcPr>
          <w:p w:rsidR="002B7155" w:rsidRPr="00EC0B45" w:rsidRDefault="002B7155" w:rsidP="009446AE">
            <w:pPr>
              <w:pStyle w:val="TableBody"/>
              <w:spacing w:before="0" w:after="0"/>
            </w:pPr>
            <w:r w:rsidRPr="00EC0B45">
              <w:t>Foreign Receiving DFI Unable to Settle</w:t>
            </w:r>
          </w:p>
        </w:tc>
        <w:tc>
          <w:tcPr>
            <w:tcW w:w="4394" w:type="dxa"/>
          </w:tcPr>
          <w:p w:rsidR="002B7155" w:rsidRPr="00EC0B45" w:rsidRDefault="002B7155" w:rsidP="009446AE">
            <w:pPr>
              <w:pStyle w:val="TableBody"/>
              <w:spacing w:before="0" w:after="0"/>
            </w:pPr>
            <w:r w:rsidRPr="00EC0B45">
              <w:t xml:space="preserve">The IAT Entry is being returned due to settlement problems in the foreign payment system. </w:t>
            </w:r>
          </w:p>
        </w:tc>
        <w:tc>
          <w:tcPr>
            <w:tcW w:w="1276" w:type="dxa"/>
          </w:tcPr>
          <w:p w:rsidR="002B7155" w:rsidRPr="00EC0B45" w:rsidRDefault="002B7155" w:rsidP="009446AE">
            <w:pPr>
              <w:pStyle w:val="TableBody"/>
              <w:spacing w:before="0" w:after="0"/>
            </w:pPr>
            <w:r w:rsidRPr="00EC0B45">
              <w:t>IAT SEC code</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R84</w:t>
            </w:r>
          </w:p>
        </w:tc>
        <w:tc>
          <w:tcPr>
            <w:tcW w:w="2268" w:type="dxa"/>
          </w:tcPr>
          <w:p w:rsidR="002B7155" w:rsidRPr="00EC0B45" w:rsidRDefault="002B7155" w:rsidP="009446AE">
            <w:pPr>
              <w:pStyle w:val="TableBody"/>
              <w:spacing w:before="0" w:after="0"/>
            </w:pPr>
            <w:r w:rsidRPr="00EC0B45">
              <w:t>Entry Not Processed by Gateway</w:t>
            </w:r>
          </w:p>
        </w:tc>
        <w:tc>
          <w:tcPr>
            <w:tcW w:w="4394" w:type="dxa"/>
          </w:tcPr>
          <w:p w:rsidR="002B7155" w:rsidRPr="00EC0B45" w:rsidRDefault="002B7155" w:rsidP="009446AE">
            <w:pPr>
              <w:pStyle w:val="TableBody"/>
              <w:spacing w:before="0" w:after="0"/>
            </w:pPr>
            <w:r w:rsidRPr="00EC0B45">
              <w:t xml:space="preserve">For Outbound IAT Entries, the Entry has not been processed and is being returned at the Gateway's discretion because the processing of such Entry may expose the Gateway to excessive risk. </w:t>
            </w:r>
          </w:p>
        </w:tc>
        <w:tc>
          <w:tcPr>
            <w:tcW w:w="1276" w:type="dxa"/>
          </w:tcPr>
          <w:p w:rsidR="002B7155" w:rsidRPr="00EC0B45" w:rsidRDefault="002B7155" w:rsidP="009446AE">
            <w:pPr>
              <w:pStyle w:val="TableBody"/>
              <w:spacing w:before="0" w:after="0"/>
            </w:pPr>
            <w:r w:rsidRPr="00EC0B45">
              <w:t>IAT SEC code</w:t>
            </w:r>
          </w:p>
        </w:tc>
      </w:tr>
      <w:tr w:rsidR="002B7155" w:rsidRPr="00EC0B45" w:rsidTr="005A05B1">
        <w:trPr>
          <w:cantSplit/>
        </w:trPr>
        <w:tc>
          <w:tcPr>
            <w:tcW w:w="1242" w:type="dxa"/>
          </w:tcPr>
          <w:p w:rsidR="002B7155" w:rsidRPr="00EC0B45" w:rsidRDefault="002B7155" w:rsidP="009446AE">
            <w:pPr>
              <w:pStyle w:val="TableBody"/>
              <w:spacing w:before="0" w:after="0"/>
            </w:pPr>
            <w:r w:rsidRPr="00EC0B45">
              <w:t>NACHA</w:t>
            </w:r>
          </w:p>
        </w:tc>
        <w:tc>
          <w:tcPr>
            <w:tcW w:w="993" w:type="dxa"/>
          </w:tcPr>
          <w:p w:rsidR="002B7155" w:rsidRPr="00EC0B45" w:rsidRDefault="002B7155" w:rsidP="009446AE">
            <w:pPr>
              <w:pStyle w:val="TableBody"/>
              <w:spacing w:before="0" w:after="0"/>
            </w:pPr>
            <w:r w:rsidRPr="00EC0B45">
              <w:t>R85</w:t>
            </w:r>
          </w:p>
        </w:tc>
        <w:tc>
          <w:tcPr>
            <w:tcW w:w="2268" w:type="dxa"/>
          </w:tcPr>
          <w:p w:rsidR="002B7155" w:rsidRPr="00EC0B45" w:rsidRDefault="002B7155" w:rsidP="009446AE">
            <w:pPr>
              <w:pStyle w:val="TableBody"/>
              <w:spacing w:before="0" w:after="0"/>
            </w:pPr>
            <w:r w:rsidRPr="00EC0B45">
              <w:t xml:space="preserve">Incorrectly Coded Outbound International Payment </w:t>
            </w:r>
          </w:p>
        </w:tc>
        <w:tc>
          <w:tcPr>
            <w:tcW w:w="4394" w:type="dxa"/>
          </w:tcPr>
          <w:p w:rsidR="002B7155" w:rsidRPr="00EC0B45" w:rsidRDefault="002B7155" w:rsidP="009446AE">
            <w:pPr>
              <w:pStyle w:val="TableBody"/>
              <w:spacing w:before="0" w:after="0"/>
            </w:pPr>
            <w:r w:rsidRPr="00EC0B45">
              <w:t xml:space="preserve">The RDFI/Gateway has identified the Entry as an Outbound internal payment and is returning the Entry because it bears an SEC Code that lacks information required by the Gateway for OFAC Compliance. </w:t>
            </w:r>
            <w:r w:rsidRPr="00EC0B45">
              <w:br/>
              <w:t>[For Gateway use only.]</w:t>
            </w:r>
          </w:p>
        </w:tc>
        <w:tc>
          <w:tcPr>
            <w:tcW w:w="1276" w:type="dxa"/>
          </w:tcPr>
          <w:p w:rsidR="002B7155" w:rsidRPr="00EC0B45" w:rsidRDefault="002B7155" w:rsidP="009446AE">
            <w:pPr>
              <w:pStyle w:val="TableBody"/>
              <w:spacing w:before="0" w:after="0"/>
            </w:pPr>
            <w:r w:rsidRPr="00EC0B45">
              <w:t>ALL SEC codes, except IAT</w:t>
            </w:r>
          </w:p>
        </w:tc>
      </w:tr>
      <w:tr w:rsidR="00956338" w:rsidRPr="00EC0B45" w:rsidTr="005A05B1">
        <w:trPr>
          <w:cantSplit/>
        </w:trPr>
        <w:tc>
          <w:tcPr>
            <w:tcW w:w="1242" w:type="dxa"/>
          </w:tcPr>
          <w:p w:rsidR="00956338" w:rsidRPr="00EC0B45" w:rsidRDefault="00956338" w:rsidP="009446AE">
            <w:pPr>
              <w:pStyle w:val="TableBody"/>
              <w:spacing w:before="0" w:after="0"/>
            </w:pPr>
            <w:r>
              <w:t>NACHA</w:t>
            </w:r>
          </w:p>
        </w:tc>
        <w:tc>
          <w:tcPr>
            <w:tcW w:w="993" w:type="dxa"/>
          </w:tcPr>
          <w:p w:rsidR="00956338" w:rsidRPr="00EC0B45" w:rsidRDefault="00956338" w:rsidP="009446AE">
            <w:pPr>
              <w:pStyle w:val="TableBody"/>
              <w:spacing w:before="0" w:after="0"/>
            </w:pPr>
            <w:r>
              <w:t>C01</w:t>
            </w:r>
          </w:p>
        </w:tc>
        <w:tc>
          <w:tcPr>
            <w:tcW w:w="2268" w:type="dxa"/>
          </w:tcPr>
          <w:p w:rsidR="00956338" w:rsidRPr="00EC0B45" w:rsidRDefault="00956338" w:rsidP="009446AE">
            <w:pPr>
              <w:pStyle w:val="TableBody"/>
              <w:spacing w:before="0" w:after="0"/>
            </w:pPr>
            <w:r>
              <w:t>Incorrect DFI Account Number</w:t>
            </w:r>
          </w:p>
        </w:tc>
        <w:tc>
          <w:tcPr>
            <w:tcW w:w="4394" w:type="dxa"/>
          </w:tcPr>
          <w:p w:rsidR="00956338" w:rsidRPr="00EC0B45" w:rsidRDefault="00956338" w:rsidP="009446AE">
            <w:pPr>
              <w:pStyle w:val="TableBody"/>
              <w:spacing w:before="0" w:after="0"/>
            </w:pPr>
            <w:r>
              <w:t>Correct DFI Account Numbers appears in First 17 characters of the correct data field</w:t>
            </w:r>
          </w:p>
        </w:tc>
        <w:tc>
          <w:tcPr>
            <w:tcW w:w="1276" w:type="dxa"/>
          </w:tcPr>
          <w:p w:rsidR="00956338" w:rsidRPr="00EC0B45" w:rsidRDefault="00956338" w:rsidP="009446AE">
            <w:pPr>
              <w:pStyle w:val="TableBody"/>
              <w:spacing w:before="0" w:after="0"/>
            </w:pPr>
            <w:r w:rsidRPr="003A2124">
              <w:t>ALL SEC codes, except IAT</w:t>
            </w:r>
          </w:p>
        </w:tc>
      </w:tr>
      <w:tr w:rsidR="00956338" w:rsidRPr="00EC0B45" w:rsidTr="005A05B1">
        <w:trPr>
          <w:cantSplit/>
        </w:trPr>
        <w:tc>
          <w:tcPr>
            <w:tcW w:w="1242" w:type="dxa"/>
          </w:tcPr>
          <w:p w:rsidR="00956338" w:rsidRDefault="00956338" w:rsidP="009446AE">
            <w:pPr>
              <w:pStyle w:val="TableBody"/>
              <w:spacing w:before="0" w:after="0"/>
            </w:pPr>
            <w:r>
              <w:t>NACHA</w:t>
            </w:r>
          </w:p>
        </w:tc>
        <w:tc>
          <w:tcPr>
            <w:tcW w:w="993" w:type="dxa"/>
          </w:tcPr>
          <w:p w:rsidR="00956338" w:rsidRDefault="00956338" w:rsidP="009446AE">
            <w:pPr>
              <w:pStyle w:val="TableBody"/>
              <w:spacing w:before="0" w:after="0"/>
            </w:pPr>
            <w:r>
              <w:t>C02</w:t>
            </w:r>
          </w:p>
        </w:tc>
        <w:tc>
          <w:tcPr>
            <w:tcW w:w="2268" w:type="dxa"/>
          </w:tcPr>
          <w:p w:rsidR="00956338" w:rsidRDefault="00956338" w:rsidP="009446AE">
            <w:pPr>
              <w:pStyle w:val="TableBody"/>
              <w:spacing w:before="0" w:after="0"/>
            </w:pPr>
            <w:r>
              <w:t>Incorrect Routing Number</w:t>
            </w:r>
          </w:p>
        </w:tc>
        <w:tc>
          <w:tcPr>
            <w:tcW w:w="4394" w:type="dxa"/>
          </w:tcPr>
          <w:p w:rsidR="00956338" w:rsidRDefault="00956338" w:rsidP="009446AE">
            <w:pPr>
              <w:pStyle w:val="TableBody"/>
              <w:spacing w:before="0" w:after="0"/>
            </w:pPr>
            <w:r>
              <w:t>Correct Routing Number (including check digit) appears in first 9 characters of the corrected data field.</w:t>
            </w:r>
          </w:p>
        </w:tc>
        <w:tc>
          <w:tcPr>
            <w:tcW w:w="1276" w:type="dxa"/>
          </w:tcPr>
          <w:p w:rsidR="00956338" w:rsidRPr="00EC0B45" w:rsidRDefault="00956338" w:rsidP="009446AE">
            <w:pPr>
              <w:pStyle w:val="TableBody"/>
              <w:spacing w:before="0" w:after="0"/>
            </w:pPr>
            <w:r w:rsidRPr="003A2124">
              <w:t>ALL SEC codes, except IAT</w:t>
            </w:r>
          </w:p>
        </w:tc>
      </w:tr>
      <w:tr w:rsidR="00956338" w:rsidRPr="00EC0B45" w:rsidTr="005A05B1">
        <w:trPr>
          <w:cantSplit/>
        </w:trPr>
        <w:tc>
          <w:tcPr>
            <w:tcW w:w="1242" w:type="dxa"/>
          </w:tcPr>
          <w:p w:rsidR="00956338" w:rsidRDefault="00956338" w:rsidP="009446AE">
            <w:pPr>
              <w:pStyle w:val="TableBody"/>
              <w:spacing w:before="0" w:after="0"/>
            </w:pPr>
            <w:r>
              <w:t>NACHA</w:t>
            </w:r>
          </w:p>
        </w:tc>
        <w:tc>
          <w:tcPr>
            <w:tcW w:w="993" w:type="dxa"/>
          </w:tcPr>
          <w:p w:rsidR="00956338" w:rsidRDefault="00956338" w:rsidP="009446AE">
            <w:pPr>
              <w:pStyle w:val="TableBody"/>
              <w:spacing w:before="0" w:after="0"/>
            </w:pPr>
            <w:r>
              <w:t>C03</w:t>
            </w:r>
          </w:p>
        </w:tc>
        <w:tc>
          <w:tcPr>
            <w:tcW w:w="2268" w:type="dxa"/>
          </w:tcPr>
          <w:p w:rsidR="00956338" w:rsidRDefault="00956338" w:rsidP="009446AE">
            <w:pPr>
              <w:pStyle w:val="TableBody"/>
              <w:spacing w:before="0" w:after="0"/>
            </w:pPr>
            <w:r>
              <w:t>Incorrect Routing number and Incorrect DFI Account Number</w:t>
            </w:r>
          </w:p>
        </w:tc>
        <w:tc>
          <w:tcPr>
            <w:tcW w:w="4394" w:type="dxa"/>
          </w:tcPr>
          <w:p w:rsidR="00956338" w:rsidRDefault="00956338" w:rsidP="009446AE">
            <w:pPr>
              <w:pStyle w:val="TableBody"/>
              <w:spacing w:before="0" w:after="0"/>
            </w:pPr>
            <w:r>
              <w:t>Correct Routing Number appears in first nine position of the corrected data field</w:t>
            </w:r>
          </w:p>
          <w:p w:rsidR="00956338" w:rsidRDefault="00956338" w:rsidP="009446AE">
            <w:pPr>
              <w:pStyle w:val="TableBody"/>
              <w:spacing w:before="0" w:after="0"/>
            </w:pPr>
            <w:r>
              <w:t>Correct DFI account appears in the in the 13</w:t>
            </w:r>
            <w:r w:rsidRPr="00FC0026">
              <w:rPr>
                <w:vertAlign w:val="superscript"/>
              </w:rPr>
              <w:t>th</w:t>
            </w:r>
            <w:r>
              <w:t xml:space="preserve"> through 29</w:t>
            </w:r>
            <w:r w:rsidRPr="00FC0026">
              <w:rPr>
                <w:vertAlign w:val="superscript"/>
              </w:rPr>
              <w:t>th</w:t>
            </w:r>
            <w:r>
              <w:t xml:space="preserve"> position of the same field with space in between 10 and 12.</w:t>
            </w:r>
          </w:p>
        </w:tc>
        <w:tc>
          <w:tcPr>
            <w:tcW w:w="1276" w:type="dxa"/>
          </w:tcPr>
          <w:p w:rsidR="00956338" w:rsidRPr="00EC0B45" w:rsidRDefault="00956338" w:rsidP="009446AE">
            <w:pPr>
              <w:pStyle w:val="TableBody"/>
              <w:spacing w:before="0" w:after="0"/>
            </w:pPr>
            <w:r w:rsidRPr="003A2124">
              <w:t>ALL SEC codes, except IAT</w:t>
            </w:r>
          </w:p>
        </w:tc>
      </w:tr>
      <w:tr w:rsidR="00956338" w:rsidRPr="00EC0B45" w:rsidTr="005A05B1">
        <w:trPr>
          <w:cantSplit/>
        </w:trPr>
        <w:tc>
          <w:tcPr>
            <w:tcW w:w="1242" w:type="dxa"/>
          </w:tcPr>
          <w:p w:rsidR="00956338" w:rsidRDefault="00956338" w:rsidP="009446AE">
            <w:pPr>
              <w:pStyle w:val="TableBody"/>
              <w:spacing w:before="0" w:after="0"/>
            </w:pPr>
            <w:r>
              <w:t>NACHA</w:t>
            </w:r>
          </w:p>
        </w:tc>
        <w:tc>
          <w:tcPr>
            <w:tcW w:w="993" w:type="dxa"/>
          </w:tcPr>
          <w:p w:rsidR="00956338" w:rsidRDefault="00956338" w:rsidP="009446AE">
            <w:pPr>
              <w:pStyle w:val="TableBody"/>
              <w:spacing w:before="0" w:after="0"/>
            </w:pPr>
            <w:r>
              <w:t>C04</w:t>
            </w:r>
          </w:p>
        </w:tc>
        <w:tc>
          <w:tcPr>
            <w:tcW w:w="2268" w:type="dxa"/>
          </w:tcPr>
          <w:p w:rsidR="00956338" w:rsidRDefault="00956338" w:rsidP="009446AE">
            <w:pPr>
              <w:pStyle w:val="TableBody"/>
              <w:spacing w:before="0" w:after="0"/>
            </w:pPr>
            <w:r>
              <w:t>Incorrect individual name / receiving company name</w:t>
            </w:r>
          </w:p>
        </w:tc>
        <w:tc>
          <w:tcPr>
            <w:tcW w:w="4394" w:type="dxa"/>
          </w:tcPr>
          <w:p w:rsidR="00956338" w:rsidRDefault="00956338" w:rsidP="009446AE">
            <w:pPr>
              <w:pStyle w:val="TableBody"/>
              <w:spacing w:before="0" w:after="0"/>
            </w:pPr>
            <w:r>
              <w:t>Correct Individual Name / Receiving Company Nameappears in first 22 positions of the corrected data field.</w:t>
            </w:r>
          </w:p>
        </w:tc>
        <w:tc>
          <w:tcPr>
            <w:tcW w:w="1276" w:type="dxa"/>
          </w:tcPr>
          <w:p w:rsidR="00956338" w:rsidRPr="00EC0B45" w:rsidRDefault="00956338" w:rsidP="009446AE">
            <w:pPr>
              <w:pStyle w:val="TableBody"/>
              <w:spacing w:before="0" w:after="0"/>
            </w:pPr>
            <w:r w:rsidRPr="003A2124">
              <w:t>ALL SEC codes, except IAT</w:t>
            </w:r>
          </w:p>
        </w:tc>
      </w:tr>
      <w:tr w:rsidR="00956338" w:rsidRPr="00EC0B45" w:rsidTr="005A05B1">
        <w:trPr>
          <w:cantSplit/>
        </w:trPr>
        <w:tc>
          <w:tcPr>
            <w:tcW w:w="1242" w:type="dxa"/>
          </w:tcPr>
          <w:p w:rsidR="00956338" w:rsidRDefault="00956338" w:rsidP="009446AE">
            <w:pPr>
              <w:pStyle w:val="TableBody"/>
              <w:spacing w:before="0" w:after="0"/>
            </w:pPr>
            <w:r>
              <w:t>NACHA</w:t>
            </w:r>
          </w:p>
        </w:tc>
        <w:tc>
          <w:tcPr>
            <w:tcW w:w="993" w:type="dxa"/>
          </w:tcPr>
          <w:p w:rsidR="00956338" w:rsidRDefault="00956338" w:rsidP="009446AE">
            <w:pPr>
              <w:pStyle w:val="TableBody"/>
              <w:spacing w:before="0" w:after="0"/>
            </w:pPr>
            <w:r>
              <w:t>C05</w:t>
            </w:r>
          </w:p>
        </w:tc>
        <w:tc>
          <w:tcPr>
            <w:tcW w:w="2268" w:type="dxa"/>
          </w:tcPr>
          <w:p w:rsidR="00956338" w:rsidRDefault="00956338" w:rsidP="009446AE">
            <w:pPr>
              <w:pStyle w:val="TableBody"/>
              <w:spacing w:before="0" w:after="0"/>
            </w:pPr>
            <w:r>
              <w:t>Incorrect Transction Code</w:t>
            </w:r>
          </w:p>
        </w:tc>
        <w:tc>
          <w:tcPr>
            <w:tcW w:w="4394" w:type="dxa"/>
          </w:tcPr>
          <w:p w:rsidR="00956338" w:rsidRDefault="00956338" w:rsidP="009446AE">
            <w:pPr>
              <w:pStyle w:val="TableBody"/>
              <w:spacing w:before="0" w:after="0"/>
            </w:pPr>
            <w:r>
              <w:t>Correct Transaction Code appears in the first two position of the correct data field</w:t>
            </w:r>
          </w:p>
        </w:tc>
        <w:tc>
          <w:tcPr>
            <w:tcW w:w="1276" w:type="dxa"/>
          </w:tcPr>
          <w:p w:rsidR="00956338" w:rsidRPr="00EC0B45" w:rsidRDefault="00956338" w:rsidP="009446AE">
            <w:pPr>
              <w:pStyle w:val="TableBody"/>
              <w:spacing w:before="0" w:after="0"/>
            </w:pPr>
            <w:r w:rsidRPr="003A2124">
              <w:t>ALL SEC codes, except IAT</w:t>
            </w:r>
          </w:p>
        </w:tc>
      </w:tr>
      <w:tr w:rsidR="00956338" w:rsidRPr="00EC0B45" w:rsidTr="005A05B1">
        <w:trPr>
          <w:cantSplit/>
        </w:trPr>
        <w:tc>
          <w:tcPr>
            <w:tcW w:w="1242" w:type="dxa"/>
          </w:tcPr>
          <w:p w:rsidR="00956338" w:rsidRDefault="00956338" w:rsidP="009446AE">
            <w:pPr>
              <w:pStyle w:val="TableBody"/>
              <w:spacing w:before="0" w:after="0"/>
            </w:pPr>
            <w:r>
              <w:lastRenderedPageBreak/>
              <w:t>NACHA</w:t>
            </w:r>
          </w:p>
        </w:tc>
        <w:tc>
          <w:tcPr>
            <w:tcW w:w="993" w:type="dxa"/>
          </w:tcPr>
          <w:p w:rsidR="00956338" w:rsidRDefault="00956338" w:rsidP="009446AE">
            <w:pPr>
              <w:pStyle w:val="TableBody"/>
              <w:spacing w:before="0" w:after="0"/>
            </w:pPr>
            <w:r>
              <w:t>C06</w:t>
            </w:r>
          </w:p>
        </w:tc>
        <w:tc>
          <w:tcPr>
            <w:tcW w:w="2268" w:type="dxa"/>
          </w:tcPr>
          <w:p w:rsidR="00956338" w:rsidRDefault="00956338" w:rsidP="009446AE">
            <w:pPr>
              <w:pStyle w:val="TableBody"/>
              <w:spacing w:before="0" w:after="0"/>
            </w:pPr>
            <w:r>
              <w:t>Incorrect DFI Account Number and Incorrect Transaction Code</w:t>
            </w:r>
          </w:p>
        </w:tc>
        <w:tc>
          <w:tcPr>
            <w:tcW w:w="4394" w:type="dxa"/>
          </w:tcPr>
          <w:p w:rsidR="00956338" w:rsidRDefault="00956338" w:rsidP="009446AE">
            <w:pPr>
              <w:pStyle w:val="TableBody"/>
              <w:spacing w:before="0" w:after="0"/>
            </w:pPr>
            <w:r>
              <w:t xml:space="preserve">Correct DFI Account Number </w:t>
            </w:r>
            <w:r w:rsidR="00A541E2">
              <w:t>appears</w:t>
            </w:r>
            <w:r>
              <w:t xml:space="preserve"> in first 17 positions of the corrected data field, correct transaction code appears in the 21</w:t>
            </w:r>
            <w:r w:rsidRPr="00FC0026">
              <w:rPr>
                <w:vertAlign w:val="superscript"/>
              </w:rPr>
              <w:t>st</w:t>
            </w:r>
            <w:r>
              <w:t xml:space="preserve"> and 22</w:t>
            </w:r>
            <w:r w:rsidRPr="00FC0026">
              <w:rPr>
                <w:vertAlign w:val="superscript"/>
              </w:rPr>
              <w:t>nd</w:t>
            </w:r>
            <w:r>
              <w:t xml:space="preserve"> position of the same field with space in 18</w:t>
            </w:r>
            <w:r w:rsidRPr="00FC0026">
              <w:rPr>
                <w:vertAlign w:val="superscript"/>
              </w:rPr>
              <w:t>th</w:t>
            </w:r>
            <w:r>
              <w:t xml:space="preserve"> and 20</w:t>
            </w:r>
            <w:r w:rsidRPr="00FC0026">
              <w:rPr>
                <w:vertAlign w:val="superscript"/>
              </w:rPr>
              <w:t>th</w:t>
            </w:r>
            <w:r>
              <w:t xml:space="preserve"> positions.</w:t>
            </w:r>
          </w:p>
        </w:tc>
        <w:tc>
          <w:tcPr>
            <w:tcW w:w="1276" w:type="dxa"/>
          </w:tcPr>
          <w:p w:rsidR="00956338" w:rsidRPr="00EC0B45" w:rsidRDefault="00956338" w:rsidP="009446AE">
            <w:pPr>
              <w:pStyle w:val="TableBody"/>
              <w:spacing w:before="0" w:after="0"/>
            </w:pPr>
            <w:r w:rsidRPr="003A2124">
              <w:t>ALL SEC codes, except IAT</w:t>
            </w:r>
          </w:p>
        </w:tc>
      </w:tr>
      <w:tr w:rsidR="006439EB" w:rsidRPr="00EC0B45" w:rsidTr="005A05B1">
        <w:trPr>
          <w:cantSplit/>
        </w:trPr>
        <w:tc>
          <w:tcPr>
            <w:tcW w:w="1242" w:type="dxa"/>
          </w:tcPr>
          <w:p w:rsidR="006439EB" w:rsidRDefault="006439EB" w:rsidP="009446AE">
            <w:pPr>
              <w:pStyle w:val="TableBody"/>
              <w:spacing w:before="0" w:after="0"/>
            </w:pPr>
            <w:r>
              <w:t>NACHA</w:t>
            </w:r>
          </w:p>
        </w:tc>
        <w:tc>
          <w:tcPr>
            <w:tcW w:w="993" w:type="dxa"/>
          </w:tcPr>
          <w:p w:rsidR="006439EB" w:rsidRDefault="006439EB" w:rsidP="009446AE">
            <w:pPr>
              <w:pStyle w:val="TableBody"/>
              <w:spacing w:before="0" w:after="0"/>
            </w:pPr>
            <w:r>
              <w:t>C07</w:t>
            </w:r>
          </w:p>
        </w:tc>
        <w:tc>
          <w:tcPr>
            <w:tcW w:w="2268" w:type="dxa"/>
          </w:tcPr>
          <w:p w:rsidR="006439EB" w:rsidRDefault="006439EB" w:rsidP="009446AE">
            <w:pPr>
              <w:pStyle w:val="TableBody"/>
              <w:spacing w:before="0" w:after="0"/>
            </w:pPr>
            <w:r>
              <w:t xml:space="preserve">Incorrect Routing Number, </w:t>
            </w:r>
            <w:r w:rsidR="00956338">
              <w:t>Incorrect DFI Account Number and Incorrect Transaction code</w:t>
            </w:r>
          </w:p>
        </w:tc>
        <w:tc>
          <w:tcPr>
            <w:tcW w:w="4394" w:type="dxa"/>
          </w:tcPr>
          <w:p w:rsidR="006439EB" w:rsidRDefault="00956338" w:rsidP="009446AE">
            <w:pPr>
              <w:pStyle w:val="TableBody"/>
              <w:spacing w:before="0" w:after="0"/>
            </w:pPr>
            <w:r>
              <w:t>Correct Routing Number appears in the first 9 positions, correct DFI account appears in the 10through 26</w:t>
            </w:r>
            <w:r w:rsidRPr="00FC0026">
              <w:rPr>
                <w:vertAlign w:val="superscript"/>
              </w:rPr>
              <w:t>th</w:t>
            </w:r>
            <w:r>
              <w:t xml:space="preserve"> </w:t>
            </w:r>
            <w:r w:rsidR="00A541E2">
              <w:t>positions</w:t>
            </w:r>
            <w:r>
              <w:t>, and correct transaction code appears in the 27</w:t>
            </w:r>
            <w:r w:rsidRPr="00FC0026">
              <w:rPr>
                <w:vertAlign w:val="superscript"/>
              </w:rPr>
              <w:t>th</w:t>
            </w:r>
            <w:r>
              <w:t xml:space="preserve"> and 28</w:t>
            </w:r>
            <w:r w:rsidRPr="00FC0026">
              <w:rPr>
                <w:vertAlign w:val="superscript"/>
              </w:rPr>
              <w:t>th</w:t>
            </w:r>
            <w:r>
              <w:t xml:space="preserve"> position of the corrected data field</w:t>
            </w:r>
          </w:p>
        </w:tc>
        <w:tc>
          <w:tcPr>
            <w:tcW w:w="1276" w:type="dxa"/>
          </w:tcPr>
          <w:p w:rsidR="006439EB" w:rsidRPr="00EC0B45" w:rsidRDefault="00956338" w:rsidP="009446AE">
            <w:pPr>
              <w:pStyle w:val="TableBody"/>
              <w:spacing w:before="0" w:after="0"/>
            </w:pPr>
            <w:r w:rsidRPr="00EC0B45">
              <w:t>ALL SEC codes, except IAT</w:t>
            </w:r>
          </w:p>
        </w:tc>
      </w:tr>
      <w:tr w:rsidR="006439EB" w:rsidRPr="00EC0B45" w:rsidTr="005A05B1">
        <w:trPr>
          <w:cantSplit/>
        </w:trPr>
        <w:tc>
          <w:tcPr>
            <w:tcW w:w="1242" w:type="dxa"/>
          </w:tcPr>
          <w:p w:rsidR="006439EB" w:rsidRDefault="00956338" w:rsidP="009446AE">
            <w:pPr>
              <w:pStyle w:val="TableBody"/>
              <w:spacing w:before="0" w:after="0"/>
            </w:pPr>
            <w:r>
              <w:t>NACHA</w:t>
            </w:r>
          </w:p>
        </w:tc>
        <w:tc>
          <w:tcPr>
            <w:tcW w:w="993" w:type="dxa"/>
          </w:tcPr>
          <w:p w:rsidR="006439EB" w:rsidRDefault="00956338" w:rsidP="009446AE">
            <w:pPr>
              <w:pStyle w:val="TableBody"/>
              <w:spacing w:before="0" w:after="0"/>
            </w:pPr>
            <w:r>
              <w:t>C08</w:t>
            </w:r>
          </w:p>
        </w:tc>
        <w:tc>
          <w:tcPr>
            <w:tcW w:w="2268" w:type="dxa"/>
          </w:tcPr>
          <w:p w:rsidR="006439EB" w:rsidRDefault="00956338" w:rsidP="009446AE">
            <w:pPr>
              <w:pStyle w:val="TableBody"/>
              <w:spacing w:before="0" w:after="0"/>
            </w:pPr>
            <w:r>
              <w:t>Incorrect Receiving DFI Identification</w:t>
            </w:r>
          </w:p>
        </w:tc>
        <w:tc>
          <w:tcPr>
            <w:tcW w:w="4394" w:type="dxa"/>
          </w:tcPr>
          <w:p w:rsidR="006439EB" w:rsidRDefault="006439EB" w:rsidP="009446AE">
            <w:pPr>
              <w:pStyle w:val="TableBody"/>
              <w:spacing w:before="0" w:after="0"/>
            </w:pPr>
          </w:p>
        </w:tc>
        <w:tc>
          <w:tcPr>
            <w:tcW w:w="1276" w:type="dxa"/>
          </w:tcPr>
          <w:p w:rsidR="006439EB" w:rsidRPr="00EC0B45" w:rsidRDefault="00956338" w:rsidP="009446AE">
            <w:pPr>
              <w:pStyle w:val="TableBody"/>
              <w:spacing w:before="0" w:after="0"/>
            </w:pPr>
            <w:r>
              <w:t>IAT SEC Code</w:t>
            </w:r>
          </w:p>
        </w:tc>
      </w:tr>
      <w:tr w:rsidR="006439EB" w:rsidRPr="00EC0B45" w:rsidTr="005A05B1">
        <w:trPr>
          <w:cantSplit/>
        </w:trPr>
        <w:tc>
          <w:tcPr>
            <w:tcW w:w="1242" w:type="dxa"/>
          </w:tcPr>
          <w:p w:rsidR="006439EB" w:rsidRDefault="00956338" w:rsidP="009446AE">
            <w:pPr>
              <w:pStyle w:val="TableBody"/>
              <w:spacing w:before="0" w:after="0"/>
            </w:pPr>
            <w:r>
              <w:t>NACHA</w:t>
            </w:r>
          </w:p>
        </w:tc>
        <w:tc>
          <w:tcPr>
            <w:tcW w:w="993" w:type="dxa"/>
          </w:tcPr>
          <w:p w:rsidR="006439EB" w:rsidRDefault="00956338" w:rsidP="009446AE">
            <w:pPr>
              <w:pStyle w:val="TableBody"/>
              <w:spacing w:before="0" w:after="0"/>
            </w:pPr>
            <w:r>
              <w:t>C09</w:t>
            </w:r>
          </w:p>
        </w:tc>
        <w:tc>
          <w:tcPr>
            <w:tcW w:w="2268" w:type="dxa"/>
          </w:tcPr>
          <w:p w:rsidR="006439EB" w:rsidRDefault="00956338" w:rsidP="009446AE">
            <w:pPr>
              <w:pStyle w:val="TableBody"/>
              <w:spacing w:before="0" w:after="0"/>
            </w:pPr>
            <w:r>
              <w:t>Incorrect individual identification number</w:t>
            </w:r>
          </w:p>
        </w:tc>
        <w:tc>
          <w:tcPr>
            <w:tcW w:w="4394" w:type="dxa"/>
          </w:tcPr>
          <w:p w:rsidR="006439EB" w:rsidRDefault="00956338" w:rsidP="009446AE">
            <w:pPr>
              <w:pStyle w:val="TableBody"/>
              <w:spacing w:before="0" w:after="0"/>
            </w:pPr>
            <w:r>
              <w:t>Correct Number appears in first 22 positions of the corrected data field</w:t>
            </w:r>
          </w:p>
        </w:tc>
        <w:tc>
          <w:tcPr>
            <w:tcW w:w="1276" w:type="dxa"/>
          </w:tcPr>
          <w:p w:rsidR="006439EB" w:rsidRPr="00EC0B45" w:rsidRDefault="00956338" w:rsidP="009446AE">
            <w:pPr>
              <w:pStyle w:val="TableBody"/>
              <w:spacing w:before="0" w:after="0"/>
            </w:pPr>
            <w:r w:rsidRPr="00EC0B45">
              <w:t>ALL SEC codes, except IAT</w:t>
            </w:r>
          </w:p>
        </w:tc>
      </w:tr>
      <w:tr w:rsidR="006439EB" w:rsidRPr="00EC0B45" w:rsidTr="005A05B1">
        <w:trPr>
          <w:cantSplit/>
        </w:trPr>
        <w:tc>
          <w:tcPr>
            <w:tcW w:w="1242" w:type="dxa"/>
          </w:tcPr>
          <w:p w:rsidR="006439EB" w:rsidRDefault="00956338" w:rsidP="009446AE">
            <w:pPr>
              <w:pStyle w:val="TableBody"/>
              <w:spacing w:before="0" w:after="0"/>
            </w:pPr>
            <w:r>
              <w:t>NACHA</w:t>
            </w:r>
          </w:p>
        </w:tc>
        <w:tc>
          <w:tcPr>
            <w:tcW w:w="993" w:type="dxa"/>
          </w:tcPr>
          <w:p w:rsidR="006439EB" w:rsidRDefault="00956338" w:rsidP="009446AE">
            <w:pPr>
              <w:pStyle w:val="TableBody"/>
              <w:spacing w:before="0" w:after="0"/>
            </w:pPr>
            <w:r>
              <w:t>C13</w:t>
            </w:r>
          </w:p>
        </w:tc>
        <w:tc>
          <w:tcPr>
            <w:tcW w:w="2268" w:type="dxa"/>
          </w:tcPr>
          <w:p w:rsidR="006439EB" w:rsidRDefault="00956338" w:rsidP="009446AE">
            <w:pPr>
              <w:pStyle w:val="TableBody"/>
              <w:spacing w:before="0" w:after="0"/>
            </w:pPr>
            <w:r>
              <w:t>Addeda Format Error</w:t>
            </w:r>
          </w:p>
        </w:tc>
        <w:tc>
          <w:tcPr>
            <w:tcW w:w="4394" w:type="dxa"/>
          </w:tcPr>
          <w:p w:rsidR="006439EB" w:rsidRDefault="00956338" w:rsidP="009446AE">
            <w:pPr>
              <w:pStyle w:val="TableBody"/>
              <w:spacing w:before="0" w:after="0"/>
            </w:pPr>
            <w:r>
              <w:t>Information in the entry detail record was correct and the entry was posted by the RDFI . however information found in the addenda record was unclear or was formed incorrectly.</w:t>
            </w:r>
          </w:p>
        </w:tc>
        <w:tc>
          <w:tcPr>
            <w:tcW w:w="1276" w:type="dxa"/>
          </w:tcPr>
          <w:p w:rsidR="006439EB" w:rsidRPr="00EC0B45" w:rsidRDefault="00956338" w:rsidP="009446AE">
            <w:pPr>
              <w:pStyle w:val="TableBody"/>
              <w:spacing w:before="0" w:after="0"/>
            </w:pPr>
            <w:r w:rsidRPr="00EC0B45">
              <w:t>ALL SEC codes, except IAT</w:t>
            </w:r>
          </w:p>
        </w:tc>
      </w:tr>
      <w:tr w:rsidR="00734B65" w:rsidRPr="00EC0B45" w:rsidTr="005A05B1">
        <w:trPr>
          <w:cantSplit/>
        </w:trPr>
        <w:tc>
          <w:tcPr>
            <w:tcW w:w="1242" w:type="dxa"/>
          </w:tcPr>
          <w:p w:rsidR="00734B65" w:rsidRPr="00EC0B45" w:rsidRDefault="00734B65" w:rsidP="00734B65">
            <w:pPr>
              <w:pStyle w:val="TableBody"/>
              <w:spacing w:before="0" w:after="0"/>
            </w:pPr>
            <w:r w:rsidRPr="0049729A">
              <w:t>Payment</w:t>
            </w:r>
          </w:p>
        </w:tc>
        <w:tc>
          <w:tcPr>
            <w:tcW w:w="993" w:type="dxa"/>
          </w:tcPr>
          <w:p w:rsidR="00734B65" w:rsidRPr="00EC0B45" w:rsidRDefault="00734B65" w:rsidP="00734B65">
            <w:pPr>
              <w:pStyle w:val="TableBody"/>
              <w:spacing w:before="0" w:after="0"/>
            </w:pPr>
            <w:r w:rsidRPr="0049729A">
              <w:t>DUPL</w:t>
            </w:r>
          </w:p>
        </w:tc>
        <w:tc>
          <w:tcPr>
            <w:tcW w:w="2268" w:type="dxa"/>
          </w:tcPr>
          <w:p w:rsidR="00734B65" w:rsidRPr="00EC0B45" w:rsidRDefault="00734B65" w:rsidP="00734B65">
            <w:pPr>
              <w:spacing w:after="0"/>
            </w:pPr>
            <w:r w:rsidRPr="0049729A">
              <w:t>Payment is a duplicate of another payment</w:t>
            </w:r>
          </w:p>
        </w:tc>
        <w:tc>
          <w:tcPr>
            <w:tcW w:w="4394" w:type="dxa"/>
          </w:tcPr>
          <w:p w:rsidR="00734B65" w:rsidRPr="00EC0B45" w:rsidRDefault="00734B65" w:rsidP="00734B65">
            <w:pPr>
              <w:pStyle w:val="TableBody"/>
              <w:spacing w:before="0" w:after="0"/>
            </w:pPr>
            <w:r w:rsidRPr="0049729A">
              <w:t>Generated when the duplicate detection logic in the IncedoPay determines that a payment is a duplicate.</w:t>
            </w:r>
          </w:p>
        </w:tc>
        <w:tc>
          <w:tcPr>
            <w:tcW w:w="1276" w:type="dxa"/>
          </w:tcPr>
          <w:p w:rsidR="00734B65" w:rsidRPr="00EC0B45" w:rsidRDefault="00734B65" w:rsidP="00734B65">
            <w:pPr>
              <w:pStyle w:val="TableBody"/>
              <w:spacing w:before="0" w:after="0"/>
            </w:pPr>
          </w:p>
        </w:tc>
      </w:tr>
      <w:tr w:rsidR="00734B65" w:rsidRPr="00EC0B45" w:rsidTr="005A05B1">
        <w:trPr>
          <w:cantSplit/>
        </w:trPr>
        <w:tc>
          <w:tcPr>
            <w:tcW w:w="1242" w:type="dxa"/>
          </w:tcPr>
          <w:p w:rsidR="00734B65" w:rsidRPr="00EC0B45" w:rsidRDefault="00734B65" w:rsidP="00734B65">
            <w:pPr>
              <w:pStyle w:val="TableBody"/>
              <w:spacing w:before="0" w:after="0"/>
            </w:pPr>
            <w:r w:rsidRPr="0049729A">
              <w:t>Payment</w:t>
            </w:r>
          </w:p>
        </w:tc>
        <w:tc>
          <w:tcPr>
            <w:tcW w:w="993" w:type="dxa"/>
          </w:tcPr>
          <w:p w:rsidR="00734B65" w:rsidRPr="00EC0B45" w:rsidRDefault="00734B65" w:rsidP="00734B65">
            <w:pPr>
              <w:pStyle w:val="TableBody"/>
              <w:spacing w:before="0" w:after="0"/>
            </w:pPr>
            <w:r w:rsidRPr="0049729A">
              <w:t>DS02</w:t>
            </w:r>
          </w:p>
        </w:tc>
        <w:tc>
          <w:tcPr>
            <w:tcW w:w="2268" w:type="dxa"/>
          </w:tcPr>
          <w:p w:rsidR="00734B65" w:rsidRPr="00EC0B45" w:rsidRDefault="00734B65" w:rsidP="00734B65">
            <w:pPr>
              <w:spacing w:after="0"/>
              <w:rPr>
                <w:rFonts w:cs="Arial"/>
              </w:rPr>
            </w:pPr>
            <w:r w:rsidRPr="0049729A">
              <w:t>An authorized user has cancelled the order</w:t>
            </w:r>
          </w:p>
        </w:tc>
        <w:tc>
          <w:tcPr>
            <w:tcW w:w="4394" w:type="dxa"/>
          </w:tcPr>
          <w:p w:rsidR="00734B65" w:rsidRPr="00EC0B45" w:rsidRDefault="00734B65" w:rsidP="00734B65">
            <w:pPr>
              <w:pStyle w:val="TableBody"/>
              <w:spacing w:before="0" w:after="0"/>
            </w:pPr>
            <w:r w:rsidRPr="0049729A">
              <w:t>Payment rejected in the threshold-based customer level approval.</w:t>
            </w:r>
          </w:p>
        </w:tc>
        <w:tc>
          <w:tcPr>
            <w:tcW w:w="1276" w:type="dxa"/>
          </w:tcPr>
          <w:p w:rsidR="00734B65" w:rsidRPr="00EC0B45" w:rsidRDefault="00734B65" w:rsidP="00734B65">
            <w:pPr>
              <w:pStyle w:val="TableBody"/>
              <w:spacing w:before="0" w:after="0"/>
            </w:pPr>
          </w:p>
        </w:tc>
      </w:tr>
      <w:tr w:rsidR="00734B65" w:rsidRPr="00EC0B45" w:rsidTr="005A05B1">
        <w:trPr>
          <w:cantSplit/>
        </w:trPr>
        <w:tc>
          <w:tcPr>
            <w:tcW w:w="1242" w:type="dxa"/>
          </w:tcPr>
          <w:p w:rsidR="00734B65" w:rsidRPr="00EC0B45" w:rsidRDefault="00734B65" w:rsidP="00734B65">
            <w:pPr>
              <w:pStyle w:val="TableBody"/>
              <w:spacing w:before="0" w:after="0"/>
            </w:pPr>
            <w:r w:rsidRPr="0049729A">
              <w:t>Payment</w:t>
            </w:r>
          </w:p>
        </w:tc>
        <w:tc>
          <w:tcPr>
            <w:tcW w:w="993" w:type="dxa"/>
          </w:tcPr>
          <w:p w:rsidR="00734B65" w:rsidRPr="00EC0B45" w:rsidRDefault="00734B65" w:rsidP="00734B65">
            <w:pPr>
              <w:pStyle w:val="TableBody"/>
              <w:spacing w:before="0" w:after="0"/>
            </w:pPr>
            <w:r w:rsidRPr="0049729A">
              <w:t>ED05</w:t>
            </w:r>
          </w:p>
        </w:tc>
        <w:tc>
          <w:tcPr>
            <w:tcW w:w="2268" w:type="dxa"/>
          </w:tcPr>
          <w:p w:rsidR="00734B65" w:rsidRPr="00EC0B45" w:rsidRDefault="00734B65" w:rsidP="00734B65">
            <w:pPr>
              <w:spacing w:after="0"/>
              <w:rPr>
                <w:rFonts w:cs="Arial"/>
              </w:rPr>
            </w:pPr>
            <w:r w:rsidRPr="0049729A">
              <w:t>Settlement of the transaction has failed</w:t>
            </w:r>
          </w:p>
        </w:tc>
        <w:tc>
          <w:tcPr>
            <w:tcW w:w="4394" w:type="dxa"/>
          </w:tcPr>
          <w:p w:rsidR="00734B65" w:rsidRPr="00EC0B45" w:rsidRDefault="00734B65" w:rsidP="00734B65">
            <w:pPr>
              <w:pStyle w:val="TableBody"/>
              <w:spacing w:before="0" w:after="0"/>
            </w:pPr>
            <w:r w:rsidRPr="0049729A">
              <w:t>Payment rejected for a missing required field.</w:t>
            </w:r>
          </w:p>
        </w:tc>
        <w:tc>
          <w:tcPr>
            <w:tcW w:w="1276" w:type="dxa"/>
          </w:tcPr>
          <w:p w:rsidR="00734B65" w:rsidRPr="00EC0B45" w:rsidRDefault="00734B65" w:rsidP="00734B65">
            <w:pPr>
              <w:pStyle w:val="TableBody"/>
              <w:spacing w:before="0" w:after="0"/>
            </w:pPr>
          </w:p>
        </w:tc>
      </w:tr>
    </w:tbl>
    <w:p w:rsidR="004A6CE3" w:rsidRDefault="004A6CE3" w:rsidP="004A6CE3">
      <w:pPr>
        <w:pStyle w:val="Heading2"/>
        <w:numPr>
          <w:ilvl w:val="0"/>
          <w:numId w:val="0"/>
        </w:numPr>
        <w:ind w:left="576"/>
      </w:pPr>
      <w:bookmarkStart w:id="230" w:name="_ACH_File_Confirmation"/>
      <w:bookmarkEnd w:id="230"/>
    </w:p>
    <w:p w:rsidR="004A6CE3" w:rsidRDefault="00143BDB" w:rsidP="004A6CE3">
      <w:r>
        <w:object w:dxaOrig="1534" w:dyaOrig="9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57" o:title=""/>
          </v:shape>
          <o:OLEObject Type="Embed" ProgID="Excel.Sheet.12" ShapeID="_x0000_i1025" DrawAspect="Icon" ObjectID="_1605429615" r:id="rId58"/>
        </w:object>
      </w:r>
    </w:p>
    <w:p w:rsidR="004A6CE3" w:rsidRDefault="004A6CE3" w:rsidP="004A6CE3"/>
    <w:p w:rsidR="004A6CE3" w:rsidRPr="004A6CE3" w:rsidRDefault="004A6CE3" w:rsidP="004A6CE3"/>
    <w:p w:rsidR="00BC1C2D" w:rsidRDefault="00452700" w:rsidP="0085787D">
      <w:pPr>
        <w:pStyle w:val="Heading2"/>
      </w:pPr>
      <w:bookmarkStart w:id="231" w:name="_Toc528055953"/>
      <w:r>
        <w:t>ACH File Confirmation Error Codes</w:t>
      </w:r>
      <w:bookmarkEnd w:id="231"/>
    </w:p>
    <w:p w:rsidR="00452700" w:rsidRDefault="00452700" w:rsidP="00452700">
      <w:r>
        <w:t xml:space="preserve">The following table details the error codes that would IncedoPay get in ACH confirmation file in field no.29. </w:t>
      </w:r>
    </w:p>
    <w:tbl>
      <w:tblPr>
        <w:tblStyle w:val="TableGrid"/>
        <w:tblW w:w="0" w:type="auto"/>
        <w:tblLook w:val="04A0" w:firstRow="1" w:lastRow="0" w:firstColumn="1" w:lastColumn="0" w:noHBand="0" w:noVBand="1"/>
      </w:tblPr>
      <w:tblGrid>
        <w:gridCol w:w="2245"/>
        <w:gridCol w:w="7825"/>
      </w:tblGrid>
      <w:tr w:rsidR="00452700" w:rsidTr="00452700">
        <w:tc>
          <w:tcPr>
            <w:tcW w:w="2245" w:type="dxa"/>
            <w:shd w:val="clear" w:color="auto" w:fill="000000" w:themeFill="text1"/>
          </w:tcPr>
          <w:p w:rsidR="00452700" w:rsidRPr="00452700" w:rsidRDefault="00452700" w:rsidP="00452700">
            <w:pPr>
              <w:keepNext/>
              <w:spacing w:after="0"/>
              <w:rPr>
                <w:bCs/>
                <w:color w:val="FFFFFF" w:themeColor="background1"/>
              </w:rPr>
            </w:pPr>
            <w:r w:rsidRPr="00452700">
              <w:rPr>
                <w:bCs/>
                <w:color w:val="FFFFFF" w:themeColor="background1"/>
              </w:rPr>
              <w:t>Message Code</w:t>
            </w:r>
          </w:p>
        </w:tc>
        <w:tc>
          <w:tcPr>
            <w:tcW w:w="7825" w:type="dxa"/>
            <w:shd w:val="clear" w:color="auto" w:fill="000000" w:themeFill="text1"/>
          </w:tcPr>
          <w:p w:rsidR="00452700" w:rsidRPr="00452700" w:rsidRDefault="00452700" w:rsidP="00452700">
            <w:pPr>
              <w:keepNext/>
              <w:spacing w:after="0"/>
              <w:rPr>
                <w:bCs/>
                <w:color w:val="FFFFFF" w:themeColor="background1"/>
              </w:rPr>
            </w:pPr>
            <w:r w:rsidRPr="00452700">
              <w:rPr>
                <w:bCs/>
                <w:color w:val="FFFFFF" w:themeColor="background1"/>
              </w:rPr>
              <w:t xml:space="preserve">Description </w:t>
            </w:r>
          </w:p>
        </w:tc>
      </w:tr>
      <w:tr w:rsidR="00452700" w:rsidTr="00452700">
        <w:tc>
          <w:tcPr>
            <w:tcW w:w="2245" w:type="dxa"/>
          </w:tcPr>
          <w:p w:rsidR="00452700" w:rsidRDefault="00452700" w:rsidP="00452700">
            <w:r w:rsidRPr="00A15D31">
              <w:rPr>
                <w:rFonts w:cs="Arial"/>
              </w:rPr>
              <w:t>Msg 00</w:t>
            </w:r>
            <w:r>
              <w:rPr>
                <w:rFonts w:cs="Arial"/>
              </w:rPr>
              <w:t>0</w:t>
            </w:r>
          </w:p>
        </w:tc>
        <w:tc>
          <w:tcPr>
            <w:tcW w:w="7825" w:type="dxa"/>
          </w:tcPr>
          <w:p w:rsidR="00452700" w:rsidRDefault="00452700" w:rsidP="00452700">
            <w:r w:rsidRPr="00EA54FC">
              <w:rPr>
                <w:rFonts w:cs="Arial"/>
              </w:rPr>
              <w:t>No errors</w:t>
            </w:r>
          </w:p>
        </w:tc>
      </w:tr>
      <w:tr w:rsidR="00452700" w:rsidTr="00452700">
        <w:tc>
          <w:tcPr>
            <w:tcW w:w="2245" w:type="dxa"/>
          </w:tcPr>
          <w:p w:rsidR="00452700" w:rsidRDefault="00452700" w:rsidP="00452700">
            <w:r w:rsidRPr="00A15D31">
              <w:rPr>
                <w:rFonts w:cs="Arial"/>
              </w:rPr>
              <w:t>Msg 001</w:t>
            </w:r>
          </w:p>
        </w:tc>
        <w:tc>
          <w:tcPr>
            <w:tcW w:w="7825" w:type="dxa"/>
          </w:tcPr>
          <w:p w:rsidR="00452700" w:rsidRDefault="00452700" w:rsidP="00452700">
            <w:r w:rsidRPr="00A15D31">
              <w:rPr>
                <w:rFonts w:cs="Arial"/>
              </w:rPr>
              <w:t>File sequence error / previous record type Y</w:t>
            </w:r>
          </w:p>
        </w:tc>
      </w:tr>
      <w:tr w:rsidR="00452700" w:rsidTr="00452700">
        <w:tc>
          <w:tcPr>
            <w:tcW w:w="2245" w:type="dxa"/>
          </w:tcPr>
          <w:p w:rsidR="00452700" w:rsidRDefault="00452700" w:rsidP="00452700">
            <w:r w:rsidRPr="00A15D31">
              <w:rPr>
                <w:rFonts w:cs="Arial"/>
              </w:rPr>
              <w:t>Msg 002</w:t>
            </w:r>
          </w:p>
        </w:tc>
        <w:tc>
          <w:tcPr>
            <w:tcW w:w="7825" w:type="dxa"/>
          </w:tcPr>
          <w:p w:rsidR="00452700" w:rsidRDefault="00452700" w:rsidP="00452700">
            <w:r w:rsidRPr="00A15D31">
              <w:rPr>
                <w:rFonts w:cs="Arial"/>
              </w:rPr>
              <w:t>File contains only 1 &amp; 9 Records</w:t>
            </w:r>
          </w:p>
        </w:tc>
      </w:tr>
      <w:tr w:rsidR="00452700" w:rsidTr="00452700">
        <w:tc>
          <w:tcPr>
            <w:tcW w:w="2245" w:type="dxa"/>
          </w:tcPr>
          <w:p w:rsidR="00452700" w:rsidRDefault="00452700" w:rsidP="00452700">
            <w:r w:rsidRPr="00845B38">
              <w:rPr>
                <w:rFonts w:cs="Arial"/>
              </w:rPr>
              <w:t>Msg 00</w:t>
            </w:r>
            <w:r>
              <w:rPr>
                <w:rFonts w:cs="Arial"/>
              </w:rPr>
              <w:t>3</w:t>
            </w:r>
          </w:p>
        </w:tc>
        <w:tc>
          <w:tcPr>
            <w:tcW w:w="7825" w:type="dxa"/>
          </w:tcPr>
          <w:p w:rsidR="00452700" w:rsidRDefault="003C0FEC" w:rsidP="00452700">
            <w:r w:rsidRPr="00A15D31">
              <w:rPr>
                <w:rFonts w:cs="Arial"/>
              </w:rPr>
              <w:t>No File Header before First Batch Header; Dummy added</w:t>
            </w:r>
          </w:p>
        </w:tc>
      </w:tr>
      <w:tr w:rsidR="00452700" w:rsidTr="00452700">
        <w:tc>
          <w:tcPr>
            <w:tcW w:w="2245" w:type="dxa"/>
          </w:tcPr>
          <w:p w:rsidR="00452700" w:rsidRDefault="00452700" w:rsidP="00452700">
            <w:r w:rsidRPr="00845B38">
              <w:rPr>
                <w:rFonts w:cs="Arial"/>
              </w:rPr>
              <w:t>Msg 00</w:t>
            </w:r>
            <w:r>
              <w:rPr>
                <w:rFonts w:cs="Arial"/>
              </w:rPr>
              <w:t>4</w:t>
            </w:r>
          </w:p>
        </w:tc>
        <w:tc>
          <w:tcPr>
            <w:tcW w:w="7825" w:type="dxa"/>
          </w:tcPr>
          <w:p w:rsidR="00452700" w:rsidRDefault="003C0FEC" w:rsidP="00452700">
            <w:r w:rsidRPr="00A15D31">
              <w:rPr>
                <w:rFonts w:cs="Arial"/>
              </w:rPr>
              <w:t>Debit amounts not equal to calculated amount</w:t>
            </w:r>
          </w:p>
        </w:tc>
      </w:tr>
      <w:tr w:rsidR="00452700" w:rsidTr="00452700">
        <w:tc>
          <w:tcPr>
            <w:tcW w:w="2245" w:type="dxa"/>
          </w:tcPr>
          <w:p w:rsidR="00452700" w:rsidRDefault="00452700" w:rsidP="00452700">
            <w:r w:rsidRPr="00845B38">
              <w:rPr>
                <w:rFonts w:cs="Arial"/>
              </w:rPr>
              <w:t>Msg 00</w:t>
            </w:r>
            <w:r>
              <w:rPr>
                <w:rFonts w:cs="Arial"/>
              </w:rPr>
              <w:t>5</w:t>
            </w:r>
          </w:p>
        </w:tc>
        <w:tc>
          <w:tcPr>
            <w:tcW w:w="7825" w:type="dxa"/>
          </w:tcPr>
          <w:p w:rsidR="00452700" w:rsidRDefault="003C0FEC" w:rsidP="00452700">
            <w:r w:rsidRPr="00A15D31">
              <w:rPr>
                <w:rFonts w:cs="Arial"/>
              </w:rPr>
              <w:t>Debit Entry Dollar field not numeric</w:t>
            </w:r>
          </w:p>
        </w:tc>
      </w:tr>
      <w:tr w:rsidR="00452700" w:rsidTr="00452700">
        <w:tc>
          <w:tcPr>
            <w:tcW w:w="2245" w:type="dxa"/>
          </w:tcPr>
          <w:p w:rsidR="00452700" w:rsidRDefault="00452700" w:rsidP="00452700">
            <w:r w:rsidRPr="00845B38">
              <w:rPr>
                <w:rFonts w:cs="Arial"/>
              </w:rPr>
              <w:t>Msg 00</w:t>
            </w:r>
            <w:r>
              <w:rPr>
                <w:rFonts w:cs="Arial"/>
              </w:rPr>
              <w:t>6</w:t>
            </w:r>
          </w:p>
        </w:tc>
        <w:tc>
          <w:tcPr>
            <w:tcW w:w="7825" w:type="dxa"/>
          </w:tcPr>
          <w:p w:rsidR="00452700" w:rsidRDefault="003C0FEC" w:rsidP="00452700">
            <w:r w:rsidRPr="00A15D31">
              <w:rPr>
                <w:rFonts w:cs="Arial"/>
              </w:rPr>
              <w:t>Credit Amounts not equal to calculated amount</w:t>
            </w:r>
          </w:p>
        </w:tc>
      </w:tr>
      <w:tr w:rsidR="00452700" w:rsidTr="00452700">
        <w:tc>
          <w:tcPr>
            <w:tcW w:w="2245" w:type="dxa"/>
          </w:tcPr>
          <w:p w:rsidR="00452700" w:rsidRDefault="00452700" w:rsidP="00452700">
            <w:r w:rsidRPr="00845B38">
              <w:rPr>
                <w:rFonts w:cs="Arial"/>
              </w:rPr>
              <w:lastRenderedPageBreak/>
              <w:t>Msg 00</w:t>
            </w:r>
            <w:r>
              <w:rPr>
                <w:rFonts w:cs="Arial"/>
              </w:rPr>
              <w:t>7</w:t>
            </w:r>
          </w:p>
        </w:tc>
        <w:tc>
          <w:tcPr>
            <w:tcW w:w="7825" w:type="dxa"/>
          </w:tcPr>
          <w:p w:rsidR="00452700" w:rsidRDefault="003C0FEC" w:rsidP="00452700">
            <w:r w:rsidRPr="00A15D31">
              <w:rPr>
                <w:rFonts w:cs="Arial"/>
              </w:rPr>
              <w:t>Credit Entry Dollar field not numeric</w:t>
            </w:r>
          </w:p>
        </w:tc>
      </w:tr>
      <w:tr w:rsidR="00452700" w:rsidTr="00452700">
        <w:tc>
          <w:tcPr>
            <w:tcW w:w="2245" w:type="dxa"/>
          </w:tcPr>
          <w:p w:rsidR="00452700" w:rsidRDefault="00452700" w:rsidP="00452700">
            <w:r w:rsidRPr="00845B38">
              <w:rPr>
                <w:rFonts w:cs="Arial"/>
              </w:rPr>
              <w:t>Msg 00</w:t>
            </w:r>
            <w:r>
              <w:rPr>
                <w:rFonts w:cs="Arial"/>
              </w:rPr>
              <w:t>8</w:t>
            </w:r>
          </w:p>
        </w:tc>
        <w:tc>
          <w:tcPr>
            <w:tcW w:w="7825" w:type="dxa"/>
          </w:tcPr>
          <w:p w:rsidR="00452700" w:rsidRDefault="003C0FEC" w:rsidP="00452700">
            <w:r w:rsidRPr="00A15D31">
              <w:rPr>
                <w:rFonts w:cs="Arial"/>
              </w:rPr>
              <w:t>File trailer record missing; dummy added</w:t>
            </w:r>
          </w:p>
        </w:tc>
      </w:tr>
      <w:tr w:rsidR="00452700" w:rsidTr="00452700">
        <w:tc>
          <w:tcPr>
            <w:tcW w:w="2245" w:type="dxa"/>
          </w:tcPr>
          <w:p w:rsidR="00452700" w:rsidRDefault="00452700" w:rsidP="00452700">
            <w:r w:rsidRPr="00845B38">
              <w:rPr>
                <w:rFonts w:cs="Arial"/>
              </w:rPr>
              <w:t>Msg 00</w:t>
            </w:r>
            <w:r>
              <w:rPr>
                <w:rFonts w:cs="Arial"/>
              </w:rPr>
              <w:t>9</w:t>
            </w:r>
          </w:p>
        </w:tc>
        <w:tc>
          <w:tcPr>
            <w:tcW w:w="7825" w:type="dxa"/>
          </w:tcPr>
          <w:p w:rsidR="00452700" w:rsidRDefault="003C0FEC" w:rsidP="00452700">
            <w:r w:rsidRPr="00A15D31">
              <w:rPr>
                <w:rFonts w:cs="Arial"/>
              </w:rPr>
              <w:t>File trailer found not of sequence</w:t>
            </w:r>
          </w:p>
        </w:tc>
      </w:tr>
      <w:tr w:rsidR="00452700" w:rsidTr="00452700">
        <w:tc>
          <w:tcPr>
            <w:tcW w:w="2245" w:type="dxa"/>
          </w:tcPr>
          <w:p w:rsidR="00452700" w:rsidRDefault="00452700" w:rsidP="00452700">
            <w:r>
              <w:rPr>
                <w:rFonts w:cs="Arial"/>
              </w:rPr>
              <w:t>Msg 010</w:t>
            </w:r>
          </w:p>
        </w:tc>
        <w:tc>
          <w:tcPr>
            <w:tcW w:w="7825" w:type="dxa"/>
          </w:tcPr>
          <w:p w:rsidR="00452700" w:rsidRDefault="003C0FEC" w:rsidP="00452700">
            <w:r w:rsidRPr="00A15D31">
              <w:rPr>
                <w:rFonts w:cs="Arial"/>
              </w:rPr>
              <w:t>File trailer misplaced in file</w:t>
            </w:r>
          </w:p>
        </w:tc>
      </w:tr>
      <w:tr w:rsidR="00452700" w:rsidTr="00452700">
        <w:tc>
          <w:tcPr>
            <w:tcW w:w="2245" w:type="dxa"/>
          </w:tcPr>
          <w:p w:rsidR="00452700" w:rsidRDefault="00452700" w:rsidP="00452700">
            <w:r>
              <w:rPr>
                <w:rFonts w:cs="Arial"/>
              </w:rPr>
              <w:t>Msg 011</w:t>
            </w:r>
          </w:p>
        </w:tc>
        <w:tc>
          <w:tcPr>
            <w:tcW w:w="7825" w:type="dxa"/>
          </w:tcPr>
          <w:p w:rsidR="00452700" w:rsidRDefault="003C0FEC" w:rsidP="00452700">
            <w:r w:rsidRPr="00A15D31">
              <w:rPr>
                <w:rFonts w:cs="Arial"/>
              </w:rPr>
              <w:t>Eff Entry Date is a NON PEP+ business date</w:t>
            </w:r>
          </w:p>
        </w:tc>
      </w:tr>
      <w:tr w:rsidR="00452700" w:rsidTr="00452700">
        <w:tc>
          <w:tcPr>
            <w:tcW w:w="2245" w:type="dxa"/>
          </w:tcPr>
          <w:p w:rsidR="00452700" w:rsidRDefault="00452700" w:rsidP="00452700">
            <w:r>
              <w:rPr>
                <w:rFonts w:cs="Arial"/>
              </w:rPr>
              <w:t>Msg 012</w:t>
            </w:r>
          </w:p>
        </w:tc>
        <w:tc>
          <w:tcPr>
            <w:tcW w:w="7825" w:type="dxa"/>
          </w:tcPr>
          <w:p w:rsidR="00452700" w:rsidRDefault="003C0FEC" w:rsidP="00452700">
            <w:r w:rsidRPr="00A15D31">
              <w:rPr>
                <w:rFonts w:cs="Arial"/>
              </w:rPr>
              <w:t>Eff Entry Date is over 60 days from today</w:t>
            </w:r>
          </w:p>
        </w:tc>
      </w:tr>
      <w:tr w:rsidR="00452700" w:rsidTr="00452700">
        <w:tc>
          <w:tcPr>
            <w:tcW w:w="2245" w:type="dxa"/>
          </w:tcPr>
          <w:p w:rsidR="00452700" w:rsidRDefault="00452700" w:rsidP="00452700">
            <w:r>
              <w:rPr>
                <w:rFonts w:cs="Arial"/>
              </w:rPr>
              <w:t>Msg 013</w:t>
            </w:r>
          </w:p>
        </w:tc>
        <w:tc>
          <w:tcPr>
            <w:tcW w:w="7825" w:type="dxa"/>
          </w:tcPr>
          <w:p w:rsidR="00452700" w:rsidRDefault="003C0FEC" w:rsidP="00452700">
            <w:r w:rsidRPr="00A15D31">
              <w:rPr>
                <w:rFonts w:cs="Arial"/>
              </w:rPr>
              <w:t>Eff Entry Date is invalid</w:t>
            </w:r>
          </w:p>
        </w:tc>
      </w:tr>
      <w:tr w:rsidR="00452700" w:rsidTr="00452700">
        <w:tc>
          <w:tcPr>
            <w:tcW w:w="2245" w:type="dxa"/>
          </w:tcPr>
          <w:p w:rsidR="00452700" w:rsidRDefault="00452700" w:rsidP="00452700">
            <w:r>
              <w:rPr>
                <w:rFonts w:cs="Arial"/>
              </w:rPr>
              <w:t>Msg 014</w:t>
            </w:r>
          </w:p>
        </w:tc>
        <w:tc>
          <w:tcPr>
            <w:tcW w:w="7825" w:type="dxa"/>
          </w:tcPr>
          <w:p w:rsidR="00452700" w:rsidRDefault="003C0FEC" w:rsidP="00452700">
            <w:r w:rsidRPr="00A15D31">
              <w:rPr>
                <w:rFonts w:cs="Arial"/>
              </w:rPr>
              <w:t>Company Entry Description is blank (Susp / Warning) NOT FATAL</w:t>
            </w:r>
          </w:p>
        </w:tc>
      </w:tr>
      <w:tr w:rsidR="00452700" w:rsidTr="00452700">
        <w:tc>
          <w:tcPr>
            <w:tcW w:w="2245" w:type="dxa"/>
          </w:tcPr>
          <w:p w:rsidR="00452700" w:rsidRDefault="00452700" w:rsidP="00452700">
            <w:r>
              <w:rPr>
                <w:rFonts w:cs="Arial"/>
              </w:rPr>
              <w:t>Msg 015</w:t>
            </w:r>
          </w:p>
        </w:tc>
        <w:tc>
          <w:tcPr>
            <w:tcW w:w="7825" w:type="dxa"/>
          </w:tcPr>
          <w:p w:rsidR="00452700" w:rsidRDefault="003C0FEC" w:rsidP="00452700">
            <w:r w:rsidRPr="00A15D31">
              <w:rPr>
                <w:rFonts w:cs="Arial"/>
              </w:rPr>
              <w:t>Company ID is blank</w:t>
            </w:r>
          </w:p>
        </w:tc>
      </w:tr>
      <w:tr w:rsidR="00452700" w:rsidTr="00452700">
        <w:tc>
          <w:tcPr>
            <w:tcW w:w="2245" w:type="dxa"/>
          </w:tcPr>
          <w:p w:rsidR="00452700" w:rsidRDefault="00452700" w:rsidP="00452700">
            <w:r>
              <w:rPr>
                <w:rFonts w:cs="Arial"/>
              </w:rPr>
              <w:t>Msg 016</w:t>
            </w:r>
          </w:p>
        </w:tc>
        <w:tc>
          <w:tcPr>
            <w:tcW w:w="7825" w:type="dxa"/>
          </w:tcPr>
          <w:p w:rsidR="00452700" w:rsidRDefault="003C0FEC" w:rsidP="00452700">
            <w:r w:rsidRPr="00A15D31">
              <w:rPr>
                <w:rFonts w:cs="Arial"/>
              </w:rPr>
              <w:t>Company Name is blank</w:t>
            </w:r>
          </w:p>
        </w:tc>
      </w:tr>
      <w:tr w:rsidR="00452700" w:rsidTr="00452700">
        <w:tc>
          <w:tcPr>
            <w:tcW w:w="2245" w:type="dxa"/>
          </w:tcPr>
          <w:p w:rsidR="00452700" w:rsidRDefault="00452700" w:rsidP="00452700">
            <w:r>
              <w:rPr>
                <w:rFonts w:cs="Arial"/>
              </w:rPr>
              <w:t>Msg 017</w:t>
            </w:r>
          </w:p>
        </w:tc>
        <w:tc>
          <w:tcPr>
            <w:tcW w:w="7825" w:type="dxa"/>
          </w:tcPr>
          <w:p w:rsidR="00452700" w:rsidRDefault="00E261D3" w:rsidP="00452700">
            <w:r w:rsidRPr="00A15D31">
              <w:rPr>
                <w:rFonts w:cs="Arial"/>
              </w:rPr>
              <w:t>Invalid ODFI ID field</w:t>
            </w:r>
          </w:p>
        </w:tc>
      </w:tr>
      <w:tr w:rsidR="00452700" w:rsidTr="00452700">
        <w:tc>
          <w:tcPr>
            <w:tcW w:w="2245" w:type="dxa"/>
          </w:tcPr>
          <w:p w:rsidR="00452700" w:rsidRDefault="00452700" w:rsidP="00452700">
            <w:r>
              <w:rPr>
                <w:rFonts w:cs="Arial"/>
              </w:rPr>
              <w:t>Msg 018</w:t>
            </w:r>
          </w:p>
        </w:tc>
        <w:tc>
          <w:tcPr>
            <w:tcW w:w="7825" w:type="dxa"/>
          </w:tcPr>
          <w:p w:rsidR="00452700" w:rsidRDefault="00E261D3" w:rsidP="00452700">
            <w:r w:rsidRPr="00A15D31">
              <w:rPr>
                <w:rFonts w:cs="Arial"/>
              </w:rPr>
              <w:t>First Batch Header missing; dummy added</w:t>
            </w:r>
          </w:p>
        </w:tc>
      </w:tr>
      <w:tr w:rsidR="00452700" w:rsidTr="00452700">
        <w:tc>
          <w:tcPr>
            <w:tcW w:w="2245" w:type="dxa"/>
          </w:tcPr>
          <w:p w:rsidR="00452700" w:rsidRDefault="00452700" w:rsidP="00452700">
            <w:r>
              <w:rPr>
                <w:rFonts w:cs="Arial"/>
              </w:rPr>
              <w:t>Msg 019</w:t>
            </w:r>
          </w:p>
        </w:tc>
        <w:tc>
          <w:tcPr>
            <w:tcW w:w="7825" w:type="dxa"/>
          </w:tcPr>
          <w:p w:rsidR="00452700" w:rsidRDefault="00E261D3" w:rsidP="00452700">
            <w:r w:rsidRPr="00A15D31">
              <w:rPr>
                <w:rFonts w:cs="Arial"/>
              </w:rPr>
              <w:t>Invalid total Debit Entry Dollar Field</w:t>
            </w:r>
          </w:p>
        </w:tc>
      </w:tr>
      <w:tr w:rsidR="00452700" w:rsidTr="00452700">
        <w:tc>
          <w:tcPr>
            <w:tcW w:w="2245" w:type="dxa"/>
          </w:tcPr>
          <w:p w:rsidR="00452700" w:rsidRDefault="00452700" w:rsidP="00452700">
            <w:r>
              <w:rPr>
                <w:rFonts w:cs="Arial"/>
              </w:rPr>
              <w:t>Msg 020</w:t>
            </w:r>
          </w:p>
        </w:tc>
        <w:tc>
          <w:tcPr>
            <w:tcW w:w="7825" w:type="dxa"/>
          </w:tcPr>
          <w:p w:rsidR="00452700" w:rsidRDefault="00E261D3" w:rsidP="00452700">
            <w:r w:rsidRPr="00A15D31">
              <w:rPr>
                <w:rFonts w:cs="Arial"/>
              </w:rPr>
              <w:t>Invalid total Credit Entry Dollar Field</w:t>
            </w:r>
          </w:p>
        </w:tc>
      </w:tr>
      <w:tr w:rsidR="00452700" w:rsidTr="00452700">
        <w:tc>
          <w:tcPr>
            <w:tcW w:w="2245" w:type="dxa"/>
          </w:tcPr>
          <w:p w:rsidR="00452700" w:rsidRDefault="00452700" w:rsidP="00452700">
            <w:r>
              <w:rPr>
                <w:rFonts w:cs="Arial"/>
              </w:rPr>
              <w:t>Msg 021</w:t>
            </w:r>
          </w:p>
        </w:tc>
        <w:tc>
          <w:tcPr>
            <w:tcW w:w="7825" w:type="dxa"/>
          </w:tcPr>
          <w:p w:rsidR="00452700" w:rsidRDefault="00E261D3" w:rsidP="00452700">
            <w:r w:rsidRPr="00A15D31">
              <w:rPr>
                <w:rFonts w:cs="Arial"/>
              </w:rPr>
              <w:t>Unable to read PPSCH Calendar for Eff Date</w:t>
            </w:r>
          </w:p>
        </w:tc>
      </w:tr>
      <w:tr w:rsidR="00452700" w:rsidTr="00452700">
        <w:tc>
          <w:tcPr>
            <w:tcW w:w="2245" w:type="dxa"/>
          </w:tcPr>
          <w:p w:rsidR="00452700" w:rsidRDefault="00452700" w:rsidP="00452700">
            <w:r>
              <w:rPr>
                <w:rFonts w:cs="Arial"/>
              </w:rPr>
              <w:t>Msg 022</w:t>
            </w:r>
          </w:p>
        </w:tc>
        <w:tc>
          <w:tcPr>
            <w:tcW w:w="7825" w:type="dxa"/>
          </w:tcPr>
          <w:p w:rsidR="00452700" w:rsidRDefault="00E261D3" w:rsidP="00452700">
            <w:r w:rsidRPr="00A15D31">
              <w:rPr>
                <w:rFonts w:cs="Arial"/>
              </w:rPr>
              <w:t xml:space="preserve">Requested CA Not Found (Susp / Warning) NOT FATAL  </w:t>
            </w:r>
          </w:p>
        </w:tc>
      </w:tr>
      <w:tr w:rsidR="00452700" w:rsidTr="00452700">
        <w:tc>
          <w:tcPr>
            <w:tcW w:w="2245" w:type="dxa"/>
          </w:tcPr>
          <w:p w:rsidR="00452700" w:rsidRDefault="00452700" w:rsidP="00452700">
            <w:r>
              <w:rPr>
                <w:rFonts w:cs="Arial"/>
              </w:rPr>
              <w:t>Msg 023</w:t>
            </w:r>
          </w:p>
        </w:tc>
        <w:tc>
          <w:tcPr>
            <w:tcW w:w="7825" w:type="dxa"/>
          </w:tcPr>
          <w:p w:rsidR="00452700" w:rsidRDefault="00E261D3" w:rsidP="00452700">
            <w:r w:rsidRPr="00A15D31">
              <w:rPr>
                <w:rFonts w:cs="Arial"/>
              </w:rPr>
              <w:t>Invalid Transaction Code</w:t>
            </w:r>
          </w:p>
        </w:tc>
      </w:tr>
      <w:tr w:rsidR="00452700" w:rsidTr="00452700">
        <w:tc>
          <w:tcPr>
            <w:tcW w:w="2245" w:type="dxa"/>
          </w:tcPr>
          <w:p w:rsidR="00452700" w:rsidRDefault="00452700" w:rsidP="00452700">
            <w:r>
              <w:rPr>
                <w:rFonts w:cs="Arial"/>
              </w:rPr>
              <w:t>Msg 024</w:t>
            </w:r>
          </w:p>
        </w:tc>
        <w:tc>
          <w:tcPr>
            <w:tcW w:w="7825" w:type="dxa"/>
          </w:tcPr>
          <w:p w:rsidR="00452700" w:rsidRDefault="00E261D3" w:rsidP="00452700">
            <w:r w:rsidRPr="00A15D31">
              <w:rPr>
                <w:rFonts w:cs="Arial"/>
              </w:rPr>
              <w:t>Receiving RT is not numeric</w:t>
            </w:r>
          </w:p>
        </w:tc>
      </w:tr>
      <w:tr w:rsidR="00452700" w:rsidTr="00452700">
        <w:tc>
          <w:tcPr>
            <w:tcW w:w="2245" w:type="dxa"/>
          </w:tcPr>
          <w:p w:rsidR="00452700" w:rsidRDefault="00452700" w:rsidP="00452700">
            <w:r>
              <w:rPr>
                <w:rFonts w:cs="Arial"/>
              </w:rPr>
              <w:t>Msg 025</w:t>
            </w:r>
          </w:p>
        </w:tc>
        <w:tc>
          <w:tcPr>
            <w:tcW w:w="7825" w:type="dxa"/>
          </w:tcPr>
          <w:p w:rsidR="00452700" w:rsidRDefault="00E261D3" w:rsidP="00452700">
            <w:r w:rsidRPr="00A15D31">
              <w:rPr>
                <w:rFonts w:cs="Arial"/>
              </w:rPr>
              <w:t>Invalid Debit / Credit Amount Field</w:t>
            </w:r>
          </w:p>
        </w:tc>
      </w:tr>
      <w:tr w:rsidR="00452700" w:rsidTr="00452700">
        <w:tc>
          <w:tcPr>
            <w:tcW w:w="2245" w:type="dxa"/>
          </w:tcPr>
          <w:p w:rsidR="00452700" w:rsidRDefault="00452700" w:rsidP="00452700">
            <w:r>
              <w:rPr>
                <w:rFonts w:cs="Arial"/>
              </w:rPr>
              <w:t>Msg 026</w:t>
            </w:r>
          </w:p>
        </w:tc>
        <w:tc>
          <w:tcPr>
            <w:tcW w:w="7825" w:type="dxa"/>
          </w:tcPr>
          <w:p w:rsidR="00452700" w:rsidRDefault="00E261D3" w:rsidP="00452700">
            <w:r w:rsidRPr="00A15D31">
              <w:rPr>
                <w:rFonts w:cs="Arial"/>
              </w:rPr>
              <w:t>Prenote TC with Dollar amount &gt;0 (live)</w:t>
            </w:r>
          </w:p>
        </w:tc>
      </w:tr>
      <w:tr w:rsidR="00452700" w:rsidTr="00452700">
        <w:tc>
          <w:tcPr>
            <w:tcW w:w="2245" w:type="dxa"/>
          </w:tcPr>
          <w:p w:rsidR="00452700" w:rsidRDefault="00452700" w:rsidP="00452700">
            <w:r>
              <w:rPr>
                <w:rFonts w:cs="Arial"/>
              </w:rPr>
              <w:t>Msg 027</w:t>
            </w:r>
          </w:p>
        </w:tc>
        <w:tc>
          <w:tcPr>
            <w:tcW w:w="7825" w:type="dxa"/>
          </w:tcPr>
          <w:p w:rsidR="00452700" w:rsidRDefault="00E261D3" w:rsidP="00452700">
            <w:r w:rsidRPr="00A15D31">
              <w:rPr>
                <w:rFonts w:cs="Arial"/>
              </w:rPr>
              <w:t>Invalid Addenda Record Indicator</w:t>
            </w:r>
          </w:p>
        </w:tc>
      </w:tr>
      <w:tr w:rsidR="00452700" w:rsidTr="00452700">
        <w:tc>
          <w:tcPr>
            <w:tcW w:w="2245" w:type="dxa"/>
          </w:tcPr>
          <w:p w:rsidR="00452700" w:rsidRDefault="00452700" w:rsidP="00452700">
            <w:r>
              <w:rPr>
                <w:rFonts w:cs="Arial"/>
              </w:rPr>
              <w:t>Msg 028</w:t>
            </w:r>
          </w:p>
        </w:tc>
        <w:tc>
          <w:tcPr>
            <w:tcW w:w="7825" w:type="dxa"/>
          </w:tcPr>
          <w:p w:rsidR="00452700" w:rsidRDefault="00E261D3" w:rsidP="00452700">
            <w:r w:rsidRPr="00A15D31">
              <w:rPr>
                <w:rFonts w:cs="Arial"/>
              </w:rPr>
              <w:t>Transaction Addenda records exceed 9,999</w:t>
            </w:r>
          </w:p>
        </w:tc>
      </w:tr>
      <w:tr w:rsidR="00452700" w:rsidTr="00452700">
        <w:tc>
          <w:tcPr>
            <w:tcW w:w="2245" w:type="dxa"/>
          </w:tcPr>
          <w:p w:rsidR="00452700" w:rsidRDefault="00452700" w:rsidP="00452700">
            <w:r>
              <w:rPr>
                <w:rFonts w:cs="Arial"/>
              </w:rPr>
              <w:t>Msg 029</w:t>
            </w:r>
          </w:p>
        </w:tc>
        <w:tc>
          <w:tcPr>
            <w:tcW w:w="7825" w:type="dxa"/>
          </w:tcPr>
          <w:p w:rsidR="00452700" w:rsidRDefault="00E261D3" w:rsidP="00452700">
            <w:r w:rsidRPr="00A15D31">
              <w:rPr>
                <w:rFonts w:cs="Arial"/>
              </w:rPr>
              <w:t>Addenda Record was not expected</w:t>
            </w:r>
          </w:p>
        </w:tc>
      </w:tr>
      <w:tr w:rsidR="00452700" w:rsidTr="00452700">
        <w:tc>
          <w:tcPr>
            <w:tcW w:w="2245" w:type="dxa"/>
          </w:tcPr>
          <w:p w:rsidR="00452700" w:rsidRDefault="00452700" w:rsidP="00452700">
            <w:pPr>
              <w:rPr>
                <w:rFonts w:cs="Arial"/>
              </w:rPr>
            </w:pPr>
            <w:r>
              <w:rPr>
                <w:rFonts w:cs="Arial"/>
              </w:rPr>
              <w:t>Msg 030</w:t>
            </w:r>
          </w:p>
        </w:tc>
        <w:tc>
          <w:tcPr>
            <w:tcW w:w="7825" w:type="dxa"/>
          </w:tcPr>
          <w:p w:rsidR="00452700" w:rsidRDefault="00E261D3" w:rsidP="00452700">
            <w:r w:rsidRPr="00A15D31">
              <w:rPr>
                <w:rFonts w:cs="Arial"/>
              </w:rPr>
              <w:t>Addenda Record is missing</w:t>
            </w:r>
          </w:p>
        </w:tc>
      </w:tr>
    </w:tbl>
    <w:p w:rsidR="00452700" w:rsidRDefault="00452700" w:rsidP="00452700"/>
    <w:p w:rsidR="004A6CE3" w:rsidRDefault="004A6CE3" w:rsidP="00452700"/>
    <w:p w:rsidR="004A6CE3" w:rsidRDefault="004A6CE3" w:rsidP="00452700"/>
    <w:p w:rsidR="00EB0D30" w:rsidRDefault="00EB0D30" w:rsidP="00EB0D30">
      <w:pPr>
        <w:pStyle w:val="Heading2"/>
      </w:pPr>
      <w:bookmarkStart w:id="232" w:name="_Unified_Status_Response"/>
      <w:bookmarkStart w:id="233" w:name="_Toc528055954"/>
      <w:bookmarkEnd w:id="232"/>
      <w:r>
        <w:t>Unified Status Response Codes List</w:t>
      </w:r>
      <w:r w:rsidR="00143BDB">
        <w:t xml:space="preserve"> Zelle API</w:t>
      </w:r>
      <w:bookmarkEnd w:id="233"/>
    </w:p>
    <w:p w:rsidR="00EB0D30" w:rsidRDefault="00EB0D30" w:rsidP="00452700">
      <w:r w:rsidRPr="00EB0D30">
        <w:t xml:space="preserve">This table defines all status response codes which can be returned by </w:t>
      </w:r>
      <w:r>
        <w:t xml:space="preserve">Zelle APIs operations defined in the document. </w:t>
      </w:r>
    </w:p>
    <w:tbl>
      <w:tblPr>
        <w:tblW w:w="5000" w:type="pct"/>
        <w:tblLayout w:type="fixed"/>
        <w:tblLook w:val="04A0" w:firstRow="1" w:lastRow="0" w:firstColumn="1" w:lastColumn="0" w:noHBand="0" w:noVBand="1"/>
      </w:tblPr>
      <w:tblGrid>
        <w:gridCol w:w="882"/>
        <w:gridCol w:w="824"/>
        <w:gridCol w:w="8364"/>
      </w:tblGrid>
      <w:tr w:rsidR="00EB0D30" w:rsidRPr="00C113A9" w:rsidTr="00F912B6">
        <w:trPr>
          <w:trHeight w:val="278"/>
        </w:trPr>
        <w:tc>
          <w:tcPr>
            <w:tcW w:w="438" w:type="pct"/>
            <w:tcBorders>
              <w:top w:val="single" w:sz="4" w:space="0" w:color="auto"/>
              <w:left w:val="single" w:sz="4" w:space="0" w:color="auto"/>
              <w:bottom w:val="single" w:sz="4" w:space="0" w:color="auto"/>
              <w:right w:val="single" w:sz="4" w:space="0" w:color="auto"/>
            </w:tcBorders>
            <w:shd w:val="clear" w:color="auto" w:fill="000000" w:themeFill="text1"/>
            <w:noWrap/>
            <w:vAlign w:val="bottom"/>
            <w:hideMark/>
          </w:tcPr>
          <w:p w:rsidR="00EB0D30" w:rsidRPr="00EB0D30" w:rsidRDefault="00EB0D30" w:rsidP="00EB0D30">
            <w:pPr>
              <w:keepNext/>
              <w:spacing w:after="0"/>
              <w:jc w:val="center"/>
              <w:rPr>
                <w:bCs/>
                <w:color w:val="FFFFFF" w:themeColor="background1"/>
              </w:rPr>
            </w:pPr>
            <w:r w:rsidRPr="00EB0D30">
              <w:rPr>
                <w:bCs/>
                <w:color w:val="FFFFFF" w:themeColor="background1"/>
              </w:rPr>
              <w:t>Status</w:t>
            </w:r>
          </w:p>
        </w:tc>
        <w:tc>
          <w:tcPr>
            <w:tcW w:w="4562" w:type="pct"/>
            <w:gridSpan w:val="2"/>
            <w:tcBorders>
              <w:top w:val="single" w:sz="4" w:space="0" w:color="auto"/>
              <w:left w:val="nil"/>
              <w:bottom w:val="single" w:sz="4" w:space="0" w:color="auto"/>
              <w:right w:val="single" w:sz="4" w:space="0" w:color="auto"/>
            </w:tcBorders>
            <w:shd w:val="clear" w:color="auto" w:fill="000000" w:themeFill="text1"/>
            <w:noWrap/>
            <w:vAlign w:val="bottom"/>
            <w:hideMark/>
          </w:tcPr>
          <w:p w:rsidR="00EB0D30" w:rsidRPr="00EB0D30" w:rsidRDefault="00EB0D30" w:rsidP="00EB0D30">
            <w:pPr>
              <w:keepNext/>
              <w:spacing w:after="0"/>
              <w:jc w:val="center"/>
              <w:rPr>
                <w:bCs/>
                <w:color w:val="FFFFFF" w:themeColor="background1"/>
              </w:rPr>
            </w:pPr>
            <w:r w:rsidRPr="00EB0D30">
              <w:rPr>
                <w:bCs/>
                <w:color w:val="FFFFFF" w:themeColor="background1"/>
              </w:rPr>
              <w:t>Description</w:t>
            </w:r>
          </w:p>
        </w:tc>
      </w:tr>
      <w:tr w:rsidR="00EB0D30" w:rsidRPr="00C113A9" w:rsidTr="00F912B6">
        <w:trPr>
          <w:trHeight w:val="735"/>
        </w:trPr>
        <w:tc>
          <w:tcPr>
            <w:tcW w:w="847" w:type="pct"/>
            <w:gridSpan w:val="2"/>
            <w:tcBorders>
              <w:top w:val="nil"/>
              <w:left w:val="single" w:sz="4" w:space="0" w:color="auto"/>
              <w:bottom w:val="single" w:sz="4" w:space="0" w:color="auto"/>
              <w:right w:val="single" w:sz="4" w:space="0" w:color="auto"/>
            </w:tcBorders>
            <w:shd w:val="clear" w:color="000000" w:fill="FFFFFF"/>
            <w:vAlign w:val="bottom"/>
          </w:tcPr>
          <w:p w:rsidR="00EB0D30" w:rsidRPr="00F912B6" w:rsidRDefault="00EB0D30" w:rsidP="00F912B6">
            <w:pPr>
              <w:rPr>
                <w:rFonts w:cs="Arial"/>
              </w:rPr>
            </w:pPr>
            <w:r w:rsidRPr="00F912B6">
              <w:rPr>
                <w:rFonts w:cs="Arial"/>
              </w:rPr>
              <w:t>0/Success</w:t>
            </w:r>
          </w:p>
        </w:tc>
        <w:tc>
          <w:tcPr>
            <w:tcW w:w="4153" w:type="pct"/>
            <w:tcBorders>
              <w:top w:val="nil"/>
              <w:left w:val="nil"/>
              <w:bottom w:val="single" w:sz="4" w:space="0" w:color="auto"/>
              <w:right w:val="single" w:sz="4" w:space="0" w:color="auto"/>
            </w:tcBorders>
            <w:shd w:val="clear" w:color="000000" w:fill="FFFFFF"/>
            <w:noWrap/>
            <w:vAlign w:val="bottom"/>
          </w:tcPr>
          <w:p w:rsidR="00EB0D30" w:rsidRPr="00F912B6" w:rsidRDefault="00EB0D30" w:rsidP="00F912B6">
            <w:pPr>
              <w:rPr>
                <w:rFonts w:cs="Arial"/>
              </w:rPr>
            </w:pPr>
            <w:r w:rsidRPr="00F912B6">
              <w:rPr>
                <w:rFonts w:cs="Arial"/>
              </w:rPr>
              <w:t>Operation Successful.</w:t>
            </w:r>
          </w:p>
        </w:tc>
      </w:tr>
      <w:tr w:rsidR="00EB0D30" w:rsidRPr="00C113A9" w:rsidTr="00F912B6">
        <w:trPr>
          <w:trHeight w:val="735"/>
        </w:trPr>
        <w:tc>
          <w:tcPr>
            <w:tcW w:w="847" w:type="pct"/>
            <w:gridSpan w:val="2"/>
            <w:tcBorders>
              <w:top w:val="nil"/>
              <w:left w:val="single" w:sz="4" w:space="0" w:color="auto"/>
              <w:bottom w:val="single" w:sz="4" w:space="0" w:color="auto"/>
              <w:right w:val="single" w:sz="4" w:space="0" w:color="auto"/>
            </w:tcBorders>
            <w:shd w:val="clear" w:color="000000" w:fill="FFFFFF"/>
            <w:vAlign w:val="bottom"/>
          </w:tcPr>
          <w:p w:rsidR="00EB0D30" w:rsidRPr="00F912B6" w:rsidRDefault="00EB0D30" w:rsidP="00F912B6">
            <w:pPr>
              <w:rPr>
                <w:rFonts w:cs="Arial"/>
              </w:rPr>
            </w:pPr>
            <w:r w:rsidRPr="00F912B6">
              <w:rPr>
                <w:rFonts w:cs="Arial"/>
              </w:rPr>
              <w:lastRenderedPageBreak/>
              <w:t>1001/Error</w:t>
            </w:r>
          </w:p>
        </w:tc>
        <w:tc>
          <w:tcPr>
            <w:tcW w:w="4153" w:type="pct"/>
            <w:tcBorders>
              <w:top w:val="nil"/>
              <w:left w:val="nil"/>
              <w:bottom w:val="single" w:sz="4" w:space="0" w:color="auto"/>
              <w:right w:val="single" w:sz="4" w:space="0" w:color="auto"/>
            </w:tcBorders>
            <w:shd w:val="clear" w:color="000000" w:fill="FFFFFF"/>
            <w:noWrap/>
            <w:vAlign w:val="bottom"/>
          </w:tcPr>
          <w:p w:rsidR="00EB0D30" w:rsidRPr="00F912B6" w:rsidRDefault="00EB0D30" w:rsidP="00F912B6">
            <w:pPr>
              <w:rPr>
                <w:rFonts w:cs="Arial"/>
              </w:rPr>
            </w:pPr>
            <w:r w:rsidRPr="00F912B6">
              <w:rPr>
                <w:rFonts w:cs="Arial"/>
              </w:rPr>
              <w:t>General error.</w:t>
            </w:r>
          </w:p>
          <w:p w:rsidR="00EB0D30" w:rsidRPr="00F912B6" w:rsidRDefault="00EB0D30" w:rsidP="00F912B6">
            <w:pPr>
              <w:rPr>
                <w:rFonts w:cs="Arial"/>
              </w:rPr>
            </w:pPr>
            <w:r w:rsidRPr="00F912B6">
              <w:rPr>
                <w:rFonts w:cs="Arial"/>
              </w:rPr>
              <w:t>Unknown/uncaptured cause.</w:t>
            </w:r>
          </w:p>
        </w:tc>
      </w:tr>
      <w:tr w:rsidR="00EB0D30" w:rsidRPr="00C113A9" w:rsidTr="00F912B6">
        <w:trPr>
          <w:trHeight w:val="735"/>
        </w:trPr>
        <w:tc>
          <w:tcPr>
            <w:tcW w:w="847" w:type="pct"/>
            <w:gridSpan w:val="2"/>
            <w:tcBorders>
              <w:top w:val="nil"/>
              <w:left w:val="single" w:sz="4" w:space="0" w:color="auto"/>
              <w:bottom w:val="single" w:sz="4" w:space="0" w:color="auto"/>
              <w:right w:val="single" w:sz="4" w:space="0" w:color="auto"/>
            </w:tcBorders>
            <w:shd w:val="clear" w:color="000000" w:fill="FFFFFF"/>
            <w:vAlign w:val="bottom"/>
          </w:tcPr>
          <w:p w:rsidR="00EB0D30" w:rsidRPr="00F912B6" w:rsidRDefault="00EB0D30" w:rsidP="00F912B6">
            <w:pPr>
              <w:rPr>
                <w:rFonts w:cs="Arial"/>
              </w:rPr>
            </w:pPr>
            <w:r w:rsidRPr="00F912B6">
              <w:rPr>
                <w:rFonts w:cs="Arial"/>
              </w:rPr>
              <w:t>1013/Error</w:t>
            </w:r>
          </w:p>
        </w:tc>
        <w:tc>
          <w:tcPr>
            <w:tcW w:w="4153" w:type="pct"/>
            <w:tcBorders>
              <w:top w:val="nil"/>
              <w:left w:val="nil"/>
              <w:bottom w:val="single" w:sz="4" w:space="0" w:color="auto"/>
              <w:right w:val="single" w:sz="4" w:space="0" w:color="auto"/>
            </w:tcBorders>
            <w:shd w:val="clear" w:color="000000" w:fill="FFFFFF"/>
            <w:noWrap/>
            <w:vAlign w:val="bottom"/>
          </w:tcPr>
          <w:p w:rsidR="00EB0D30" w:rsidRPr="00F912B6" w:rsidRDefault="00EB0D30" w:rsidP="00F912B6">
            <w:pPr>
              <w:rPr>
                <w:rFonts w:cs="Arial"/>
              </w:rPr>
            </w:pPr>
            <w:r w:rsidRPr="00F912B6">
              <w:rPr>
                <w:rFonts w:cs="Arial"/>
              </w:rPr>
              <w:t>Field is required – Empty payment parameter name/value is disallowed</w:t>
            </w:r>
          </w:p>
        </w:tc>
      </w:tr>
      <w:tr w:rsidR="00EB0D30" w:rsidRPr="00C113A9" w:rsidTr="00F912B6">
        <w:trPr>
          <w:trHeight w:val="735"/>
        </w:trPr>
        <w:tc>
          <w:tcPr>
            <w:tcW w:w="847" w:type="pct"/>
            <w:gridSpan w:val="2"/>
            <w:tcBorders>
              <w:top w:val="nil"/>
              <w:left w:val="single" w:sz="4" w:space="0" w:color="auto"/>
              <w:bottom w:val="single" w:sz="4" w:space="0" w:color="auto"/>
              <w:right w:val="single" w:sz="4" w:space="0" w:color="auto"/>
            </w:tcBorders>
            <w:shd w:val="clear" w:color="000000" w:fill="FFFFFF"/>
            <w:vAlign w:val="bottom"/>
          </w:tcPr>
          <w:p w:rsidR="00EB0D30" w:rsidRPr="00F912B6" w:rsidRDefault="00EB0D30" w:rsidP="00F912B6">
            <w:pPr>
              <w:rPr>
                <w:rFonts w:cs="Arial"/>
              </w:rPr>
            </w:pPr>
            <w:r w:rsidRPr="00F912B6">
              <w:rPr>
                <w:rFonts w:cs="Arial"/>
              </w:rPr>
              <w:t>3003/Error</w:t>
            </w:r>
          </w:p>
        </w:tc>
        <w:tc>
          <w:tcPr>
            <w:tcW w:w="4153" w:type="pct"/>
            <w:tcBorders>
              <w:top w:val="nil"/>
              <w:left w:val="nil"/>
              <w:bottom w:val="single" w:sz="4" w:space="0" w:color="auto"/>
              <w:right w:val="single" w:sz="4" w:space="0" w:color="auto"/>
            </w:tcBorders>
            <w:shd w:val="clear" w:color="000000" w:fill="FFFFFF"/>
            <w:noWrap/>
            <w:vAlign w:val="bottom"/>
          </w:tcPr>
          <w:p w:rsidR="00EB0D30" w:rsidRPr="00F912B6" w:rsidRDefault="00EB0D30" w:rsidP="00F912B6">
            <w:pPr>
              <w:rPr>
                <w:rFonts w:cs="Arial"/>
              </w:rPr>
            </w:pPr>
            <w:r w:rsidRPr="00F912B6">
              <w:rPr>
                <w:rFonts w:cs="Arial"/>
              </w:rPr>
              <w:t>Payer Not Found</w:t>
            </w:r>
            <w:r w:rsidRPr="00F912B6">
              <w:rPr>
                <w:rFonts w:cs="Arial"/>
              </w:rPr>
              <w:br/>
              <w:t>The supplied Payer ID is unknown to B2C-CXC system.</w:t>
            </w:r>
          </w:p>
        </w:tc>
      </w:tr>
      <w:tr w:rsidR="00EB0D30" w:rsidRPr="00C113A9" w:rsidTr="00F912B6">
        <w:trPr>
          <w:trHeight w:val="735"/>
        </w:trPr>
        <w:tc>
          <w:tcPr>
            <w:tcW w:w="847" w:type="pct"/>
            <w:gridSpan w:val="2"/>
            <w:tcBorders>
              <w:top w:val="nil"/>
              <w:left w:val="single" w:sz="4" w:space="0" w:color="auto"/>
              <w:bottom w:val="single" w:sz="4" w:space="0" w:color="auto"/>
              <w:right w:val="single" w:sz="4" w:space="0" w:color="auto"/>
            </w:tcBorders>
            <w:shd w:val="clear" w:color="000000" w:fill="FFFFFF"/>
            <w:vAlign w:val="bottom"/>
          </w:tcPr>
          <w:p w:rsidR="00EB0D30" w:rsidRPr="00F912B6" w:rsidRDefault="00EB0D30" w:rsidP="00F912B6">
            <w:pPr>
              <w:rPr>
                <w:rFonts w:cs="Arial"/>
              </w:rPr>
            </w:pPr>
            <w:r w:rsidRPr="00F912B6">
              <w:rPr>
                <w:rFonts w:cs="Arial"/>
              </w:rPr>
              <w:t>5002/Error</w:t>
            </w:r>
          </w:p>
        </w:tc>
        <w:tc>
          <w:tcPr>
            <w:tcW w:w="4153" w:type="pct"/>
            <w:tcBorders>
              <w:top w:val="nil"/>
              <w:left w:val="nil"/>
              <w:bottom w:val="single" w:sz="4" w:space="0" w:color="auto"/>
              <w:right w:val="single" w:sz="4" w:space="0" w:color="auto"/>
            </w:tcBorders>
            <w:shd w:val="clear" w:color="000000" w:fill="FFFFFF"/>
            <w:noWrap/>
            <w:vAlign w:val="bottom"/>
          </w:tcPr>
          <w:p w:rsidR="00EB0D30" w:rsidRPr="00F912B6" w:rsidRDefault="00EB0D30" w:rsidP="00F912B6">
            <w:pPr>
              <w:rPr>
                <w:rFonts w:cs="Arial"/>
              </w:rPr>
            </w:pPr>
            <w:r w:rsidRPr="00F912B6">
              <w:rPr>
                <w:rFonts w:cs="Arial"/>
              </w:rPr>
              <w:t>Payment not found</w:t>
            </w:r>
            <w:r w:rsidRPr="00F912B6">
              <w:rPr>
                <w:rFonts w:cs="Arial"/>
              </w:rPr>
              <w:br/>
              <w:t>The referenced payment could not be found.</w:t>
            </w:r>
          </w:p>
        </w:tc>
      </w:tr>
      <w:tr w:rsidR="00EB0D30" w:rsidRPr="00C113A9" w:rsidTr="00F912B6">
        <w:trPr>
          <w:trHeight w:val="735"/>
        </w:trPr>
        <w:tc>
          <w:tcPr>
            <w:tcW w:w="847" w:type="pct"/>
            <w:gridSpan w:val="2"/>
            <w:tcBorders>
              <w:top w:val="nil"/>
              <w:left w:val="single" w:sz="4" w:space="0" w:color="auto"/>
              <w:bottom w:val="single" w:sz="4" w:space="0" w:color="auto"/>
              <w:right w:val="single" w:sz="4" w:space="0" w:color="auto"/>
            </w:tcBorders>
            <w:shd w:val="clear" w:color="000000" w:fill="FFFFFF"/>
            <w:vAlign w:val="bottom"/>
          </w:tcPr>
          <w:p w:rsidR="00EB0D30" w:rsidRPr="00F912B6" w:rsidRDefault="00EB0D30" w:rsidP="00F912B6">
            <w:pPr>
              <w:rPr>
                <w:rFonts w:cs="Arial"/>
              </w:rPr>
            </w:pPr>
            <w:r w:rsidRPr="00F912B6">
              <w:rPr>
                <w:rFonts w:cs="Arial"/>
              </w:rPr>
              <w:t>5003/Error</w:t>
            </w:r>
          </w:p>
        </w:tc>
        <w:tc>
          <w:tcPr>
            <w:tcW w:w="4153" w:type="pct"/>
            <w:tcBorders>
              <w:top w:val="nil"/>
              <w:left w:val="nil"/>
              <w:bottom w:val="single" w:sz="4" w:space="0" w:color="auto"/>
              <w:right w:val="single" w:sz="4" w:space="0" w:color="auto"/>
            </w:tcBorders>
            <w:shd w:val="clear" w:color="000000" w:fill="FFFFFF"/>
            <w:noWrap/>
            <w:vAlign w:val="bottom"/>
          </w:tcPr>
          <w:p w:rsidR="00EB0D30" w:rsidRPr="00F912B6" w:rsidRDefault="00EB0D30" w:rsidP="00F912B6">
            <w:pPr>
              <w:rPr>
                <w:rFonts w:cs="Arial"/>
              </w:rPr>
            </w:pPr>
            <w:r w:rsidRPr="00F912B6">
              <w:rPr>
                <w:rFonts w:cs="Arial"/>
              </w:rPr>
              <w:t>Payment cancellation disallowed due to either completion or payment status not cancellable</w:t>
            </w:r>
            <w:r w:rsidRPr="00F912B6">
              <w:rPr>
                <w:rFonts w:cs="Arial"/>
              </w:rPr>
              <w:br/>
              <w:t>(A generic error message: any validation failures resulted from conditions not expressed by explicit rules)</w:t>
            </w:r>
          </w:p>
        </w:tc>
      </w:tr>
      <w:tr w:rsidR="00EB0D30" w:rsidRPr="00C113A9" w:rsidTr="00F912B6">
        <w:trPr>
          <w:trHeight w:val="735"/>
        </w:trPr>
        <w:tc>
          <w:tcPr>
            <w:tcW w:w="847" w:type="pct"/>
            <w:gridSpan w:val="2"/>
            <w:tcBorders>
              <w:top w:val="nil"/>
              <w:left w:val="single" w:sz="4" w:space="0" w:color="auto"/>
              <w:bottom w:val="single" w:sz="4" w:space="0" w:color="auto"/>
              <w:right w:val="single" w:sz="4" w:space="0" w:color="auto"/>
            </w:tcBorders>
            <w:shd w:val="clear" w:color="000000" w:fill="FFFFFF"/>
            <w:vAlign w:val="bottom"/>
          </w:tcPr>
          <w:p w:rsidR="00EB0D30" w:rsidRPr="00F912B6" w:rsidRDefault="00EB0D30" w:rsidP="00F912B6">
            <w:pPr>
              <w:rPr>
                <w:rFonts w:cs="Arial"/>
              </w:rPr>
            </w:pPr>
            <w:r w:rsidRPr="00F912B6">
              <w:rPr>
                <w:rFonts w:cs="Arial"/>
              </w:rPr>
              <w:t>5004/Error</w:t>
            </w:r>
          </w:p>
        </w:tc>
        <w:tc>
          <w:tcPr>
            <w:tcW w:w="4153" w:type="pct"/>
            <w:tcBorders>
              <w:top w:val="nil"/>
              <w:left w:val="nil"/>
              <w:bottom w:val="single" w:sz="4" w:space="0" w:color="auto"/>
              <w:right w:val="single" w:sz="4" w:space="0" w:color="auto"/>
            </w:tcBorders>
            <w:shd w:val="clear" w:color="000000" w:fill="FFFFFF"/>
            <w:noWrap/>
            <w:vAlign w:val="bottom"/>
          </w:tcPr>
          <w:p w:rsidR="00EB0D30" w:rsidRPr="00F912B6" w:rsidRDefault="00EB0D30" w:rsidP="00F912B6">
            <w:pPr>
              <w:rPr>
                <w:rFonts w:cs="Arial"/>
              </w:rPr>
            </w:pPr>
            <w:r w:rsidRPr="00F912B6">
              <w:rPr>
                <w:rFonts w:cs="Arial"/>
              </w:rPr>
              <w:t>Payment alias mismatch</w:t>
            </w:r>
            <w:r w:rsidRPr="00F912B6">
              <w:rPr>
                <w:rFonts w:cs="Arial"/>
              </w:rPr>
              <w:br/>
              <w:t>The alias was supplied on a cancel request, and that alias didn't match the information in the original payment.</w:t>
            </w:r>
          </w:p>
        </w:tc>
      </w:tr>
      <w:tr w:rsidR="00EB0D30" w:rsidRPr="00C113A9" w:rsidTr="00F912B6">
        <w:trPr>
          <w:trHeight w:val="735"/>
        </w:trPr>
        <w:tc>
          <w:tcPr>
            <w:tcW w:w="847" w:type="pct"/>
            <w:gridSpan w:val="2"/>
            <w:tcBorders>
              <w:top w:val="nil"/>
              <w:left w:val="single" w:sz="4" w:space="0" w:color="auto"/>
              <w:bottom w:val="single" w:sz="4" w:space="0" w:color="auto"/>
              <w:right w:val="single" w:sz="4" w:space="0" w:color="auto"/>
            </w:tcBorders>
            <w:shd w:val="clear" w:color="000000" w:fill="FFFFFF"/>
            <w:vAlign w:val="bottom"/>
          </w:tcPr>
          <w:p w:rsidR="00EB0D30" w:rsidRPr="00F912B6" w:rsidRDefault="00EB0D30" w:rsidP="00F912B6">
            <w:pPr>
              <w:rPr>
                <w:rFonts w:cs="Arial"/>
              </w:rPr>
            </w:pPr>
            <w:r w:rsidRPr="00F912B6">
              <w:rPr>
                <w:rFonts w:cs="Arial"/>
              </w:rPr>
              <w:t>5005/Error</w:t>
            </w:r>
          </w:p>
        </w:tc>
        <w:tc>
          <w:tcPr>
            <w:tcW w:w="4153" w:type="pct"/>
            <w:tcBorders>
              <w:top w:val="nil"/>
              <w:left w:val="nil"/>
              <w:bottom w:val="single" w:sz="4" w:space="0" w:color="auto"/>
              <w:right w:val="single" w:sz="4" w:space="0" w:color="auto"/>
            </w:tcBorders>
            <w:shd w:val="clear" w:color="000000" w:fill="FFFFFF"/>
            <w:noWrap/>
            <w:vAlign w:val="bottom"/>
          </w:tcPr>
          <w:p w:rsidR="00EB0D30" w:rsidRPr="00F912B6" w:rsidRDefault="00EB0D30" w:rsidP="00F912B6">
            <w:pPr>
              <w:rPr>
                <w:rFonts w:cs="Arial"/>
              </w:rPr>
            </w:pPr>
            <w:r w:rsidRPr="00F912B6">
              <w:rPr>
                <w:rFonts w:cs="Arial"/>
              </w:rPr>
              <w:t>Payment amount mismatch</w:t>
            </w:r>
            <w:r w:rsidRPr="00F912B6">
              <w:rPr>
                <w:rFonts w:cs="Arial"/>
              </w:rPr>
              <w:br/>
              <w:t>The payment amount was supplied on a cancel request, and that amount didn't match the information in the original payment.</w:t>
            </w:r>
          </w:p>
        </w:tc>
      </w:tr>
      <w:tr w:rsidR="00EB0D30" w:rsidRPr="00C113A9" w:rsidTr="00F912B6">
        <w:trPr>
          <w:trHeight w:val="735"/>
        </w:trPr>
        <w:tc>
          <w:tcPr>
            <w:tcW w:w="847" w:type="pct"/>
            <w:gridSpan w:val="2"/>
            <w:tcBorders>
              <w:top w:val="nil"/>
              <w:left w:val="single" w:sz="4" w:space="0" w:color="auto"/>
              <w:bottom w:val="single" w:sz="4" w:space="0" w:color="auto"/>
              <w:right w:val="single" w:sz="4" w:space="0" w:color="auto"/>
            </w:tcBorders>
            <w:shd w:val="clear" w:color="000000" w:fill="FFFFFF"/>
            <w:vAlign w:val="bottom"/>
          </w:tcPr>
          <w:p w:rsidR="00EB0D30" w:rsidRPr="00F912B6" w:rsidRDefault="00EB0D30" w:rsidP="00F912B6">
            <w:pPr>
              <w:rPr>
                <w:rFonts w:cs="Arial"/>
              </w:rPr>
            </w:pPr>
            <w:r w:rsidRPr="00F912B6">
              <w:rPr>
                <w:rFonts w:cs="Arial"/>
              </w:rPr>
              <w:t>5006/Error</w:t>
            </w:r>
          </w:p>
        </w:tc>
        <w:tc>
          <w:tcPr>
            <w:tcW w:w="4153" w:type="pct"/>
            <w:tcBorders>
              <w:top w:val="nil"/>
              <w:left w:val="nil"/>
              <w:bottom w:val="single" w:sz="4" w:space="0" w:color="auto"/>
              <w:right w:val="single" w:sz="4" w:space="0" w:color="auto"/>
            </w:tcBorders>
            <w:shd w:val="clear" w:color="000000" w:fill="FFFFFF"/>
            <w:noWrap/>
            <w:vAlign w:val="bottom"/>
          </w:tcPr>
          <w:p w:rsidR="00EB0D30" w:rsidRPr="00F912B6" w:rsidRDefault="00EB0D30" w:rsidP="00F912B6">
            <w:pPr>
              <w:rPr>
                <w:rFonts w:cs="Arial"/>
              </w:rPr>
            </w:pPr>
            <w:r w:rsidRPr="00F912B6">
              <w:rPr>
                <w:rFonts w:cs="Arial"/>
              </w:rPr>
              <w:t>Zelle payment ID empty</w:t>
            </w:r>
            <w:r w:rsidRPr="00F912B6">
              <w:rPr>
                <w:rFonts w:cs="Arial"/>
              </w:rPr>
              <w:br/>
              <w:t>The targeted payment, identified by the Payment Instruction ID, has no Zelle Payment Id associated with it, and thus cannot be cancelled.</w:t>
            </w:r>
          </w:p>
        </w:tc>
      </w:tr>
      <w:tr w:rsidR="00EB0D30" w:rsidRPr="00C113A9" w:rsidTr="00F912B6">
        <w:trPr>
          <w:trHeight w:val="735"/>
        </w:trPr>
        <w:tc>
          <w:tcPr>
            <w:tcW w:w="847" w:type="pct"/>
            <w:gridSpan w:val="2"/>
            <w:tcBorders>
              <w:top w:val="nil"/>
              <w:left w:val="single" w:sz="4" w:space="0" w:color="auto"/>
              <w:bottom w:val="single" w:sz="4" w:space="0" w:color="auto"/>
              <w:right w:val="single" w:sz="4" w:space="0" w:color="auto"/>
            </w:tcBorders>
            <w:shd w:val="clear" w:color="000000" w:fill="FFFFFF"/>
            <w:vAlign w:val="bottom"/>
          </w:tcPr>
          <w:p w:rsidR="00EB0D30" w:rsidRPr="00F912B6" w:rsidRDefault="00EB0D30" w:rsidP="00F912B6">
            <w:pPr>
              <w:rPr>
                <w:rFonts w:cs="Arial"/>
              </w:rPr>
            </w:pPr>
            <w:r w:rsidRPr="00F912B6">
              <w:rPr>
                <w:rFonts w:cs="Arial"/>
              </w:rPr>
              <w:t>5007/Error</w:t>
            </w:r>
          </w:p>
        </w:tc>
        <w:tc>
          <w:tcPr>
            <w:tcW w:w="4153" w:type="pct"/>
            <w:tcBorders>
              <w:top w:val="nil"/>
              <w:left w:val="nil"/>
              <w:bottom w:val="single" w:sz="4" w:space="0" w:color="auto"/>
              <w:right w:val="single" w:sz="4" w:space="0" w:color="auto"/>
            </w:tcBorders>
            <w:shd w:val="clear" w:color="000000" w:fill="FFFFFF"/>
            <w:noWrap/>
            <w:vAlign w:val="bottom"/>
          </w:tcPr>
          <w:p w:rsidR="00EB0D30" w:rsidRPr="00F912B6" w:rsidRDefault="00EB0D30" w:rsidP="00F912B6">
            <w:pPr>
              <w:rPr>
                <w:rFonts w:cs="Arial"/>
              </w:rPr>
            </w:pPr>
            <w:r w:rsidRPr="00F912B6">
              <w:rPr>
                <w:rFonts w:cs="Arial"/>
              </w:rPr>
              <w:t>Payment cancellation failed at ESD</w:t>
            </w:r>
            <w:r w:rsidRPr="00F912B6">
              <w:rPr>
                <w:rFonts w:cs="Arial"/>
              </w:rPr>
              <w:br/>
              <w:t>Cancel failed due to upstream service call failures.</w:t>
            </w:r>
          </w:p>
        </w:tc>
      </w:tr>
      <w:tr w:rsidR="00EB0D30" w:rsidRPr="00C113A9" w:rsidTr="00F912B6">
        <w:trPr>
          <w:trHeight w:val="735"/>
        </w:trPr>
        <w:tc>
          <w:tcPr>
            <w:tcW w:w="847" w:type="pct"/>
            <w:gridSpan w:val="2"/>
            <w:tcBorders>
              <w:top w:val="nil"/>
              <w:left w:val="single" w:sz="4" w:space="0" w:color="auto"/>
              <w:bottom w:val="single" w:sz="4" w:space="0" w:color="auto"/>
              <w:right w:val="single" w:sz="4" w:space="0" w:color="auto"/>
            </w:tcBorders>
            <w:shd w:val="clear" w:color="000000" w:fill="FFFFFF"/>
            <w:vAlign w:val="bottom"/>
          </w:tcPr>
          <w:p w:rsidR="00EB0D30" w:rsidRPr="00F912B6" w:rsidRDefault="00EB0D30" w:rsidP="00F912B6">
            <w:pPr>
              <w:rPr>
                <w:rFonts w:cs="Arial"/>
              </w:rPr>
            </w:pPr>
            <w:r w:rsidRPr="00F912B6">
              <w:rPr>
                <w:rFonts w:cs="Arial"/>
              </w:rPr>
              <w:t>5008/Error</w:t>
            </w:r>
          </w:p>
        </w:tc>
        <w:tc>
          <w:tcPr>
            <w:tcW w:w="4153" w:type="pct"/>
            <w:tcBorders>
              <w:top w:val="nil"/>
              <w:left w:val="nil"/>
              <w:bottom w:val="single" w:sz="4" w:space="0" w:color="auto"/>
              <w:right w:val="single" w:sz="4" w:space="0" w:color="auto"/>
            </w:tcBorders>
            <w:shd w:val="clear" w:color="000000" w:fill="FFFFFF"/>
            <w:noWrap/>
            <w:vAlign w:val="bottom"/>
          </w:tcPr>
          <w:p w:rsidR="00EB0D30" w:rsidRPr="00F912B6" w:rsidRDefault="00EB0D30" w:rsidP="00F912B6">
            <w:pPr>
              <w:rPr>
                <w:rFonts w:cs="Arial"/>
              </w:rPr>
            </w:pPr>
            <w:r w:rsidRPr="00F912B6">
              <w:rPr>
                <w:rFonts w:cs="Arial"/>
              </w:rPr>
              <w:t xml:space="preserve">Invalid payment status change </w:t>
            </w:r>
          </w:p>
          <w:p w:rsidR="00EB0D30" w:rsidRPr="00F912B6" w:rsidRDefault="00EB0D30" w:rsidP="00F912B6">
            <w:pPr>
              <w:rPr>
                <w:rFonts w:cs="Arial"/>
              </w:rPr>
            </w:pPr>
            <w:r w:rsidRPr="00F912B6">
              <w:rPr>
                <w:rFonts w:cs="Arial"/>
              </w:rPr>
              <w:t>Cancel failed due to upstream service call returning server error status: 37723/INVALID PAYMENT STATUS CHANGE</w:t>
            </w:r>
          </w:p>
        </w:tc>
      </w:tr>
      <w:tr w:rsidR="00EB0D30" w:rsidRPr="00C113A9" w:rsidTr="00F912B6">
        <w:trPr>
          <w:trHeight w:val="735"/>
        </w:trPr>
        <w:tc>
          <w:tcPr>
            <w:tcW w:w="847" w:type="pct"/>
            <w:gridSpan w:val="2"/>
            <w:tcBorders>
              <w:top w:val="nil"/>
              <w:left w:val="single" w:sz="4" w:space="0" w:color="auto"/>
              <w:bottom w:val="single" w:sz="4" w:space="0" w:color="auto"/>
              <w:right w:val="single" w:sz="4" w:space="0" w:color="auto"/>
            </w:tcBorders>
            <w:shd w:val="clear" w:color="000000" w:fill="FFFFFF"/>
            <w:vAlign w:val="bottom"/>
          </w:tcPr>
          <w:p w:rsidR="00EB0D30" w:rsidRPr="00F912B6" w:rsidRDefault="00EB0D30" w:rsidP="00F912B6">
            <w:pPr>
              <w:rPr>
                <w:rFonts w:cs="Arial"/>
              </w:rPr>
            </w:pPr>
            <w:r w:rsidRPr="00F912B6">
              <w:rPr>
                <w:rFonts w:cs="Arial"/>
              </w:rPr>
              <w:t>5009/Error</w:t>
            </w:r>
          </w:p>
        </w:tc>
        <w:tc>
          <w:tcPr>
            <w:tcW w:w="4153" w:type="pct"/>
            <w:tcBorders>
              <w:top w:val="nil"/>
              <w:left w:val="nil"/>
              <w:bottom w:val="single" w:sz="4" w:space="0" w:color="auto"/>
              <w:right w:val="single" w:sz="4" w:space="0" w:color="auto"/>
            </w:tcBorders>
            <w:shd w:val="clear" w:color="000000" w:fill="FFFFFF"/>
            <w:noWrap/>
            <w:vAlign w:val="bottom"/>
          </w:tcPr>
          <w:p w:rsidR="00EB0D30" w:rsidRPr="00F912B6" w:rsidRDefault="00EB0D30" w:rsidP="00F912B6">
            <w:pPr>
              <w:rPr>
                <w:rFonts w:cs="Arial"/>
              </w:rPr>
            </w:pPr>
            <w:r w:rsidRPr="00F912B6">
              <w:rPr>
                <w:rFonts w:cs="Arial"/>
              </w:rPr>
              <w:t xml:space="preserve">Payment cannot be </w:t>
            </w:r>
            <w:r w:rsidR="00A541E2" w:rsidRPr="00F912B6">
              <w:rPr>
                <w:rFonts w:cs="Arial"/>
              </w:rPr>
              <w:t>cancelled</w:t>
            </w:r>
            <w:r w:rsidRPr="00F912B6">
              <w:rPr>
                <w:rFonts w:cs="Arial"/>
              </w:rPr>
              <w:t xml:space="preserve"> because it has already been sent for processing</w:t>
            </w:r>
          </w:p>
          <w:p w:rsidR="00EB0D30" w:rsidRPr="00F912B6" w:rsidRDefault="00EB0D30" w:rsidP="00F912B6">
            <w:pPr>
              <w:rPr>
                <w:rFonts w:cs="Arial"/>
              </w:rPr>
            </w:pPr>
            <w:r w:rsidRPr="00F912B6">
              <w:rPr>
                <w:rFonts w:cs="Arial"/>
              </w:rPr>
              <w:t>(Validation rule: PAYMENT_INSTRUCTION.CXC_PAYMENT_STATUS==SENT &amp;&amp; PAYMENT_INSTRUCTION.ACH_CREATE_DATE!=NULL)</w:t>
            </w:r>
          </w:p>
        </w:tc>
      </w:tr>
      <w:tr w:rsidR="00EB0D30" w:rsidRPr="00C113A9" w:rsidTr="00F912B6">
        <w:trPr>
          <w:trHeight w:val="735"/>
        </w:trPr>
        <w:tc>
          <w:tcPr>
            <w:tcW w:w="847" w:type="pct"/>
            <w:gridSpan w:val="2"/>
            <w:tcBorders>
              <w:top w:val="nil"/>
              <w:left w:val="single" w:sz="4" w:space="0" w:color="auto"/>
              <w:bottom w:val="single" w:sz="4" w:space="0" w:color="auto"/>
              <w:right w:val="single" w:sz="4" w:space="0" w:color="auto"/>
            </w:tcBorders>
            <w:shd w:val="clear" w:color="000000" w:fill="FFFFFF"/>
            <w:vAlign w:val="bottom"/>
          </w:tcPr>
          <w:p w:rsidR="00EB0D30" w:rsidRPr="00F912B6" w:rsidRDefault="00EB0D30" w:rsidP="00F912B6">
            <w:pPr>
              <w:rPr>
                <w:rFonts w:cs="Arial"/>
              </w:rPr>
            </w:pPr>
            <w:r w:rsidRPr="00F912B6">
              <w:rPr>
                <w:rFonts w:cs="Arial"/>
              </w:rPr>
              <w:t>5010/Error</w:t>
            </w:r>
          </w:p>
        </w:tc>
        <w:tc>
          <w:tcPr>
            <w:tcW w:w="4153" w:type="pct"/>
            <w:tcBorders>
              <w:top w:val="nil"/>
              <w:left w:val="nil"/>
              <w:bottom w:val="single" w:sz="4" w:space="0" w:color="auto"/>
              <w:right w:val="single" w:sz="4" w:space="0" w:color="auto"/>
            </w:tcBorders>
            <w:shd w:val="clear" w:color="000000" w:fill="FFFFFF"/>
            <w:noWrap/>
            <w:vAlign w:val="bottom"/>
          </w:tcPr>
          <w:p w:rsidR="00EB0D30" w:rsidRPr="00F912B6" w:rsidRDefault="00EB0D30" w:rsidP="00F912B6">
            <w:pPr>
              <w:rPr>
                <w:rFonts w:cs="Arial"/>
              </w:rPr>
            </w:pPr>
            <w:r w:rsidRPr="00F912B6">
              <w:rPr>
                <w:rFonts w:cs="Arial"/>
              </w:rPr>
              <w:t xml:space="preserve">Payment cannot be </w:t>
            </w:r>
            <w:r w:rsidR="00A541E2" w:rsidRPr="00F912B6">
              <w:rPr>
                <w:rFonts w:cs="Arial"/>
              </w:rPr>
              <w:t>cancelled</w:t>
            </w:r>
            <w:r w:rsidRPr="00F912B6">
              <w:rPr>
                <w:rFonts w:cs="Arial"/>
              </w:rPr>
              <w:t xml:space="preserve"> as it is currently processing, please try again later</w:t>
            </w:r>
          </w:p>
          <w:p w:rsidR="00EB0D30" w:rsidRPr="00F912B6" w:rsidRDefault="00EB0D30" w:rsidP="00F912B6">
            <w:pPr>
              <w:rPr>
                <w:rFonts w:cs="Arial"/>
              </w:rPr>
            </w:pPr>
            <w:r w:rsidRPr="00F912B6">
              <w:rPr>
                <w:rFonts w:cs="Arial"/>
              </w:rPr>
              <w:t>(Validation rule: PAYMENT_INSTRUCTION.STATUS == PROCESSING)</w:t>
            </w:r>
          </w:p>
        </w:tc>
      </w:tr>
      <w:tr w:rsidR="00EB0D30" w:rsidRPr="00C113A9" w:rsidTr="00F912B6">
        <w:trPr>
          <w:trHeight w:val="735"/>
        </w:trPr>
        <w:tc>
          <w:tcPr>
            <w:tcW w:w="847" w:type="pct"/>
            <w:gridSpan w:val="2"/>
            <w:tcBorders>
              <w:top w:val="nil"/>
              <w:left w:val="single" w:sz="4" w:space="0" w:color="auto"/>
              <w:bottom w:val="single" w:sz="4" w:space="0" w:color="auto"/>
              <w:right w:val="single" w:sz="4" w:space="0" w:color="auto"/>
            </w:tcBorders>
            <w:shd w:val="clear" w:color="000000" w:fill="FFFFFF"/>
            <w:vAlign w:val="bottom"/>
          </w:tcPr>
          <w:p w:rsidR="00EB0D30" w:rsidRPr="00F912B6" w:rsidRDefault="00EB0D30" w:rsidP="00F912B6">
            <w:pPr>
              <w:rPr>
                <w:rFonts w:cs="Arial"/>
              </w:rPr>
            </w:pPr>
            <w:r w:rsidRPr="00F912B6">
              <w:rPr>
                <w:rFonts w:cs="Arial"/>
              </w:rPr>
              <w:t>5011/Error</w:t>
            </w:r>
          </w:p>
        </w:tc>
        <w:tc>
          <w:tcPr>
            <w:tcW w:w="4153" w:type="pct"/>
            <w:tcBorders>
              <w:top w:val="nil"/>
              <w:left w:val="nil"/>
              <w:bottom w:val="single" w:sz="4" w:space="0" w:color="auto"/>
              <w:right w:val="single" w:sz="4" w:space="0" w:color="auto"/>
            </w:tcBorders>
            <w:shd w:val="clear" w:color="000000" w:fill="FFFFFF"/>
            <w:noWrap/>
            <w:vAlign w:val="bottom"/>
          </w:tcPr>
          <w:p w:rsidR="00EB0D30" w:rsidRPr="00F912B6" w:rsidRDefault="00EB0D30" w:rsidP="00F912B6">
            <w:pPr>
              <w:rPr>
                <w:rFonts w:cs="Arial"/>
              </w:rPr>
            </w:pPr>
            <w:r w:rsidRPr="00F912B6">
              <w:rPr>
                <w:rFonts w:cs="Arial"/>
              </w:rPr>
              <w:t>[Standard] payment cannot be cancelled due to current [FAILED] status</w:t>
            </w:r>
          </w:p>
          <w:p w:rsidR="00EB0D30" w:rsidRPr="00F912B6" w:rsidRDefault="00EB0D30" w:rsidP="00F912B6">
            <w:pPr>
              <w:rPr>
                <w:rFonts w:cs="Arial"/>
              </w:rPr>
            </w:pPr>
            <w:r w:rsidRPr="00F912B6">
              <w:rPr>
                <w:rFonts w:cs="Arial"/>
              </w:rPr>
              <w:t>(Validation rule: PAYMENT_INSTRUCTION.CXC_PAYMENT_STATUS == DELIVERED/EXPIRED/FAILED)</w:t>
            </w:r>
          </w:p>
        </w:tc>
      </w:tr>
      <w:tr w:rsidR="00EB0D30" w:rsidRPr="00C113A9" w:rsidTr="00F912B6">
        <w:trPr>
          <w:trHeight w:val="735"/>
        </w:trPr>
        <w:tc>
          <w:tcPr>
            <w:tcW w:w="847" w:type="pct"/>
            <w:gridSpan w:val="2"/>
            <w:tcBorders>
              <w:top w:val="nil"/>
              <w:left w:val="single" w:sz="4" w:space="0" w:color="auto"/>
              <w:bottom w:val="single" w:sz="4" w:space="0" w:color="auto"/>
              <w:right w:val="single" w:sz="4" w:space="0" w:color="auto"/>
            </w:tcBorders>
            <w:shd w:val="clear" w:color="000000" w:fill="FFFFFF"/>
            <w:vAlign w:val="bottom"/>
          </w:tcPr>
          <w:p w:rsidR="00EB0D30" w:rsidRPr="00F912B6" w:rsidRDefault="00EB0D30" w:rsidP="00F912B6">
            <w:pPr>
              <w:rPr>
                <w:rFonts w:cs="Arial"/>
              </w:rPr>
            </w:pPr>
            <w:r w:rsidRPr="00F912B6">
              <w:rPr>
                <w:rFonts w:cs="Arial"/>
              </w:rPr>
              <w:t>6001/Error</w:t>
            </w:r>
          </w:p>
        </w:tc>
        <w:tc>
          <w:tcPr>
            <w:tcW w:w="4153" w:type="pct"/>
            <w:tcBorders>
              <w:top w:val="nil"/>
              <w:left w:val="nil"/>
              <w:bottom w:val="single" w:sz="4" w:space="0" w:color="auto"/>
              <w:right w:val="single" w:sz="4" w:space="0" w:color="auto"/>
            </w:tcBorders>
            <w:shd w:val="clear" w:color="000000" w:fill="FFFFFF"/>
            <w:noWrap/>
            <w:vAlign w:val="bottom"/>
          </w:tcPr>
          <w:p w:rsidR="00EB0D30" w:rsidRPr="00F912B6" w:rsidRDefault="00EB0D30" w:rsidP="00F912B6">
            <w:pPr>
              <w:rPr>
                <w:rFonts w:cs="Arial"/>
              </w:rPr>
            </w:pPr>
            <w:r w:rsidRPr="00F912B6">
              <w:rPr>
                <w:rFonts w:cs="Arial"/>
              </w:rPr>
              <w:t>Payment amount exceeds transaction limit</w:t>
            </w:r>
          </w:p>
          <w:p w:rsidR="00EB0D30" w:rsidRPr="00F912B6" w:rsidRDefault="00EB0D30" w:rsidP="00F912B6">
            <w:pPr>
              <w:rPr>
                <w:rFonts w:cs="Arial"/>
              </w:rPr>
            </w:pPr>
            <w:r w:rsidRPr="00F912B6">
              <w:rPr>
                <w:rFonts w:cs="Arial"/>
              </w:rPr>
              <w:t>Payment would have violated the various limits in place.</w:t>
            </w:r>
          </w:p>
        </w:tc>
      </w:tr>
      <w:tr w:rsidR="00EB0D30" w:rsidRPr="00C113A9" w:rsidTr="00F912B6">
        <w:trPr>
          <w:trHeight w:val="735"/>
        </w:trPr>
        <w:tc>
          <w:tcPr>
            <w:tcW w:w="847" w:type="pct"/>
            <w:gridSpan w:val="2"/>
            <w:tcBorders>
              <w:top w:val="nil"/>
              <w:left w:val="single" w:sz="4" w:space="0" w:color="auto"/>
              <w:bottom w:val="single" w:sz="4" w:space="0" w:color="auto"/>
              <w:right w:val="single" w:sz="4" w:space="0" w:color="auto"/>
            </w:tcBorders>
            <w:shd w:val="clear" w:color="000000" w:fill="FFFFFF"/>
            <w:vAlign w:val="bottom"/>
          </w:tcPr>
          <w:p w:rsidR="00EB0D30" w:rsidRPr="00F912B6" w:rsidRDefault="00EB0D30" w:rsidP="00F912B6">
            <w:pPr>
              <w:rPr>
                <w:rFonts w:cs="Arial"/>
              </w:rPr>
            </w:pPr>
            <w:r w:rsidRPr="00F912B6">
              <w:rPr>
                <w:rFonts w:cs="Arial"/>
              </w:rPr>
              <w:t>6002/Error</w:t>
            </w:r>
          </w:p>
        </w:tc>
        <w:tc>
          <w:tcPr>
            <w:tcW w:w="4153" w:type="pct"/>
            <w:tcBorders>
              <w:top w:val="nil"/>
              <w:left w:val="nil"/>
              <w:bottom w:val="single" w:sz="4" w:space="0" w:color="auto"/>
              <w:right w:val="single" w:sz="4" w:space="0" w:color="auto"/>
            </w:tcBorders>
            <w:shd w:val="clear" w:color="000000" w:fill="FFFFFF"/>
            <w:noWrap/>
            <w:vAlign w:val="bottom"/>
          </w:tcPr>
          <w:p w:rsidR="00EB0D30" w:rsidRPr="00F912B6" w:rsidRDefault="00EB0D30" w:rsidP="00F912B6">
            <w:pPr>
              <w:rPr>
                <w:rFonts w:cs="Arial"/>
              </w:rPr>
            </w:pPr>
            <w:r w:rsidRPr="00F912B6">
              <w:rPr>
                <w:rFonts w:cs="Arial"/>
              </w:rPr>
              <w:t>Payment account not found.</w:t>
            </w:r>
            <w:r w:rsidRPr="00F912B6">
              <w:rPr>
                <w:rFonts w:cs="Arial"/>
              </w:rPr>
              <w:br/>
              <w:t>If payment account was specified, that account was not found in Payer's set of payment accounts.</w:t>
            </w:r>
            <w:r w:rsidRPr="00F912B6">
              <w:rPr>
                <w:rFonts w:cs="Arial"/>
              </w:rPr>
              <w:br/>
            </w:r>
            <w:r w:rsidRPr="00F912B6">
              <w:rPr>
                <w:rFonts w:cs="Arial"/>
              </w:rPr>
              <w:lastRenderedPageBreak/>
              <w:t>If payment account was not specified, the Payer does not have a default payment account configured.</w:t>
            </w:r>
          </w:p>
        </w:tc>
      </w:tr>
      <w:tr w:rsidR="00EB0D30" w:rsidRPr="00C113A9" w:rsidTr="00F912B6">
        <w:trPr>
          <w:trHeight w:val="735"/>
        </w:trPr>
        <w:tc>
          <w:tcPr>
            <w:tcW w:w="847" w:type="pct"/>
            <w:gridSpan w:val="2"/>
            <w:tcBorders>
              <w:top w:val="nil"/>
              <w:left w:val="single" w:sz="4" w:space="0" w:color="auto"/>
              <w:bottom w:val="single" w:sz="4" w:space="0" w:color="auto"/>
              <w:right w:val="single" w:sz="4" w:space="0" w:color="auto"/>
            </w:tcBorders>
            <w:shd w:val="clear" w:color="000000" w:fill="FFFFFF"/>
            <w:vAlign w:val="bottom"/>
          </w:tcPr>
          <w:p w:rsidR="00EB0D30" w:rsidRPr="00F912B6" w:rsidRDefault="00EB0D30" w:rsidP="00F912B6">
            <w:pPr>
              <w:rPr>
                <w:rFonts w:cs="Arial"/>
              </w:rPr>
            </w:pPr>
            <w:r w:rsidRPr="00F912B6">
              <w:rPr>
                <w:rFonts w:cs="Arial"/>
              </w:rPr>
              <w:lastRenderedPageBreak/>
              <w:t>6003/Error</w:t>
            </w:r>
          </w:p>
        </w:tc>
        <w:tc>
          <w:tcPr>
            <w:tcW w:w="4153" w:type="pct"/>
            <w:tcBorders>
              <w:top w:val="nil"/>
              <w:left w:val="nil"/>
              <w:bottom w:val="single" w:sz="4" w:space="0" w:color="auto"/>
              <w:right w:val="single" w:sz="4" w:space="0" w:color="auto"/>
            </w:tcBorders>
            <w:shd w:val="clear" w:color="000000" w:fill="FFFFFF"/>
            <w:noWrap/>
            <w:vAlign w:val="bottom"/>
          </w:tcPr>
          <w:p w:rsidR="00EB0D30" w:rsidRPr="00F912B6" w:rsidRDefault="00EB0D30" w:rsidP="00F912B6">
            <w:pPr>
              <w:rPr>
                <w:rFonts w:cs="Arial"/>
              </w:rPr>
            </w:pPr>
            <w:r w:rsidRPr="00F912B6">
              <w:rPr>
                <w:rFonts w:cs="Arial"/>
              </w:rPr>
              <w:t>Invalid email alias.</w:t>
            </w:r>
          </w:p>
          <w:p w:rsidR="00EB0D30" w:rsidRPr="00F912B6" w:rsidRDefault="00EB0D30" w:rsidP="00F912B6">
            <w:pPr>
              <w:rPr>
                <w:rFonts w:cs="Arial"/>
              </w:rPr>
            </w:pPr>
            <w:r w:rsidRPr="00F912B6">
              <w:rPr>
                <w:rFonts w:cs="Arial"/>
              </w:rPr>
              <w:t>Email alias did not pass validation.</w:t>
            </w:r>
          </w:p>
        </w:tc>
      </w:tr>
      <w:tr w:rsidR="00EB0D30" w:rsidRPr="00C113A9" w:rsidTr="00F912B6">
        <w:trPr>
          <w:trHeight w:val="735"/>
        </w:trPr>
        <w:tc>
          <w:tcPr>
            <w:tcW w:w="847" w:type="pct"/>
            <w:gridSpan w:val="2"/>
            <w:tcBorders>
              <w:top w:val="nil"/>
              <w:left w:val="single" w:sz="4" w:space="0" w:color="auto"/>
              <w:bottom w:val="single" w:sz="4" w:space="0" w:color="auto"/>
              <w:right w:val="single" w:sz="4" w:space="0" w:color="auto"/>
            </w:tcBorders>
            <w:shd w:val="clear" w:color="000000" w:fill="FFFFFF"/>
            <w:vAlign w:val="bottom"/>
          </w:tcPr>
          <w:p w:rsidR="00EB0D30" w:rsidRPr="00F912B6" w:rsidRDefault="00EB0D30" w:rsidP="00F912B6">
            <w:pPr>
              <w:rPr>
                <w:rFonts w:cs="Arial"/>
              </w:rPr>
            </w:pPr>
            <w:r w:rsidRPr="00F912B6">
              <w:rPr>
                <w:rFonts w:cs="Arial"/>
              </w:rPr>
              <w:t>6004/Error</w:t>
            </w:r>
          </w:p>
        </w:tc>
        <w:tc>
          <w:tcPr>
            <w:tcW w:w="4153" w:type="pct"/>
            <w:tcBorders>
              <w:top w:val="nil"/>
              <w:left w:val="nil"/>
              <w:bottom w:val="single" w:sz="4" w:space="0" w:color="auto"/>
              <w:right w:val="single" w:sz="4" w:space="0" w:color="auto"/>
            </w:tcBorders>
            <w:shd w:val="clear" w:color="000000" w:fill="FFFFFF"/>
            <w:noWrap/>
            <w:vAlign w:val="bottom"/>
          </w:tcPr>
          <w:p w:rsidR="00EB0D30" w:rsidRPr="00F912B6" w:rsidRDefault="00EB0D30" w:rsidP="00F912B6">
            <w:pPr>
              <w:rPr>
                <w:rFonts w:cs="Arial"/>
              </w:rPr>
            </w:pPr>
            <w:r w:rsidRPr="00F912B6">
              <w:rPr>
                <w:rFonts w:cs="Arial"/>
              </w:rPr>
              <w:t>Invalid phone number alias.</w:t>
            </w:r>
          </w:p>
          <w:p w:rsidR="00EB0D30" w:rsidRPr="00F912B6" w:rsidRDefault="00EB0D30" w:rsidP="00F912B6">
            <w:pPr>
              <w:rPr>
                <w:rFonts w:cs="Arial"/>
              </w:rPr>
            </w:pPr>
            <w:r w:rsidRPr="00F912B6">
              <w:rPr>
                <w:rFonts w:cs="Arial"/>
              </w:rPr>
              <w:t>Mobile phone alias did not pass validation.</w:t>
            </w:r>
          </w:p>
        </w:tc>
      </w:tr>
      <w:tr w:rsidR="00EB0D30" w:rsidRPr="00C113A9" w:rsidTr="00F912B6">
        <w:trPr>
          <w:trHeight w:val="735"/>
        </w:trPr>
        <w:tc>
          <w:tcPr>
            <w:tcW w:w="847" w:type="pct"/>
            <w:gridSpan w:val="2"/>
            <w:tcBorders>
              <w:top w:val="nil"/>
              <w:left w:val="single" w:sz="4" w:space="0" w:color="auto"/>
              <w:bottom w:val="single" w:sz="4" w:space="0" w:color="auto"/>
              <w:right w:val="single" w:sz="4" w:space="0" w:color="auto"/>
            </w:tcBorders>
            <w:shd w:val="clear" w:color="000000" w:fill="FFFFFF"/>
            <w:vAlign w:val="bottom"/>
          </w:tcPr>
          <w:p w:rsidR="00EB0D30" w:rsidRPr="00F912B6" w:rsidRDefault="00EB0D30" w:rsidP="00F912B6">
            <w:pPr>
              <w:rPr>
                <w:rFonts w:cs="Arial"/>
              </w:rPr>
            </w:pPr>
            <w:r w:rsidRPr="00F912B6">
              <w:rPr>
                <w:rFonts w:cs="Arial"/>
              </w:rPr>
              <w:t>6005/Error</w:t>
            </w:r>
          </w:p>
        </w:tc>
        <w:tc>
          <w:tcPr>
            <w:tcW w:w="4153" w:type="pct"/>
            <w:tcBorders>
              <w:top w:val="nil"/>
              <w:left w:val="nil"/>
              <w:bottom w:val="single" w:sz="4" w:space="0" w:color="auto"/>
              <w:right w:val="single" w:sz="4" w:space="0" w:color="auto"/>
            </w:tcBorders>
            <w:shd w:val="clear" w:color="000000" w:fill="FFFFFF"/>
            <w:noWrap/>
            <w:vAlign w:val="bottom"/>
          </w:tcPr>
          <w:p w:rsidR="00EB0D30" w:rsidRPr="00F912B6" w:rsidRDefault="00EB0D30" w:rsidP="00F912B6">
            <w:pPr>
              <w:rPr>
                <w:rFonts w:cs="Arial"/>
              </w:rPr>
            </w:pPr>
            <w:r w:rsidRPr="00F912B6">
              <w:rPr>
                <w:rFonts w:cs="Arial"/>
              </w:rPr>
              <w:t>Invalid US State</w:t>
            </w:r>
            <w:r w:rsidRPr="00F912B6">
              <w:rPr>
                <w:rFonts w:cs="Arial"/>
              </w:rPr>
              <w:br/>
              <w:t>Recipient address specified an invalid 2-letter US state code.</w:t>
            </w:r>
          </w:p>
        </w:tc>
      </w:tr>
      <w:tr w:rsidR="00EB0D30" w:rsidRPr="00C113A9" w:rsidTr="00F912B6">
        <w:trPr>
          <w:trHeight w:val="735"/>
        </w:trPr>
        <w:tc>
          <w:tcPr>
            <w:tcW w:w="847" w:type="pct"/>
            <w:gridSpan w:val="2"/>
            <w:tcBorders>
              <w:top w:val="nil"/>
              <w:left w:val="single" w:sz="4" w:space="0" w:color="auto"/>
              <w:bottom w:val="single" w:sz="4" w:space="0" w:color="auto"/>
              <w:right w:val="single" w:sz="4" w:space="0" w:color="auto"/>
            </w:tcBorders>
            <w:shd w:val="clear" w:color="000000" w:fill="FFFFFF"/>
            <w:vAlign w:val="bottom"/>
          </w:tcPr>
          <w:p w:rsidR="00EB0D30" w:rsidRPr="00F912B6" w:rsidRDefault="00EB0D30" w:rsidP="00F912B6">
            <w:pPr>
              <w:rPr>
                <w:rFonts w:cs="Arial"/>
              </w:rPr>
            </w:pPr>
            <w:r w:rsidRPr="00F912B6">
              <w:rPr>
                <w:rFonts w:cs="Arial"/>
              </w:rPr>
              <w:t>6006/Error</w:t>
            </w:r>
          </w:p>
        </w:tc>
        <w:tc>
          <w:tcPr>
            <w:tcW w:w="4153" w:type="pct"/>
            <w:tcBorders>
              <w:top w:val="nil"/>
              <w:left w:val="nil"/>
              <w:bottom w:val="single" w:sz="4" w:space="0" w:color="auto"/>
              <w:right w:val="single" w:sz="4" w:space="0" w:color="auto"/>
            </w:tcBorders>
            <w:shd w:val="clear" w:color="000000" w:fill="FFFFFF"/>
            <w:noWrap/>
            <w:vAlign w:val="bottom"/>
          </w:tcPr>
          <w:p w:rsidR="00EB0D30" w:rsidRPr="00F912B6" w:rsidRDefault="00EB0D30" w:rsidP="00F912B6">
            <w:pPr>
              <w:rPr>
                <w:rFonts w:cs="Arial"/>
              </w:rPr>
            </w:pPr>
            <w:r w:rsidRPr="00F912B6">
              <w:rPr>
                <w:rFonts w:cs="Arial"/>
              </w:rPr>
              <w:t>Make Payment processing failed</w:t>
            </w:r>
          </w:p>
          <w:p w:rsidR="00EB0D30" w:rsidRPr="00F912B6" w:rsidRDefault="00EB0D30" w:rsidP="00F912B6">
            <w:pPr>
              <w:rPr>
                <w:rFonts w:cs="Arial"/>
              </w:rPr>
            </w:pPr>
            <w:r w:rsidRPr="00F912B6">
              <w:rPr>
                <w:rFonts w:cs="Arial"/>
              </w:rPr>
              <w:t>Payment processing failed due to upstream service failures.</w:t>
            </w:r>
          </w:p>
        </w:tc>
      </w:tr>
    </w:tbl>
    <w:p w:rsidR="00EB0D30" w:rsidRDefault="00EB0D30" w:rsidP="00452700"/>
    <w:p w:rsidR="00F912B6" w:rsidRDefault="00F912B6" w:rsidP="008C1154">
      <w:pPr>
        <w:pStyle w:val="Heading2"/>
      </w:pPr>
      <w:bookmarkStart w:id="234" w:name="_Common_Entry_Class"/>
      <w:bookmarkStart w:id="235" w:name="_Toc528055955"/>
      <w:bookmarkEnd w:id="234"/>
      <w:r>
        <w:t>Common Entry Class Codes (NACHA)</w:t>
      </w:r>
      <w:bookmarkEnd w:id="235"/>
    </w:p>
    <w:tbl>
      <w:tblPr>
        <w:tblW w:w="5000" w:type="pct"/>
        <w:tblLayout w:type="fixed"/>
        <w:tblLook w:val="04A0" w:firstRow="1" w:lastRow="0" w:firstColumn="1" w:lastColumn="0" w:noHBand="0" w:noVBand="1"/>
      </w:tblPr>
      <w:tblGrid>
        <w:gridCol w:w="882"/>
        <w:gridCol w:w="824"/>
        <w:gridCol w:w="8364"/>
      </w:tblGrid>
      <w:tr w:rsidR="00F912B6" w:rsidRPr="00EB0D30" w:rsidTr="00F912B6">
        <w:trPr>
          <w:trHeight w:val="395"/>
        </w:trPr>
        <w:tc>
          <w:tcPr>
            <w:tcW w:w="438" w:type="pct"/>
            <w:tcBorders>
              <w:top w:val="single" w:sz="4" w:space="0" w:color="auto"/>
              <w:left w:val="single" w:sz="4" w:space="0" w:color="auto"/>
              <w:bottom w:val="single" w:sz="4" w:space="0" w:color="auto"/>
              <w:right w:val="single" w:sz="4" w:space="0" w:color="auto"/>
            </w:tcBorders>
            <w:shd w:val="clear" w:color="auto" w:fill="000000" w:themeFill="text1"/>
            <w:noWrap/>
            <w:vAlign w:val="bottom"/>
            <w:hideMark/>
          </w:tcPr>
          <w:p w:rsidR="00F912B6" w:rsidRPr="00EB0D30" w:rsidRDefault="00F912B6" w:rsidP="008C1154">
            <w:pPr>
              <w:keepNext/>
              <w:spacing w:after="0"/>
              <w:jc w:val="center"/>
              <w:rPr>
                <w:bCs/>
                <w:color w:val="FFFFFF" w:themeColor="background1"/>
              </w:rPr>
            </w:pPr>
            <w:r>
              <w:rPr>
                <w:bCs/>
                <w:color w:val="FFFFFF" w:themeColor="background1"/>
              </w:rPr>
              <w:t>Code</w:t>
            </w:r>
          </w:p>
        </w:tc>
        <w:tc>
          <w:tcPr>
            <w:tcW w:w="4562" w:type="pct"/>
            <w:gridSpan w:val="2"/>
            <w:tcBorders>
              <w:top w:val="single" w:sz="4" w:space="0" w:color="auto"/>
              <w:left w:val="nil"/>
              <w:bottom w:val="single" w:sz="4" w:space="0" w:color="auto"/>
              <w:right w:val="single" w:sz="4" w:space="0" w:color="auto"/>
            </w:tcBorders>
            <w:shd w:val="clear" w:color="auto" w:fill="000000" w:themeFill="text1"/>
            <w:noWrap/>
            <w:vAlign w:val="bottom"/>
            <w:hideMark/>
          </w:tcPr>
          <w:p w:rsidR="00F912B6" w:rsidRPr="00EB0D30" w:rsidRDefault="00F912B6" w:rsidP="008C1154">
            <w:pPr>
              <w:keepNext/>
              <w:spacing w:after="0"/>
              <w:jc w:val="center"/>
              <w:rPr>
                <w:bCs/>
                <w:color w:val="FFFFFF" w:themeColor="background1"/>
              </w:rPr>
            </w:pPr>
            <w:r w:rsidRPr="00EB0D30">
              <w:rPr>
                <w:bCs/>
                <w:color w:val="FFFFFF" w:themeColor="background1"/>
              </w:rPr>
              <w:t>Description</w:t>
            </w:r>
          </w:p>
        </w:tc>
      </w:tr>
      <w:tr w:rsidR="00F912B6" w:rsidRPr="00F912B6" w:rsidTr="008C1154">
        <w:trPr>
          <w:trHeight w:val="735"/>
        </w:trPr>
        <w:tc>
          <w:tcPr>
            <w:tcW w:w="847" w:type="pct"/>
            <w:gridSpan w:val="2"/>
            <w:tcBorders>
              <w:top w:val="nil"/>
              <w:left w:val="single" w:sz="4" w:space="0" w:color="auto"/>
              <w:bottom w:val="single" w:sz="4" w:space="0" w:color="auto"/>
              <w:right w:val="single" w:sz="4" w:space="0" w:color="auto"/>
            </w:tcBorders>
            <w:shd w:val="clear" w:color="000000" w:fill="FFFFFF"/>
            <w:vAlign w:val="bottom"/>
          </w:tcPr>
          <w:p w:rsidR="00F912B6" w:rsidRPr="00F912B6" w:rsidRDefault="00F912B6" w:rsidP="008C1154">
            <w:pPr>
              <w:rPr>
                <w:rFonts w:cs="Arial"/>
              </w:rPr>
            </w:pPr>
            <w:r>
              <w:rPr>
                <w:rFonts w:cs="Arial"/>
              </w:rPr>
              <w:t>CCD</w:t>
            </w:r>
          </w:p>
        </w:tc>
        <w:tc>
          <w:tcPr>
            <w:tcW w:w="4153" w:type="pct"/>
            <w:tcBorders>
              <w:top w:val="nil"/>
              <w:left w:val="nil"/>
              <w:bottom w:val="single" w:sz="4" w:space="0" w:color="auto"/>
              <w:right w:val="single" w:sz="4" w:space="0" w:color="auto"/>
            </w:tcBorders>
            <w:shd w:val="clear" w:color="000000" w:fill="FFFFFF"/>
            <w:noWrap/>
            <w:vAlign w:val="bottom"/>
          </w:tcPr>
          <w:p w:rsidR="00F912B6" w:rsidRPr="00F912B6" w:rsidRDefault="00F912B6" w:rsidP="008C1154">
            <w:pPr>
              <w:rPr>
                <w:rFonts w:cs="Arial"/>
              </w:rPr>
            </w:pPr>
            <w:r>
              <w:rPr>
                <w:rFonts w:cs="Arial"/>
              </w:rPr>
              <w:t xml:space="preserve">Cash Concentration </w:t>
            </w:r>
          </w:p>
        </w:tc>
      </w:tr>
      <w:tr w:rsidR="00F912B6" w:rsidRPr="00F912B6" w:rsidTr="008C1154">
        <w:trPr>
          <w:trHeight w:val="735"/>
        </w:trPr>
        <w:tc>
          <w:tcPr>
            <w:tcW w:w="847" w:type="pct"/>
            <w:gridSpan w:val="2"/>
            <w:tcBorders>
              <w:top w:val="nil"/>
              <w:left w:val="single" w:sz="4" w:space="0" w:color="auto"/>
              <w:bottom w:val="single" w:sz="4" w:space="0" w:color="auto"/>
              <w:right w:val="single" w:sz="4" w:space="0" w:color="auto"/>
            </w:tcBorders>
            <w:shd w:val="clear" w:color="000000" w:fill="FFFFFF"/>
            <w:vAlign w:val="bottom"/>
          </w:tcPr>
          <w:p w:rsidR="00F912B6" w:rsidRPr="00F912B6" w:rsidRDefault="00F912B6" w:rsidP="008C1154">
            <w:pPr>
              <w:rPr>
                <w:rFonts w:cs="Arial"/>
              </w:rPr>
            </w:pPr>
            <w:r>
              <w:rPr>
                <w:rFonts w:cs="Arial"/>
              </w:rPr>
              <w:t>CTX</w:t>
            </w:r>
          </w:p>
        </w:tc>
        <w:tc>
          <w:tcPr>
            <w:tcW w:w="4153" w:type="pct"/>
            <w:tcBorders>
              <w:top w:val="nil"/>
              <w:left w:val="nil"/>
              <w:bottom w:val="single" w:sz="4" w:space="0" w:color="auto"/>
              <w:right w:val="single" w:sz="4" w:space="0" w:color="auto"/>
            </w:tcBorders>
            <w:shd w:val="clear" w:color="000000" w:fill="FFFFFF"/>
            <w:noWrap/>
            <w:vAlign w:val="bottom"/>
          </w:tcPr>
          <w:p w:rsidR="00F912B6" w:rsidRPr="00F912B6" w:rsidRDefault="00F912B6" w:rsidP="008C1154">
            <w:pPr>
              <w:rPr>
                <w:rFonts w:cs="Arial"/>
              </w:rPr>
            </w:pPr>
            <w:r>
              <w:rPr>
                <w:rFonts w:cs="Arial"/>
              </w:rPr>
              <w:t xml:space="preserve">Corporate Trade Exchange </w:t>
            </w:r>
          </w:p>
        </w:tc>
      </w:tr>
      <w:tr w:rsidR="00F912B6" w:rsidRPr="00F912B6" w:rsidTr="008C1154">
        <w:trPr>
          <w:trHeight w:val="735"/>
        </w:trPr>
        <w:tc>
          <w:tcPr>
            <w:tcW w:w="847" w:type="pct"/>
            <w:gridSpan w:val="2"/>
            <w:tcBorders>
              <w:top w:val="nil"/>
              <w:left w:val="single" w:sz="4" w:space="0" w:color="auto"/>
              <w:bottom w:val="single" w:sz="4" w:space="0" w:color="auto"/>
              <w:right w:val="single" w:sz="4" w:space="0" w:color="auto"/>
            </w:tcBorders>
            <w:shd w:val="clear" w:color="000000" w:fill="FFFFFF"/>
            <w:vAlign w:val="bottom"/>
          </w:tcPr>
          <w:p w:rsidR="00F912B6" w:rsidRPr="00F912B6" w:rsidRDefault="00F912B6" w:rsidP="008C1154">
            <w:pPr>
              <w:rPr>
                <w:rFonts w:cs="Arial"/>
              </w:rPr>
            </w:pPr>
            <w:r>
              <w:rPr>
                <w:rFonts w:cs="Arial"/>
              </w:rPr>
              <w:t>PPD</w:t>
            </w:r>
          </w:p>
        </w:tc>
        <w:tc>
          <w:tcPr>
            <w:tcW w:w="4153" w:type="pct"/>
            <w:tcBorders>
              <w:top w:val="nil"/>
              <w:left w:val="nil"/>
              <w:bottom w:val="single" w:sz="4" w:space="0" w:color="auto"/>
              <w:right w:val="single" w:sz="4" w:space="0" w:color="auto"/>
            </w:tcBorders>
            <w:shd w:val="clear" w:color="000000" w:fill="FFFFFF"/>
            <w:noWrap/>
            <w:vAlign w:val="bottom"/>
          </w:tcPr>
          <w:p w:rsidR="00F912B6" w:rsidRPr="00F912B6" w:rsidRDefault="00F912B6" w:rsidP="008C1154">
            <w:pPr>
              <w:rPr>
                <w:rFonts w:cs="Arial"/>
              </w:rPr>
            </w:pPr>
            <w:r>
              <w:rPr>
                <w:rFonts w:cs="Arial"/>
              </w:rPr>
              <w:t>Prearranged Payment and Deposit Entry</w:t>
            </w:r>
          </w:p>
        </w:tc>
      </w:tr>
    </w:tbl>
    <w:p w:rsidR="00F912B6" w:rsidRDefault="00F912B6" w:rsidP="00452700"/>
    <w:p w:rsidR="004D62E3" w:rsidRDefault="004D62E3" w:rsidP="00106663">
      <w:pPr>
        <w:pStyle w:val="Heading2"/>
      </w:pPr>
      <w:bookmarkStart w:id="236" w:name="_Common_Transaction_Codes"/>
      <w:bookmarkStart w:id="237" w:name="_Toc528055956"/>
      <w:bookmarkEnd w:id="236"/>
      <w:r>
        <w:t>Common Transaction Codes (NACHA)</w:t>
      </w:r>
      <w:bookmarkEnd w:id="237"/>
    </w:p>
    <w:tbl>
      <w:tblPr>
        <w:tblW w:w="5000" w:type="pct"/>
        <w:jc w:val="center"/>
        <w:tblLayout w:type="fixed"/>
        <w:tblLook w:val="04A0" w:firstRow="1" w:lastRow="0" w:firstColumn="1" w:lastColumn="0" w:noHBand="0" w:noVBand="1"/>
      </w:tblPr>
      <w:tblGrid>
        <w:gridCol w:w="882"/>
        <w:gridCol w:w="824"/>
        <w:gridCol w:w="8364"/>
      </w:tblGrid>
      <w:tr w:rsidR="004D62E3" w:rsidRPr="00EB0D30" w:rsidTr="004D62E3">
        <w:trPr>
          <w:trHeight w:val="395"/>
          <w:jc w:val="center"/>
        </w:trPr>
        <w:tc>
          <w:tcPr>
            <w:tcW w:w="438" w:type="pct"/>
            <w:tcBorders>
              <w:top w:val="single" w:sz="4" w:space="0" w:color="auto"/>
              <w:left w:val="single" w:sz="4" w:space="0" w:color="auto"/>
              <w:bottom w:val="single" w:sz="4" w:space="0" w:color="auto"/>
              <w:right w:val="single" w:sz="4" w:space="0" w:color="auto"/>
            </w:tcBorders>
            <w:shd w:val="clear" w:color="auto" w:fill="000000" w:themeFill="text1"/>
            <w:noWrap/>
            <w:vAlign w:val="bottom"/>
            <w:hideMark/>
          </w:tcPr>
          <w:p w:rsidR="004D62E3" w:rsidRPr="00EB0D30" w:rsidRDefault="004D62E3" w:rsidP="00F75975">
            <w:pPr>
              <w:keepNext/>
              <w:spacing w:after="0"/>
              <w:jc w:val="center"/>
              <w:rPr>
                <w:bCs/>
                <w:color w:val="FFFFFF" w:themeColor="background1"/>
              </w:rPr>
            </w:pPr>
            <w:r>
              <w:rPr>
                <w:bCs/>
                <w:color w:val="FFFFFF" w:themeColor="background1"/>
              </w:rPr>
              <w:t>Code</w:t>
            </w:r>
          </w:p>
        </w:tc>
        <w:tc>
          <w:tcPr>
            <w:tcW w:w="4562" w:type="pct"/>
            <w:gridSpan w:val="2"/>
            <w:tcBorders>
              <w:top w:val="single" w:sz="4" w:space="0" w:color="auto"/>
              <w:left w:val="nil"/>
              <w:bottom w:val="single" w:sz="4" w:space="0" w:color="auto"/>
              <w:right w:val="single" w:sz="4" w:space="0" w:color="auto"/>
            </w:tcBorders>
            <w:shd w:val="clear" w:color="auto" w:fill="000000" w:themeFill="text1"/>
            <w:noWrap/>
            <w:vAlign w:val="bottom"/>
            <w:hideMark/>
          </w:tcPr>
          <w:p w:rsidR="004D62E3" w:rsidRPr="00EB0D30" w:rsidRDefault="004D62E3" w:rsidP="00F75975">
            <w:pPr>
              <w:keepNext/>
              <w:spacing w:after="0"/>
              <w:jc w:val="center"/>
              <w:rPr>
                <w:bCs/>
                <w:color w:val="FFFFFF" w:themeColor="background1"/>
              </w:rPr>
            </w:pPr>
            <w:r w:rsidRPr="00EB0D30">
              <w:rPr>
                <w:bCs/>
                <w:color w:val="FFFFFF" w:themeColor="background1"/>
              </w:rPr>
              <w:t>Description</w:t>
            </w:r>
          </w:p>
        </w:tc>
      </w:tr>
      <w:tr w:rsidR="004D62E3" w:rsidRPr="00F912B6" w:rsidTr="004D62E3">
        <w:trPr>
          <w:trHeight w:val="323"/>
          <w:jc w:val="center"/>
        </w:trPr>
        <w:tc>
          <w:tcPr>
            <w:tcW w:w="847" w:type="pct"/>
            <w:gridSpan w:val="2"/>
            <w:tcBorders>
              <w:top w:val="single" w:sz="4" w:space="0" w:color="auto"/>
              <w:left w:val="single" w:sz="4" w:space="0" w:color="auto"/>
              <w:bottom w:val="single" w:sz="4" w:space="0" w:color="auto"/>
              <w:right w:val="single" w:sz="4" w:space="0" w:color="auto"/>
            </w:tcBorders>
            <w:shd w:val="clear" w:color="000000" w:fill="FFFFFF"/>
            <w:vAlign w:val="center"/>
          </w:tcPr>
          <w:p w:rsidR="004D62E3" w:rsidRPr="00F912B6" w:rsidRDefault="004D62E3" w:rsidP="00EA6479">
            <w:pPr>
              <w:jc w:val="center"/>
              <w:rPr>
                <w:rFonts w:cs="Arial"/>
              </w:rPr>
            </w:pPr>
            <w:r>
              <w:rPr>
                <w:rFonts w:cs="Arial"/>
              </w:rPr>
              <w:t>32</w:t>
            </w:r>
          </w:p>
        </w:tc>
        <w:tc>
          <w:tcPr>
            <w:tcW w:w="4153" w:type="pct"/>
            <w:tcBorders>
              <w:top w:val="single" w:sz="4" w:space="0" w:color="auto"/>
              <w:left w:val="nil"/>
              <w:bottom w:val="single" w:sz="4" w:space="0" w:color="auto"/>
              <w:right w:val="single" w:sz="4" w:space="0" w:color="auto"/>
            </w:tcBorders>
            <w:shd w:val="clear" w:color="000000" w:fill="FFFFFF"/>
            <w:noWrap/>
            <w:vAlign w:val="center"/>
          </w:tcPr>
          <w:p w:rsidR="004D62E3" w:rsidRPr="00F912B6" w:rsidRDefault="004D62E3" w:rsidP="004D62E3">
            <w:pPr>
              <w:jc w:val="both"/>
              <w:rPr>
                <w:rFonts w:cs="Arial"/>
              </w:rPr>
            </w:pPr>
            <w:r>
              <w:rPr>
                <w:rFonts w:cs="Arial"/>
              </w:rPr>
              <w:t>Savings Credit</w:t>
            </w:r>
          </w:p>
        </w:tc>
      </w:tr>
      <w:tr w:rsidR="004D62E3" w:rsidRPr="00F912B6" w:rsidTr="004D62E3">
        <w:trPr>
          <w:trHeight w:val="440"/>
          <w:jc w:val="center"/>
        </w:trPr>
        <w:tc>
          <w:tcPr>
            <w:tcW w:w="847" w:type="pct"/>
            <w:gridSpan w:val="2"/>
            <w:tcBorders>
              <w:top w:val="single" w:sz="4" w:space="0" w:color="auto"/>
              <w:left w:val="single" w:sz="4" w:space="0" w:color="auto"/>
              <w:bottom w:val="single" w:sz="4" w:space="0" w:color="auto"/>
              <w:right w:val="single" w:sz="4" w:space="0" w:color="auto"/>
            </w:tcBorders>
            <w:shd w:val="clear" w:color="000000" w:fill="FFFFFF"/>
            <w:vAlign w:val="center"/>
          </w:tcPr>
          <w:p w:rsidR="004D62E3" w:rsidRPr="00F912B6" w:rsidRDefault="004D62E3" w:rsidP="00EA6479">
            <w:pPr>
              <w:jc w:val="center"/>
              <w:rPr>
                <w:rFonts w:cs="Arial"/>
              </w:rPr>
            </w:pPr>
            <w:r>
              <w:rPr>
                <w:rFonts w:cs="Arial"/>
              </w:rPr>
              <w:t>33</w:t>
            </w:r>
          </w:p>
        </w:tc>
        <w:tc>
          <w:tcPr>
            <w:tcW w:w="4153" w:type="pct"/>
            <w:tcBorders>
              <w:top w:val="single" w:sz="4" w:space="0" w:color="auto"/>
              <w:left w:val="nil"/>
              <w:bottom w:val="single" w:sz="4" w:space="0" w:color="auto"/>
              <w:right w:val="single" w:sz="4" w:space="0" w:color="auto"/>
            </w:tcBorders>
            <w:shd w:val="clear" w:color="000000" w:fill="FFFFFF"/>
            <w:noWrap/>
            <w:vAlign w:val="center"/>
          </w:tcPr>
          <w:p w:rsidR="004D62E3" w:rsidRPr="00F912B6" w:rsidRDefault="004D62E3" w:rsidP="004D62E3">
            <w:pPr>
              <w:jc w:val="both"/>
              <w:rPr>
                <w:rFonts w:cs="Arial"/>
              </w:rPr>
            </w:pPr>
            <w:r w:rsidRPr="004D62E3">
              <w:rPr>
                <w:rFonts w:cs="Arial"/>
              </w:rPr>
              <w:t>Savings Credit Prenote</w:t>
            </w:r>
          </w:p>
        </w:tc>
      </w:tr>
      <w:tr w:rsidR="004D62E3" w:rsidRPr="00F912B6" w:rsidTr="004D62E3">
        <w:trPr>
          <w:trHeight w:val="350"/>
          <w:jc w:val="center"/>
        </w:trPr>
        <w:tc>
          <w:tcPr>
            <w:tcW w:w="847" w:type="pct"/>
            <w:gridSpan w:val="2"/>
            <w:tcBorders>
              <w:top w:val="single" w:sz="4" w:space="0" w:color="auto"/>
              <w:left w:val="single" w:sz="4" w:space="0" w:color="auto"/>
              <w:bottom w:val="single" w:sz="4" w:space="0" w:color="auto"/>
              <w:right w:val="single" w:sz="4" w:space="0" w:color="auto"/>
            </w:tcBorders>
            <w:shd w:val="clear" w:color="000000" w:fill="FFFFFF"/>
            <w:vAlign w:val="center"/>
          </w:tcPr>
          <w:p w:rsidR="004D62E3" w:rsidRPr="00F912B6" w:rsidRDefault="004D62E3" w:rsidP="00EA6479">
            <w:pPr>
              <w:jc w:val="center"/>
              <w:rPr>
                <w:rFonts w:cs="Arial"/>
              </w:rPr>
            </w:pPr>
            <w:r>
              <w:rPr>
                <w:rFonts w:cs="Arial"/>
              </w:rPr>
              <w:t>37</w:t>
            </w:r>
          </w:p>
        </w:tc>
        <w:tc>
          <w:tcPr>
            <w:tcW w:w="4153" w:type="pct"/>
            <w:tcBorders>
              <w:top w:val="single" w:sz="4" w:space="0" w:color="auto"/>
              <w:left w:val="nil"/>
              <w:bottom w:val="single" w:sz="4" w:space="0" w:color="auto"/>
              <w:right w:val="single" w:sz="4" w:space="0" w:color="auto"/>
            </w:tcBorders>
            <w:shd w:val="clear" w:color="000000" w:fill="FFFFFF"/>
            <w:noWrap/>
            <w:vAlign w:val="center"/>
          </w:tcPr>
          <w:p w:rsidR="004D62E3" w:rsidRPr="00F912B6" w:rsidRDefault="004D62E3" w:rsidP="004D62E3">
            <w:pPr>
              <w:jc w:val="both"/>
              <w:rPr>
                <w:rFonts w:cs="Arial"/>
              </w:rPr>
            </w:pPr>
            <w:r w:rsidRPr="004D62E3">
              <w:rPr>
                <w:rFonts w:cs="Arial"/>
              </w:rPr>
              <w:t>Savings Debit</w:t>
            </w:r>
          </w:p>
        </w:tc>
      </w:tr>
      <w:tr w:rsidR="004D62E3" w:rsidRPr="00F912B6" w:rsidTr="004D62E3">
        <w:trPr>
          <w:trHeight w:val="80"/>
          <w:jc w:val="center"/>
        </w:trPr>
        <w:tc>
          <w:tcPr>
            <w:tcW w:w="847" w:type="pct"/>
            <w:gridSpan w:val="2"/>
            <w:tcBorders>
              <w:top w:val="single" w:sz="4" w:space="0" w:color="auto"/>
              <w:left w:val="single" w:sz="4" w:space="0" w:color="auto"/>
              <w:bottom w:val="single" w:sz="4" w:space="0" w:color="auto"/>
              <w:right w:val="single" w:sz="4" w:space="0" w:color="auto"/>
            </w:tcBorders>
            <w:shd w:val="clear" w:color="000000" w:fill="FFFFFF"/>
            <w:vAlign w:val="center"/>
          </w:tcPr>
          <w:p w:rsidR="004D62E3" w:rsidRDefault="004D62E3" w:rsidP="00EA6479">
            <w:pPr>
              <w:jc w:val="center"/>
              <w:rPr>
                <w:rFonts w:cs="Arial"/>
              </w:rPr>
            </w:pPr>
            <w:r>
              <w:rPr>
                <w:rFonts w:cs="Arial"/>
              </w:rPr>
              <w:t>38</w:t>
            </w:r>
          </w:p>
        </w:tc>
        <w:tc>
          <w:tcPr>
            <w:tcW w:w="4153" w:type="pct"/>
            <w:tcBorders>
              <w:top w:val="single" w:sz="4" w:space="0" w:color="auto"/>
              <w:left w:val="nil"/>
              <w:bottom w:val="single" w:sz="4" w:space="0" w:color="auto"/>
              <w:right w:val="single" w:sz="4" w:space="0" w:color="auto"/>
            </w:tcBorders>
            <w:shd w:val="clear" w:color="000000" w:fill="FFFFFF"/>
            <w:noWrap/>
            <w:vAlign w:val="center"/>
          </w:tcPr>
          <w:p w:rsidR="004D62E3" w:rsidRDefault="004D62E3" w:rsidP="004D62E3">
            <w:pPr>
              <w:jc w:val="both"/>
              <w:rPr>
                <w:rFonts w:cs="Arial"/>
              </w:rPr>
            </w:pPr>
            <w:r w:rsidRPr="004D62E3">
              <w:rPr>
                <w:rFonts w:cs="Arial"/>
              </w:rPr>
              <w:t>Savings Debit Prenote</w:t>
            </w:r>
          </w:p>
        </w:tc>
      </w:tr>
      <w:tr w:rsidR="004D62E3" w:rsidRPr="00F912B6" w:rsidTr="004D62E3">
        <w:trPr>
          <w:trHeight w:val="80"/>
          <w:jc w:val="center"/>
        </w:trPr>
        <w:tc>
          <w:tcPr>
            <w:tcW w:w="847" w:type="pct"/>
            <w:gridSpan w:val="2"/>
            <w:tcBorders>
              <w:top w:val="single" w:sz="4" w:space="0" w:color="auto"/>
              <w:left w:val="single" w:sz="4" w:space="0" w:color="auto"/>
              <w:bottom w:val="single" w:sz="4" w:space="0" w:color="auto"/>
              <w:right w:val="single" w:sz="4" w:space="0" w:color="auto"/>
            </w:tcBorders>
            <w:shd w:val="clear" w:color="000000" w:fill="FFFFFF"/>
            <w:vAlign w:val="center"/>
          </w:tcPr>
          <w:p w:rsidR="004D62E3" w:rsidRDefault="004D62E3" w:rsidP="00EA6479">
            <w:pPr>
              <w:jc w:val="center"/>
              <w:rPr>
                <w:rFonts w:cs="Arial"/>
              </w:rPr>
            </w:pPr>
            <w:r>
              <w:rPr>
                <w:rFonts w:cs="Arial"/>
              </w:rPr>
              <w:t>22</w:t>
            </w:r>
          </w:p>
        </w:tc>
        <w:tc>
          <w:tcPr>
            <w:tcW w:w="4153" w:type="pct"/>
            <w:tcBorders>
              <w:top w:val="single" w:sz="4" w:space="0" w:color="auto"/>
              <w:left w:val="nil"/>
              <w:bottom w:val="single" w:sz="4" w:space="0" w:color="auto"/>
              <w:right w:val="single" w:sz="4" w:space="0" w:color="auto"/>
            </w:tcBorders>
            <w:shd w:val="clear" w:color="000000" w:fill="FFFFFF"/>
            <w:noWrap/>
            <w:vAlign w:val="center"/>
          </w:tcPr>
          <w:p w:rsidR="004D62E3" w:rsidRDefault="004D62E3" w:rsidP="004D62E3">
            <w:pPr>
              <w:jc w:val="both"/>
              <w:rPr>
                <w:rFonts w:cs="Arial"/>
              </w:rPr>
            </w:pPr>
            <w:r w:rsidRPr="004D62E3">
              <w:rPr>
                <w:rFonts w:cs="Arial"/>
              </w:rPr>
              <w:t>Checking Credit</w:t>
            </w:r>
          </w:p>
        </w:tc>
      </w:tr>
      <w:tr w:rsidR="004D62E3" w:rsidRPr="00F912B6" w:rsidTr="004D62E3">
        <w:trPr>
          <w:trHeight w:val="70"/>
          <w:jc w:val="center"/>
        </w:trPr>
        <w:tc>
          <w:tcPr>
            <w:tcW w:w="847" w:type="pct"/>
            <w:gridSpan w:val="2"/>
            <w:tcBorders>
              <w:top w:val="single" w:sz="4" w:space="0" w:color="auto"/>
              <w:left w:val="single" w:sz="4" w:space="0" w:color="auto"/>
              <w:bottom w:val="single" w:sz="4" w:space="0" w:color="auto"/>
              <w:right w:val="single" w:sz="4" w:space="0" w:color="auto"/>
            </w:tcBorders>
            <w:shd w:val="clear" w:color="000000" w:fill="FFFFFF"/>
            <w:vAlign w:val="center"/>
          </w:tcPr>
          <w:p w:rsidR="004D62E3" w:rsidRDefault="004D62E3" w:rsidP="00EA6479">
            <w:pPr>
              <w:jc w:val="center"/>
              <w:rPr>
                <w:rFonts w:cs="Arial"/>
              </w:rPr>
            </w:pPr>
            <w:r>
              <w:rPr>
                <w:rFonts w:cs="Arial"/>
              </w:rPr>
              <w:t>23</w:t>
            </w:r>
          </w:p>
        </w:tc>
        <w:tc>
          <w:tcPr>
            <w:tcW w:w="4153" w:type="pct"/>
            <w:tcBorders>
              <w:top w:val="single" w:sz="4" w:space="0" w:color="auto"/>
              <w:left w:val="nil"/>
              <w:bottom w:val="single" w:sz="4" w:space="0" w:color="auto"/>
              <w:right w:val="single" w:sz="4" w:space="0" w:color="auto"/>
            </w:tcBorders>
            <w:shd w:val="clear" w:color="000000" w:fill="FFFFFF"/>
            <w:noWrap/>
            <w:vAlign w:val="center"/>
          </w:tcPr>
          <w:p w:rsidR="004D62E3" w:rsidRDefault="004D62E3" w:rsidP="004D62E3">
            <w:pPr>
              <w:jc w:val="both"/>
              <w:rPr>
                <w:rFonts w:cs="Arial"/>
              </w:rPr>
            </w:pPr>
            <w:r w:rsidRPr="004D62E3">
              <w:rPr>
                <w:rFonts w:cs="Arial"/>
              </w:rPr>
              <w:t>Checking Credit Prenote</w:t>
            </w:r>
          </w:p>
        </w:tc>
      </w:tr>
      <w:tr w:rsidR="004D62E3" w:rsidRPr="00F912B6" w:rsidTr="004D62E3">
        <w:trPr>
          <w:trHeight w:val="80"/>
          <w:jc w:val="center"/>
        </w:trPr>
        <w:tc>
          <w:tcPr>
            <w:tcW w:w="847" w:type="pct"/>
            <w:gridSpan w:val="2"/>
            <w:tcBorders>
              <w:top w:val="single" w:sz="4" w:space="0" w:color="auto"/>
              <w:left w:val="single" w:sz="4" w:space="0" w:color="auto"/>
              <w:bottom w:val="single" w:sz="4" w:space="0" w:color="auto"/>
              <w:right w:val="single" w:sz="4" w:space="0" w:color="auto"/>
            </w:tcBorders>
            <w:shd w:val="clear" w:color="000000" w:fill="FFFFFF"/>
            <w:vAlign w:val="center"/>
          </w:tcPr>
          <w:p w:rsidR="004D62E3" w:rsidRDefault="004D62E3" w:rsidP="00EA6479">
            <w:pPr>
              <w:jc w:val="center"/>
              <w:rPr>
                <w:rFonts w:cs="Arial"/>
              </w:rPr>
            </w:pPr>
            <w:r>
              <w:rPr>
                <w:rFonts w:cs="Arial"/>
              </w:rPr>
              <w:t>27</w:t>
            </w:r>
          </w:p>
        </w:tc>
        <w:tc>
          <w:tcPr>
            <w:tcW w:w="4153" w:type="pct"/>
            <w:tcBorders>
              <w:top w:val="single" w:sz="4" w:space="0" w:color="auto"/>
              <w:left w:val="nil"/>
              <w:bottom w:val="single" w:sz="4" w:space="0" w:color="auto"/>
              <w:right w:val="single" w:sz="4" w:space="0" w:color="auto"/>
            </w:tcBorders>
            <w:shd w:val="clear" w:color="000000" w:fill="FFFFFF"/>
            <w:noWrap/>
            <w:vAlign w:val="center"/>
          </w:tcPr>
          <w:p w:rsidR="004D62E3" w:rsidRDefault="004D62E3" w:rsidP="004D62E3">
            <w:pPr>
              <w:jc w:val="both"/>
              <w:rPr>
                <w:rFonts w:cs="Arial"/>
              </w:rPr>
            </w:pPr>
            <w:r w:rsidRPr="004D62E3">
              <w:rPr>
                <w:rFonts w:cs="Arial"/>
              </w:rPr>
              <w:t>Checking Debit</w:t>
            </w:r>
          </w:p>
        </w:tc>
      </w:tr>
      <w:tr w:rsidR="004D62E3" w:rsidRPr="00F912B6" w:rsidTr="004D62E3">
        <w:trPr>
          <w:trHeight w:val="170"/>
          <w:jc w:val="center"/>
        </w:trPr>
        <w:tc>
          <w:tcPr>
            <w:tcW w:w="847" w:type="pct"/>
            <w:gridSpan w:val="2"/>
            <w:tcBorders>
              <w:top w:val="single" w:sz="4" w:space="0" w:color="auto"/>
              <w:left w:val="single" w:sz="4" w:space="0" w:color="auto"/>
              <w:bottom w:val="single" w:sz="4" w:space="0" w:color="auto"/>
              <w:right w:val="single" w:sz="4" w:space="0" w:color="auto"/>
            </w:tcBorders>
            <w:shd w:val="clear" w:color="000000" w:fill="FFFFFF"/>
            <w:vAlign w:val="center"/>
          </w:tcPr>
          <w:p w:rsidR="004D62E3" w:rsidRDefault="004D62E3" w:rsidP="00EA6479">
            <w:pPr>
              <w:jc w:val="center"/>
              <w:rPr>
                <w:rFonts w:cs="Arial"/>
              </w:rPr>
            </w:pPr>
            <w:r>
              <w:rPr>
                <w:rFonts w:cs="Arial"/>
              </w:rPr>
              <w:t>28</w:t>
            </w:r>
          </w:p>
        </w:tc>
        <w:tc>
          <w:tcPr>
            <w:tcW w:w="4153" w:type="pct"/>
            <w:tcBorders>
              <w:top w:val="single" w:sz="4" w:space="0" w:color="auto"/>
              <w:left w:val="nil"/>
              <w:bottom w:val="single" w:sz="4" w:space="0" w:color="auto"/>
              <w:right w:val="single" w:sz="4" w:space="0" w:color="auto"/>
            </w:tcBorders>
            <w:shd w:val="clear" w:color="000000" w:fill="FFFFFF"/>
            <w:noWrap/>
            <w:vAlign w:val="center"/>
          </w:tcPr>
          <w:p w:rsidR="004D62E3" w:rsidRDefault="004D62E3" w:rsidP="004D62E3">
            <w:pPr>
              <w:jc w:val="both"/>
              <w:rPr>
                <w:rFonts w:cs="Arial"/>
              </w:rPr>
            </w:pPr>
            <w:r w:rsidRPr="004D62E3">
              <w:rPr>
                <w:rFonts w:cs="Arial"/>
              </w:rPr>
              <w:t>Checking Debit Prenote</w:t>
            </w:r>
          </w:p>
        </w:tc>
      </w:tr>
    </w:tbl>
    <w:p w:rsidR="004D62E3" w:rsidRDefault="004D62E3" w:rsidP="004D62E3"/>
    <w:p w:rsidR="00C57495" w:rsidRDefault="00C57495" w:rsidP="00C57495">
      <w:pPr>
        <w:pStyle w:val="Heading2"/>
      </w:pPr>
      <w:bookmarkStart w:id="238" w:name="_Toc528055957"/>
      <w:r>
        <w:lastRenderedPageBreak/>
        <w:t>Email Notifications List</w:t>
      </w:r>
      <w:bookmarkEnd w:id="238"/>
    </w:p>
    <w:tbl>
      <w:tblPr>
        <w:tblW w:w="5000" w:type="pct"/>
        <w:jc w:val="center"/>
        <w:tblLayout w:type="fixed"/>
        <w:tblLook w:val="04A0" w:firstRow="1" w:lastRow="0" w:firstColumn="1" w:lastColumn="0" w:noHBand="0" w:noVBand="1"/>
      </w:tblPr>
      <w:tblGrid>
        <w:gridCol w:w="895"/>
        <w:gridCol w:w="1349"/>
        <w:gridCol w:w="2789"/>
        <w:gridCol w:w="5037"/>
      </w:tblGrid>
      <w:tr w:rsidR="00560DAE" w:rsidRPr="00EB0D30" w:rsidTr="007637FA">
        <w:trPr>
          <w:trHeight w:val="395"/>
          <w:jc w:val="center"/>
        </w:trPr>
        <w:tc>
          <w:tcPr>
            <w:tcW w:w="444" w:type="pct"/>
            <w:tcBorders>
              <w:top w:val="single" w:sz="4" w:space="0" w:color="auto"/>
              <w:left w:val="single" w:sz="4" w:space="0" w:color="auto"/>
              <w:bottom w:val="single" w:sz="4" w:space="0" w:color="auto"/>
              <w:right w:val="single" w:sz="4" w:space="0" w:color="auto"/>
            </w:tcBorders>
            <w:shd w:val="clear" w:color="auto" w:fill="000000" w:themeFill="text1"/>
            <w:noWrap/>
            <w:vAlign w:val="center"/>
          </w:tcPr>
          <w:p w:rsidR="00560DAE" w:rsidRPr="00EB0D30" w:rsidRDefault="00560DAE" w:rsidP="00560DAE">
            <w:pPr>
              <w:keepNext/>
              <w:spacing w:after="0"/>
              <w:rPr>
                <w:bCs/>
                <w:color w:val="FFFFFF" w:themeColor="background1"/>
              </w:rPr>
            </w:pPr>
            <w:r>
              <w:rPr>
                <w:bCs/>
                <w:color w:val="FFFFFF" w:themeColor="background1"/>
              </w:rPr>
              <w:t>Sr. No</w:t>
            </w:r>
          </w:p>
        </w:tc>
        <w:tc>
          <w:tcPr>
            <w:tcW w:w="670" w:type="pct"/>
            <w:tcBorders>
              <w:top w:val="single" w:sz="4" w:space="0" w:color="auto"/>
              <w:left w:val="nil"/>
              <w:bottom w:val="single" w:sz="4" w:space="0" w:color="auto"/>
              <w:right w:val="single" w:sz="4" w:space="0" w:color="auto"/>
            </w:tcBorders>
            <w:shd w:val="clear" w:color="auto" w:fill="000000" w:themeFill="text1"/>
            <w:noWrap/>
            <w:vAlign w:val="center"/>
          </w:tcPr>
          <w:p w:rsidR="00560DAE" w:rsidRPr="00EB0D30" w:rsidRDefault="00560DAE" w:rsidP="00560DAE">
            <w:pPr>
              <w:keepNext/>
              <w:spacing w:after="0"/>
              <w:rPr>
                <w:bCs/>
                <w:color w:val="FFFFFF" w:themeColor="background1"/>
              </w:rPr>
            </w:pPr>
            <w:r>
              <w:rPr>
                <w:bCs/>
                <w:color w:val="FFFFFF" w:themeColor="background1"/>
              </w:rPr>
              <w:t>Template ID</w:t>
            </w:r>
          </w:p>
        </w:tc>
        <w:tc>
          <w:tcPr>
            <w:tcW w:w="1385" w:type="pct"/>
            <w:tcBorders>
              <w:top w:val="single" w:sz="4" w:space="0" w:color="auto"/>
              <w:left w:val="nil"/>
              <w:bottom w:val="single" w:sz="4" w:space="0" w:color="auto"/>
              <w:right w:val="single" w:sz="4" w:space="0" w:color="auto"/>
            </w:tcBorders>
            <w:shd w:val="clear" w:color="auto" w:fill="000000" w:themeFill="text1"/>
            <w:vAlign w:val="center"/>
          </w:tcPr>
          <w:p w:rsidR="00560DAE" w:rsidRPr="00EB0D30" w:rsidRDefault="00560DAE" w:rsidP="00560DAE">
            <w:pPr>
              <w:keepNext/>
              <w:spacing w:after="0"/>
              <w:rPr>
                <w:bCs/>
                <w:color w:val="FFFFFF" w:themeColor="background1"/>
              </w:rPr>
            </w:pPr>
            <w:r>
              <w:rPr>
                <w:bCs/>
                <w:color w:val="FFFFFF" w:themeColor="background1"/>
              </w:rPr>
              <w:t>Template Summary</w:t>
            </w:r>
          </w:p>
        </w:tc>
        <w:tc>
          <w:tcPr>
            <w:tcW w:w="2501" w:type="pct"/>
            <w:tcBorders>
              <w:top w:val="single" w:sz="4" w:space="0" w:color="auto"/>
              <w:left w:val="nil"/>
              <w:bottom w:val="single" w:sz="4" w:space="0" w:color="auto"/>
              <w:right w:val="single" w:sz="4" w:space="0" w:color="auto"/>
            </w:tcBorders>
            <w:shd w:val="clear" w:color="auto" w:fill="000000" w:themeFill="text1"/>
            <w:vAlign w:val="center"/>
          </w:tcPr>
          <w:p w:rsidR="00560DAE" w:rsidRPr="00EB0D30" w:rsidRDefault="00560DAE" w:rsidP="00560DAE">
            <w:pPr>
              <w:keepNext/>
              <w:spacing w:after="0"/>
              <w:rPr>
                <w:bCs/>
                <w:color w:val="FFFFFF" w:themeColor="background1"/>
              </w:rPr>
            </w:pPr>
            <w:r>
              <w:rPr>
                <w:bCs/>
                <w:color w:val="FFFFFF" w:themeColor="background1"/>
              </w:rPr>
              <w:t xml:space="preserve">Trigger Point </w:t>
            </w:r>
          </w:p>
        </w:tc>
      </w:tr>
      <w:tr w:rsidR="00560DAE" w:rsidRPr="00F912B6" w:rsidTr="007637FA">
        <w:trPr>
          <w:trHeight w:val="323"/>
          <w:jc w:val="center"/>
        </w:trPr>
        <w:tc>
          <w:tcPr>
            <w:tcW w:w="444" w:type="pct"/>
            <w:tcBorders>
              <w:top w:val="single" w:sz="4" w:space="0" w:color="auto"/>
              <w:left w:val="single" w:sz="4" w:space="0" w:color="auto"/>
              <w:bottom w:val="single" w:sz="4" w:space="0" w:color="auto"/>
              <w:right w:val="single" w:sz="4" w:space="0" w:color="auto"/>
            </w:tcBorders>
            <w:shd w:val="clear" w:color="000000" w:fill="FFFFFF"/>
            <w:vAlign w:val="center"/>
          </w:tcPr>
          <w:p w:rsidR="00560DAE" w:rsidRPr="00F912B6" w:rsidRDefault="00560DAE" w:rsidP="00106663">
            <w:pPr>
              <w:jc w:val="center"/>
              <w:rPr>
                <w:rFonts w:cs="Arial"/>
              </w:rPr>
            </w:pPr>
            <w:r>
              <w:rPr>
                <w:rFonts w:cs="Arial"/>
              </w:rPr>
              <w:t>1</w:t>
            </w:r>
          </w:p>
        </w:tc>
        <w:tc>
          <w:tcPr>
            <w:tcW w:w="670" w:type="pct"/>
            <w:tcBorders>
              <w:top w:val="single" w:sz="4" w:space="0" w:color="auto"/>
              <w:left w:val="nil"/>
              <w:bottom w:val="single" w:sz="4" w:space="0" w:color="auto"/>
              <w:right w:val="single" w:sz="4" w:space="0" w:color="auto"/>
            </w:tcBorders>
            <w:shd w:val="clear" w:color="000000" w:fill="FFFFFF"/>
            <w:noWrap/>
            <w:vAlign w:val="center"/>
          </w:tcPr>
          <w:p w:rsidR="00560DAE" w:rsidRPr="00F912B6" w:rsidRDefault="00560DAE" w:rsidP="00C76F17">
            <w:pPr>
              <w:jc w:val="center"/>
              <w:rPr>
                <w:rFonts w:cs="Arial"/>
              </w:rPr>
            </w:pPr>
            <w:r>
              <w:rPr>
                <w:rFonts w:cs="Arial"/>
              </w:rPr>
              <w:t>1</w:t>
            </w:r>
          </w:p>
        </w:tc>
        <w:tc>
          <w:tcPr>
            <w:tcW w:w="1385" w:type="pct"/>
            <w:tcBorders>
              <w:top w:val="single" w:sz="4" w:space="0" w:color="auto"/>
              <w:left w:val="nil"/>
              <w:bottom w:val="single" w:sz="4" w:space="0" w:color="auto"/>
              <w:right w:val="single" w:sz="4" w:space="0" w:color="auto"/>
            </w:tcBorders>
            <w:shd w:val="clear" w:color="000000" w:fill="FFFFFF"/>
          </w:tcPr>
          <w:p w:rsidR="00560DAE" w:rsidRDefault="00560DAE" w:rsidP="00560DAE">
            <w:pPr>
              <w:rPr>
                <w:rFonts w:cs="Arial"/>
              </w:rPr>
            </w:pPr>
            <w:r>
              <w:rPr>
                <w:rFonts w:cs="Arial"/>
              </w:rPr>
              <w:t>Enrolment Invitation</w:t>
            </w:r>
          </w:p>
        </w:tc>
        <w:tc>
          <w:tcPr>
            <w:tcW w:w="2501" w:type="pct"/>
            <w:tcBorders>
              <w:top w:val="single" w:sz="4" w:space="0" w:color="auto"/>
              <w:left w:val="nil"/>
              <w:bottom w:val="single" w:sz="4" w:space="0" w:color="auto"/>
              <w:right w:val="single" w:sz="4" w:space="0" w:color="auto"/>
            </w:tcBorders>
            <w:shd w:val="clear" w:color="000000" w:fill="FFFFFF"/>
          </w:tcPr>
          <w:p w:rsidR="00560DAE" w:rsidRDefault="00C76F17" w:rsidP="00106663">
            <w:pPr>
              <w:jc w:val="both"/>
              <w:rPr>
                <w:rFonts w:cs="Arial"/>
              </w:rPr>
            </w:pPr>
            <w:r>
              <w:rPr>
                <w:rFonts w:cs="Arial"/>
              </w:rPr>
              <w:t>Payment Type is “Blank” in incoming payment file and payee doesn’t exist in IncedoPay</w:t>
            </w:r>
          </w:p>
        </w:tc>
      </w:tr>
      <w:tr w:rsidR="00560DAE" w:rsidRPr="00F912B6" w:rsidTr="007637FA">
        <w:trPr>
          <w:trHeight w:val="440"/>
          <w:jc w:val="center"/>
        </w:trPr>
        <w:tc>
          <w:tcPr>
            <w:tcW w:w="444" w:type="pct"/>
            <w:tcBorders>
              <w:top w:val="single" w:sz="4" w:space="0" w:color="auto"/>
              <w:left w:val="single" w:sz="4" w:space="0" w:color="auto"/>
              <w:bottom w:val="single" w:sz="4" w:space="0" w:color="auto"/>
              <w:right w:val="single" w:sz="4" w:space="0" w:color="auto"/>
            </w:tcBorders>
            <w:shd w:val="clear" w:color="000000" w:fill="FFFFFF"/>
            <w:vAlign w:val="center"/>
          </w:tcPr>
          <w:p w:rsidR="00560DAE" w:rsidRPr="00F912B6" w:rsidRDefault="00560DAE" w:rsidP="00106663">
            <w:pPr>
              <w:jc w:val="center"/>
              <w:rPr>
                <w:rFonts w:cs="Arial"/>
              </w:rPr>
            </w:pPr>
            <w:r>
              <w:rPr>
                <w:rFonts w:cs="Arial"/>
              </w:rPr>
              <w:t>2</w:t>
            </w:r>
          </w:p>
        </w:tc>
        <w:tc>
          <w:tcPr>
            <w:tcW w:w="670" w:type="pct"/>
            <w:tcBorders>
              <w:top w:val="single" w:sz="4" w:space="0" w:color="auto"/>
              <w:left w:val="nil"/>
              <w:bottom w:val="single" w:sz="4" w:space="0" w:color="auto"/>
              <w:right w:val="single" w:sz="4" w:space="0" w:color="auto"/>
            </w:tcBorders>
            <w:shd w:val="clear" w:color="000000" w:fill="FFFFFF"/>
            <w:noWrap/>
            <w:vAlign w:val="center"/>
          </w:tcPr>
          <w:p w:rsidR="00560DAE" w:rsidRPr="00F912B6" w:rsidRDefault="00560DAE" w:rsidP="00C76F17">
            <w:pPr>
              <w:jc w:val="center"/>
              <w:rPr>
                <w:rFonts w:cs="Arial"/>
              </w:rPr>
            </w:pPr>
            <w:r>
              <w:rPr>
                <w:rFonts w:cs="Arial"/>
              </w:rPr>
              <w:t>2</w:t>
            </w:r>
          </w:p>
        </w:tc>
        <w:tc>
          <w:tcPr>
            <w:tcW w:w="1385" w:type="pct"/>
            <w:tcBorders>
              <w:top w:val="single" w:sz="4" w:space="0" w:color="auto"/>
              <w:left w:val="nil"/>
              <w:bottom w:val="single" w:sz="4" w:space="0" w:color="auto"/>
              <w:right w:val="single" w:sz="4" w:space="0" w:color="auto"/>
            </w:tcBorders>
            <w:shd w:val="clear" w:color="000000" w:fill="FFFFFF"/>
          </w:tcPr>
          <w:p w:rsidR="00560DAE" w:rsidRPr="004D62E3" w:rsidRDefault="00560DAE" w:rsidP="00560DAE">
            <w:pPr>
              <w:rPr>
                <w:rFonts w:cs="Arial"/>
              </w:rPr>
            </w:pPr>
            <w:r>
              <w:rPr>
                <w:rFonts w:cs="Arial"/>
              </w:rPr>
              <w:t>Bank Account Enrolment Confirmation</w:t>
            </w:r>
          </w:p>
        </w:tc>
        <w:tc>
          <w:tcPr>
            <w:tcW w:w="2501" w:type="pct"/>
            <w:tcBorders>
              <w:top w:val="single" w:sz="4" w:space="0" w:color="auto"/>
              <w:left w:val="nil"/>
              <w:bottom w:val="single" w:sz="4" w:space="0" w:color="auto"/>
              <w:right w:val="single" w:sz="4" w:space="0" w:color="auto"/>
            </w:tcBorders>
            <w:shd w:val="clear" w:color="000000" w:fill="FFFFFF"/>
          </w:tcPr>
          <w:p w:rsidR="00560DAE" w:rsidRPr="004D62E3" w:rsidRDefault="00C76F17" w:rsidP="00C76F17">
            <w:pPr>
              <w:jc w:val="both"/>
              <w:rPr>
                <w:rFonts w:cs="Arial"/>
              </w:rPr>
            </w:pPr>
            <w:r>
              <w:rPr>
                <w:rFonts w:cs="Arial"/>
              </w:rPr>
              <w:t>A</w:t>
            </w:r>
            <w:r w:rsidRPr="00C76F17">
              <w:rPr>
                <w:rFonts w:cs="Arial"/>
              </w:rPr>
              <w:t xml:space="preserve">fter </w:t>
            </w:r>
            <w:r w:rsidR="00A541E2" w:rsidRPr="00C76F17">
              <w:rPr>
                <w:rFonts w:cs="Arial"/>
              </w:rPr>
              <w:t>enrolment</w:t>
            </w:r>
            <w:r w:rsidRPr="00C76F17">
              <w:rPr>
                <w:rFonts w:cs="Arial"/>
              </w:rPr>
              <w:t xml:space="preserve"> is complete in case consumer select</w:t>
            </w:r>
            <w:r>
              <w:rPr>
                <w:rFonts w:cs="Arial"/>
              </w:rPr>
              <w:t>s</w:t>
            </w:r>
            <w:r w:rsidRPr="00C76F17">
              <w:rPr>
                <w:rFonts w:cs="Arial"/>
              </w:rPr>
              <w:t xml:space="preserve"> Payment Preference as ‘Bank Account’ </w:t>
            </w:r>
          </w:p>
        </w:tc>
      </w:tr>
      <w:tr w:rsidR="00C76F17" w:rsidRPr="00F912B6" w:rsidTr="007637FA">
        <w:trPr>
          <w:trHeight w:val="350"/>
          <w:jc w:val="center"/>
        </w:trPr>
        <w:tc>
          <w:tcPr>
            <w:tcW w:w="444" w:type="pct"/>
            <w:tcBorders>
              <w:top w:val="single" w:sz="4" w:space="0" w:color="auto"/>
              <w:left w:val="single" w:sz="4" w:space="0" w:color="auto"/>
              <w:bottom w:val="single" w:sz="4" w:space="0" w:color="auto"/>
              <w:right w:val="single" w:sz="4" w:space="0" w:color="auto"/>
            </w:tcBorders>
            <w:shd w:val="clear" w:color="000000" w:fill="FFFFFF"/>
            <w:vAlign w:val="center"/>
          </w:tcPr>
          <w:p w:rsidR="00C76F17" w:rsidRPr="00F912B6" w:rsidRDefault="00C76F17" w:rsidP="00C76F17">
            <w:pPr>
              <w:jc w:val="center"/>
              <w:rPr>
                <w:rFonts w:cs="Arial"/>
              </w:rPr>
            </w:pPr>
            <w:r>
              <w:rPr>
                <w:rFonts w:cs="Arial"/>
              </w:rPr>
              <w:t>3</w:t>
            </w:r>
          </w:p>
        </w:tc>
        <w:tc>
          <w:tcPr>
            <w:tcW w:w="670" w:type="pct"/>
            <w:tcBorders>
              <w:top w:val="single" w:sz="4" w:space="0" w:color="auto"/>
              <w:left w:val="nil"/>
              <w:bottom w:val="single" w:sz="4" w:space="0" w:color="auto"/>
              <w:right w:val="single" w:sz="4" w:space="0" w:color="auto"/>
            </w:tcBorders>
            <w:shd w:val="clear" w:color="000000" w:fill="FFFFFF"/>
            <w:noWrap/>
            <w:vAlign w:val="center"/>
          </w:tcPr>
          <w:p w:rsidR="00C76F17" w:rsidRPr="00F912B6" w:rsidRDefault="00C76F17" w:rsidP="00C76F17">
            <w:pPr>
              <w:jc w:val="center"/>
              <w:rPr>
                <w:rFonts w:cs="Arial"/>
              </w:rPr>
            </w:pPr>
            <w:r>
              <w:rPr>
                <w:rFonts w:cs="Arial"/>
              </w:rPr>
              <w:t>3</w:t>
            </w:r>
          </w:p>
        </w:tc>
        <w:tc>
          <w:tcPr>
            <w:tcW w:w="1385" w:type="pct"/>
            <w:tcBorders>
              <w:top w:val="single" w:sz="4" w:space="0" w:color="auto"/>
              <w:left w:val="nil"/>
              <w:bottom w:val="single" w:sz="4" w:space="0" w:color="auto"/>
              <w:right w:val="single" w:sz="4" w:space="0" w:color="auto"/>
            </w:tcBorders>
            <w:shd w:val="clear" w:color="000000" w:fill="FFFFFF"/>
          </w:tcPr>
          <w:p w:rsidR="00C76F17" w:rsidRPr="004D62E3" w:rsidRDefault="00C76F17" w:rsidP="00C76F17">
            <w:pPr>
              <w:rPr>
                <w:rFonts w:cs="Arial"/>
              </w:rPr>
            </w:pPr>
            <w:r w:rsidRPr="00560DAE">
              <w:rPr>
                <w:rFonts w:cs="Arial"/>
              </w:rPr>
              <w:t>Check Enrolment Confirmation</w:t>
            </w:r>
          </w:p>
        </w:tc>
        <w:tc>
          <w:tcPr>
            <w:tcW w:w="2501" w:type="pct"/>
            <w:tcBorders>
              <w:top w:val="single" w:sz="4" w:space="0" w:color="auto"/>
              <w:left w:val="nil"/>
              <w:bottom w:val="single" w:sz="4" w:space="0" w:color="auto"/>
              <w:right w:val="single" w:sz="4" w:space="0" w:color="auto"/>
            </w:tcBorders>
            <w:shd w:val="clear" w:color="000000" w:fill="FFFFFF"/>
          </w:tcPr>
          <w:p w:rsidR="00C76F17" w:rsidRPr="004D62E3" w:rsidRDefault="00C76F17" w:rsidP="00C76F17">
            <w:pPr>
              <w:jc w:val="both"/>
              <w:rPr>
                <w:rFonts w:cs="Arial"/>
              </w:rPr>
            </w:pPr>
            <w:r w:rsidRPr="0045499F">
              <w:rPr>
                <w:rFonts w:cs="Arial"/>
              </w:rPr>
              <w:t xml:space="preserve">After </w:t>
            </w:r>
            <w:r w:rsidR="00A541E2" w:rsidRPr="0045499F">
              <w:rPr>
                <w:rFonts w:cs="Arial"/>
              </w:rPr>
              <w:t>enrolment</w:t>
            </w:r>
            <w:r w:rsidRPr="0045499F">
              <w:rPr>
                <w:rFonts w:cs="Arial"/>
              </w:rPr>
              <w:t xml:space="preserve"> is complete in case consumer selects Pay</w:t>
            </w:r>
            <w:r>
              <w:rPr>
                <w:rFonts w:cs="Arial"/>
              </w:rPr>
              <w:t>ment Preference as ‘Check</w:t>
            </w:r>
            <w:r w:rsidRPr="0045499F">
              <w:rPr>
                <w:rFonts w:cs="Arial"/>
              </w:rPr>
              <w:t xml:space="preserve">’ </w:t>
            </w:r>
          </w:p>
        </w:tc>
      </w:tr>
      <w:tr w:rsidR="00C76F17" w:rsidRPr="00F912B6" w:rsidTr="007637FA">
        <w:trPr>
          <w:trHeight w:val="80"/>
          <w:jc w:val="center"/>
        </w:trPr>
        <w:tc>
          <w:tcPr>
            <w:tcW w:w="444" w:type="pct"/>
            <w:tcBorders>
              <w:top w:val="single" w:sz="4" w:space="0" w:color="auto"/>
              <w:left w:val="single" w:sz="4" w:space="0" w:color="auto"/>
              <w:bottom w:val="single" w:sz="4" w:space="0" w:color="auto"/>
              <w:right w:val="single" w:sz="4" w:space="0" w:color="auto"/>
            </w:tcBorders>
            <w:shd w:val="clear" w:color="000000" w:fill="FFFFFF"/>
            <w:vAlign w:val="center"/>
          </w:tcPr>
          <w:p w:rsidR="00C76F17" w:rsidRDefault="00C76F17" w:rsidP="00C76F17">
            <w:pPr>
              <w:jc w:val="center"/>
              <w:rPr>
                <w:rFonts w:cs="Arial"/>
              </w:rPr>
            </w:pPr>
            <w:r>
              <w:rPr>
                <w:rFonts w:cs="Arial"/>
              </w:rPr>
              <w:t>4</w:t>
            </w:r>
          </w:p>
        </w:tc>
        <w:tc>
          <w:tcPr>
            <w:tcW w:w="670" w:type="pct"/>
            <w:tcBorders>
              <w:top w:val="single" w:sz="4" w:space="0" w:color="auto"/>
              <w:left w:val="nil"/>
              <w:bottom w:val="single" w:sz="4" w:space="0" w:color="auto"/>
              <w:right w:val="single" w:sz="4" w:space="0" w:color="auto"/>
            </w:tcBorders>
            <w:shd w:val="clear" w:color="000000" w:fill="FFFFFF"/>
            <w:noWrap/>
            <w:vAlign w:val="center"/>
          </w:tcPr>
          <w:p w:rsidR="00C76F17" w:rsidRDefault="00C76F17" w:rsidP="00C76F17">
            <w:pPr>
              <w:jc w:val="center"/>
              <w:rPr>
                <w:rFonts w:cs="Arial"/>
              </w:rPr>
            </w:pPr>
            <w:r>
              <w:rPr>
                <w:rFonts w:cs="Arial"/>
              </w:rPr>
              <w:t>4</w:t>
            </w:r>
          </w:p>
        </w:tc>
        <w:tc>
          <w:tcPr>
            <w:tcW w:w="1385" w:type="pct"/>
            <w:tcBorders>
              <w:top w:val="single" w:sz="4" w:space="0" w:color="auto"/>
              <w:left w:val="nil"/>
              <w:bottom w:val="single" w:sz="4" w:space="0" w:color="auto"/>
              <w:right w:val="single" w:sz="4" w:space="0" w:color="auto"/>
            </w:tcBorders>
            <w:shd w:val="clear" w:color="000000" w:fill="FFFFFF"/>
          </w:tcPr>
          <w:p w:rsidR="00C76F17" w:rsidRPr="004D62E3" w:rsidRDefault="00C76F17" w:rsidP="00C76F17">
            <w:pPr>
              <w:rPr>
                <w:rFonts w:cs="Arial"/>
              </w:rPr>
            </w:pPr>
            <w:r w:rsidRPr="00560DAE">
              <w:rPr>
                <w:rFonts w:cs="Arial"/>
              </w:rPr>
              <w:t>Zelle Enrolment Confirmation</w:t>
            </w:r>
          </w:p>
        </w:tc>
        <w:tc>
          <w:tcPr>
            <w:tcW w:w="2501" w:type="pct"/>
            <w:tcBorders>
              <w:top w:val="single" w:sz="4" w:space="0" w:color="auto"/>
              <w:left w:val="nil"/>
              <w:bottom w:val="single" w:sz="4" w:space="0" w:color="auto"/>
              <w:right w:val="single" w:sz="4" w:space="0" w:color="auto"/>
            </w:tcBorders>
            <w:shd w:val="clear" w:color="000000" w:fill="FFFFFF"/>
          </w:tcPr>
          <w:p w:rsidR="00C76F17" w:rsidRPr="004D62E3" w:rsidRDefault="00C76F17" w:rsidP="00C76F17">
            <w:pPr>
              <w:jc w:val="both"/>
              <w:rPr>
                <w:rFonts w:cs="Arial"/>
              </w:rPr>
            </w:pPr>
            <w:r w:rsidRPr="0045499F">
              <w:rPr>
                <w:rFonts w:cs="Arial"/>
              </w:rPr>
              <w:t xml:space="preserve">After </w:t>
            </w:r>
            <w:r w:rsidR="00A541E2" w:rsidRPr="0045499F">
              <w:rPr>
                <w:rFonts w:cs="Arial"/>
              </w:rPr>
              <w:t>enrolment</w:t>
            </w:r>
            <w:r w:rsidRPr="0045499F">
              <w:rPr>
                <w:rFonts w:cs="Arial"/>
              </w:rPr>
              <w:t xml:space="preserve"> is complete in case consumer selects Paym</w:t>
            </w:r>
            <w:r>
              <w:rPr>
                <w:rFonts w:cs="Arial"/>
              </w:rPr>
              <w:t>ent Preference as ‘Zelle’</w:t>
            </w:r>
            <w:r w:rsidRPr="0045499F">
              <w:rPr>
                <w:rFonts w:cs="Arial"/>
              </w:rPr>
              <w:t xml:space="preserve"> </w:t>
            </w:r>
          </w:p>
        </w:tc>
      </w:tr>
      <w:tr w:rsidR="00560DAE" w:rsidRPr="00F912B6" w:rsidTr="007637FA">
        <w:trPr>
          <w:trHeight w:val="80"/>
          <w:jc w:val="center"/>
        </w:trPr>
        <w:tc>
          <w:tcPr>
            <w:tcW w:w="444" w:type="pct"/>
            <w:tcBorders>
              <w:top w:val="single" w:sz="4" w:space="0" w:color="auto"/>
              <w:left w:val="single" w:sz="4" w:space="0" w:color="auto"/>
              <w:bottom w:val="single" w:sz="4" w:space="0" w:color="auto"/>
              <w:right w:val="single" w:sz="4" w:space="0" w:color="auto"/>
            </w:tcBorders>
            <w:shd w:val="clear" w:color="000000" w:fill="FFFFFF"/>
            <w:vAlign w:val="center"/>
          </w:tcPr>
          <w:p w:rsidR="00560DAE" w:rsidRDefault="00560DAE" w:rsidP="00106663">
            <w:pPr>
              <w:jc w:val="center"/>
              <w:rPr>
                <w:rFonts w:cs="Arial"/>
              </w:rPr>
            </w:pPr>
            <w:r>
              <w:rPr>
                <w:rFonts w:cs="Arial"/>
              </w:rPr>
              <w:t>5</w:t>
            </w:r>
          </w:p>
        </w:tc>
        <w:tc>
          <w:tcPr>
            <w:tcW w:w="670" w:type="pct"/>
            <w:tcBorders>
              <w:top w:val="single" w:sz="4" w:space="0" w:color="auto"/>
              <w:left w:val="nil"/>
              <w:bottom w:val="single" w:sz="4" w:space="0" w:color="auto"/>
              <w:right w:val="single" w:sz="4" w:space="0" w:color="auto"/>
            </w:tcBorders>
            <w:shd w:val="clear" w:color="000000" w:fill="FFFFFF"/>
            <w:noWrap/>
            <w:vAlign w:val="center"/>
          </w:tcPr>
          <w:p w:rsidR="00560DAE" w:rsidRDefault="007637FA" w:rsidP="00C76F17">
            <w:pPr>
              <w:jc w:val="center"/>
              <w:rPr>
                <w:rFonts w:cs="Arial"/>
              </w:rPr>
            </w:pPr>
            <w:r>
              <w:rPr>
                <w:rFonts w:cs="Arial"/>
              </w:rPr>
              <w:t>5</w:t>
            </w:r>
          </w:p>
        </w:tc>
        <w:tc>
          <w:tcPr>
            <w:tcW w:w="1385" w:type="pct"/>
            <w:tcBorders>
              <w:top w:val="single" w:sz="4" w:space="0" w:color="auto"/>
              <w:left w:val="nil"/>
              <w:bottom w:val="single" w:sz="4" w:space="0" w:color="auto"/>
              <w:right w:val="single" w:sz="4" w:space="0" w:color="auto"/>
            </w:tcBorders>
            <w:shd w:val="clear" w:color="000000" w:fill="FFFFFF"/>
          </w:tcPr>
          <w:p w:rsidR="00560DAE" w:rsidRPr="004D62E3" w:rsidRDefault="00560DAE" w:rsidP="00560DAE">
            <w:pPr>
              <w:rPr>
                <w:rFonts w:cs="Arial"/>
              </w:rPr>
            </w:pPr>
            <w:r w:rsidRPr="00560DAE">
              <w:rPr>
                <w:rFonts w:cs="Arial"/>
              </w:rPr>
              <w:t>Enrolment Reminder</w:t>
            </w:r>
          </w:p>
        </w:tc>
        <w:tc>
          <w:tcPr>
            <w:tcW w:w="2501" w:type="pct"/>
            <w:tcBorders>
              <w:top w:val="single" w:sz="4" w:space="0" w:color="auto"/>
              <w:left w:val="nil"/>
              <w:bottom w:val="single" w:sz="4" w:space="0" w:color="auto"/>
              <w:right w:val="single" w:sz="4" w:space="0" w:color="auto"/>
            </w:tcBorders>
            <w:shd w:val="clear" w:color="000000" w:fill="FFFFFF"/>
          </w:tcPr>
          <w:p w:rsidR="00560DAE" w:rsidRPr="004D62E3" w:rsidRDefault="00D906B2" w:rsidP="00106663">
            <w:pPr>
              <w:jc w:val="both"/>
              <w:rPr>
                <w:rFonts w:cs="Arial"/>
              </w:rPr>
            </w:pPr>
            <w:r>
              <w:rPr>
                <w:rFonts w:cs="Arial"/>
              </w:rPr>
              <w:t>To send reminder to consumer if consumer is not enrolled within configurable days</w:t>
            </w:r>
          </w:p>
        </w:tc>
      </w:tr>
      <w:tr w:rsidR="00560DAE" w:rsidRPr="00F912B6" w:rsidTr="007637FA">
        <w:trPr>
          <w:trHeight w:val="70"/>
          <w:jc w:val="center"/>
        </w:trPr>
        <w:tc>
          <w:tcPr>
            <w:tcW w:w="444" w:type="pct"/>
            <w:tcBorders>
              <w:top w:val="single" w:sz="4" w:space="0" w:color="auto"/>
              <w:left w:val="single" w:sz="4" w:space="0" w:color="auto"/>
              <w:bottom w:val="single" w:sz="4" w:space="0" w:color="auto"/>
              <w:right w:val="single" w:sz="4" w:space="0" w:color="auto"/>
            </w:tcBorders>
            <w:shd w:val="clear" w:color="000000" w:fill="FFFFFF"/>
            <w:vAlign w:val="center"/>
          </w:tcPr>
          <w:p w:rsidR="00560DAE" w:rsidRDefault="00560DAE" w:rsidP="00106663">
            <w:pPr>
              <w:jc w:val="center"/>
              <w:rPr>
                <w:rFonts w:cs="Arial"/>
              </w:rPr>
            </w:pPr>
            <w:r>
              <w:rPr>
                <w:rFonts w:cs="Arial"/>
              </w:rPr>
              <w:t>6</w:t>
            </w:r>
          </w:p>
        </w:tc>
        <w:tc>
          <w:tcPr>
            <w:tcW w:w="670" w:type="pct"/>
            <w:tcBorders>
              <w:top w:val="single" w:sz="4" w:space="0" w:color="auto"/>
              <w:left w:val="nil"/>
              <w:bottom w:val="single" w:sz="4" w:space="0" w:color="auto"/>
              <w:right w:val="single" w:sz="4" w:space="0" w:color="auto"/>
            </w:tcBorders>
            <w:shd w:val="clear" w:color="000000" w:fill="FFFFFF"/>
            <w:noWrap/>
            <w:vAlign w:val="center"/>
          </w:tcPr>
          <w:p w:rsidR="00560DAE" w:rsidRDefault="007637FA" w:rsidP="00C76F17">
            <w:pPr>
              <w:jc w:val="center"/>
              <w:rPr>
                <w:rFonts w:cs="Arial"/>
              </w:rPr>
            </w:pPr>
            <w:r>
              <w:rPr>
                <w:rFonts w:cs="Arial"/>
              </w:rPr>
              <w:t>6</w:t>
            </w:r>
          </w:p>
        </w:tc>
        <w:tc>
          <w:tcPr>
            <w:tcW w:w="1385" w:type="pct"/>
            <w:tcBorders>
              <w:top w:val="single" w:sz="4" w:space="0" w:color="auto"/>
              <w:left w:val="nil"/>
              <w:bottom w:val="single" w:sz="4" w:space="0" w:color="auto"/>
              <w:right w:val="single" w:sz="4" w:space="0" w:color="auto"/>
            </w:tcBorders>
            <w:shd w:val="clear" w:color="000000" w:fill="FFFFFF"/>
          </w:tcPr>
          <w:p w:rsidR="00560DAE" w:rsidRPr="004D62E3" w:rsidRDefault="00560DAE" w:rsidP="00560DAE">
            <w:pPr>
              <w:rPr>
                <w:rFonts w:cs="Arial"/>
              </w:rPr>
            </w:pPr>
            <w:r w:rsidRPr="00560DAE">
              <w:rPr>
                <w:rFonts w:cs="Arial"/>
              </w:rPr>
              <w:t>Payment Authentication Invitation</w:t>
            </w:r>
          </w:p>
        </w:tc>
        <w:tc>
          <w:tcPr>
            <w:tcW w:w="2501" w:type="pct"/>
            <w:tcBorders>
              <w:top w:val="single" w:sz="4" w:space="0" w:color="auto"/>
              <w:left w:val="nil"/>
              <w:bottom w:val="single" w:sz="4" w:space="0" w:color="auto"/>
              <w:right w:val="single" w:sz="4" w:space="0" w:color="auto"/>
            </w:tcBorders>
            <w:shd w:val="clear" w:color="000000" w:fill="FFFFFF"/>
          </w:tcPr>
          <w:p w:rsidR="00560DAE" w:rsidRPr="004D62E3" w:rsidRDefault="00C76F17" w:rsidP="00106663">
            <w:pPr>
              <w:jc w:val="both"/>
              <w:rPr>
                <w:rFonts w:cs="Arial"/>
              </w:rPr>
            </w:pPr>
            <w:r>
              <w:rPr>
                <w:rFonts w:cs="Arial"/>
              </w:rPr>
              <w:t>If Payment Amount &gt; threshold amount configured by client, then payment authorization will be required</w:t>
            </w:r>
          </w:p>
        </w:tc>
      </w:tr>
      <w:tr w:rsidR="00560DAE" w:rsidRPr="00F912B6" w:rsidTr="007637FA">
        <w:trPr>
          <w:trHeight w:val="80"/>
          <w:jc w:val="center"/>
        </w:trPr>
        <w:tc>
          <w:tcPr>
            <w:tcW w:w="444" w:type="pct"/>
            <w:tcBorders>
              <w:top w:val="single" w:sz="4" w:space="0" w:color="auto"/>
              <w:left w:val="single" w:sz="4" w:space="0" w:color="auto"/>
              <w:bottom w:val="single" w:sz="4" w:space="0" w:color="auto"/>
              <w:right w:val="single" w:sz="4" w:space="0" w:color="auto"/>
            </w:tcBorders>
            <w:shd w:val="clear" w:color="000000" w:fill="FFFFFF"/>
            <w:vAlign w:val="center"/>
          </w:tcPr>
          <w:p w:rsidR="00560DAE" w:rsidRDefault="00560DAE" w:rsidP="00106663">
            <w:pPr>
              <w:jc w:val="center"/>
              <w:rPr>
                <w:rFonts w:cs="Arial"/>
              </w:rPr>
            </w:pPr>
            <w:r>
              <w:rPr>
                <w:rFonts w:cs="Arial"/>
              </w:rPr>
              <w:t>7</w:t>
            </w:r>
          </w:p>
        </w:tc>
        <w:tc>
          <w:tcPr>
            <w:tcW w:w="670" w:type="pct"/>
            <w:tcBorders>
              <w:top w:val="single" w:sz="4" w:space="0" w:color="auto"/>
              <w:left w:val="nil"/>
              <w:bottom w:val="single" w:sz="4" w:space="0" w:color="auto"/>
              <w:right w:val="single" w:sz="4" w:space="0" w:color="auto"/>
            </w:tcBorders>
            <w:shd w:val="clear" w:color="000000" w:fill="FFFFFF"/>
            <w:noWrap/>
            <w:vAlign w:val="center"/>
          </w:tcPr>
          <w:p w:rsidR="00560DAE" w:rsidRDefault="007637FA" w:rsidP="00C76F17">
            <w:pPr>
              <w:jc w:val="center"/>
              <w:rPr>
                <w:rFonts w:cs="Arial"/>
              </w:rPr>
            </w:pPr>
            <w:r>
              <w:rPr>
                <w:rFonts w:cs="Arial"/>
              </w:rPr>
              <w:t>7</w:t>
            </w:r>
          </w:p>
        </w:tc>
        <w:tc>
          <w:tcPr>
            <w:tcW w:w="1385" w:type="pct"/>
            <w:tcBorders>
              <w:top w:val="single" w:sz="4" w:space="0" w:color="auto"/>
              <w:left w:val="nil"/>
              <w:bottom w:val="single" w:sz="4" w:space="0" w:color="auto"/>
              <w:right w:val="single" w:sz="4" w:space="0" w:color="auto"/>
            </w:tcBorders>
            <w:shd w:val="clear" w:color="000000" w:fill="FFFFFF"/>
          </w:tcPr>
          <w:p w:rsidR="00560DAE" w:rsidRPr="004D62E3" w:rsidRDefault="00560DAE" w:rsidP="00560DAE">
            <w:pPr>
              <w:spacing w:after="0"/>
              <w:rPr>
                <w:rFonts w:cs="Arial"/>
              </w:rPr>
            </w:pPr>
            <w:r>
              <w:rPr>
                <w:rFonts w:ascii="Calibri" w:hAnsi="Calibri" w:cs="Calibri"/>
                <w:color w:val="000000"/>
                <w:sz w:val="22"/>
                <w:szCs w:val="22"/>
              </w:rPr>
              <w:t>Payment Authentication OTP</w:t>
            </w:r>
          </w:p>
        </w:tc>
        <w:tc>
          <w:tcPr>
            <w:tcW w:w="2501" w:type="pct"/>
            <w:tcBorders>
              <w:top w:val="single" w:sz="4" w:space="0" w:color="auto"/>
              <w:left w:val="nil"/>
              <w:bottom w:val="single" w:sz="4" w:space="0" w:color="auto"/>
              <w:right w:val="single" w:sz="4" w:space="0" w:color="auto"/>
            </w:tcBorders>
            <w:shd w:val="clear" w:color="000000" w:fill="FFFFFF"/>
          </w:tcPr>
          <w:p w:rsidR="00560DAE" w:rsidRPr="004D62E3" w:rsidRDefault="00D906B2" w:rsidP="00106663">
            <w:pPr>
              <w:jc w:val="both"/>
              <w:rPr>
                <w:rFonts w:cs="Arial"/>
              </w:rPr>
            </w:pPr>
            <w:r w:rsidRPr="00D906B2">
              <w:rPr>
                <w:rFonts w:cs="Arial"/>
              </w:rPr>
              <w:t>This mail notification will send OTP to consumer for payment  Authorization.</w:t>
            </w:r>
          </w:p>
        </w:tc>
      </w:tr>
      <w:tr w:rsidR="00560DAE" w:rsidRPr="00F912B6" w:rsidTr="007637FA">
        <w:trPr>
          <w:trHeight w:val="170"/>
          <w:jc w:val="center"/>
        </w:trPr>
        <w:tc>
          <w:tcPr>
            <w:tcW w:w="444" w:type="pct"/>
            <w:tcBorders>
              <w:top w:val="single" w:sz="4" w:space="0" w:color="auto"/>
              <w:left w:val="single" w:sz="4" w:space="0" w:color="auto"/>
              <w:bottom w:val="single" w:sz="4" w:space="0" w:color="auto"/>
              <w:right w:val="single" w:sz="4" w:space="0" w:color="auto"/>
            </w:tcBorders>
            <w:shd w:val="clear" w:color="000000" w:fill="FFFFFF"/>
            <w:vAlign w:val="center"/>
          </w:tcPr>
          <w:p w:rsidR="00560DAE" w:rsidRDefault="00560DAE" w:rsidP="00106663">
            <w:pPr>
              <w:jc w:val="center"/>
              <w:rPr>
                <w:rFonts w:cs="Arial"/>
              </w:rPr>
            </w:pPr>
            <w:r>
              <w:rPr>
                <w:rFonts w:cs="Arial"/>
              </w:rPr>
              <w:t>8</w:t>
            </w:r>
          </w:p>
        </w:tc>
        <w:tc>
          <w:tcPr>
            <w:tcW w:w="670" w:type="pct"/>
            <w:tcBorders>
              <w:top w:val="single" w:sz="4" w:space="0" w:color="auto"/>
              <w:left w:val="nil"/>
              <w:bottom w:val="single" w:sz="4" w:space="0" w:color="auto"/>
              <w:right w:val="single" w:sz="4" w:space="0" w:color="auto"/>
            </w:tcBorders>
            <w:shd w:val="clear" w:color="000000" w:fill="FFFFFF"/>
            <w:noWrap/>
            <w:vAlign w:val="center"/>
          </w:tcPr>
          <w:p w:rsidR="00560DAE" w:rsidRDefault="007637FA" w:rsidP="00C76F17">
            <w:pPr>
              <w:jc w:val="center"/>
              <w:rPr>
                <w:rFonts w:cs="Arial"/>
              </w:rPr>
            </w:pPr>
            <w:r>
              <w:rPr>
                <w:rFonts w:cs="Arial"/>
              </w:rPr>
              <w:t>8</w:t>
            </w:r>
          </w:p>
        </w:tc>
        <w:tc>
          <w:tcPr>
            <w:tcW w:w="1385" w:type="pct"/>
            <w:tcBorders>
              <w:top w:val="single" w:sz="4" w:space="0" w:color="auto"/>
              <w:left w:val="nil"/>
              <w:bottom w:val="single" w:sz="4" w:space="0" w:color="auto"/>
              <w:right w:val="single" w:sz="4" w:space="0" w:color="auto"/>
            </w:tcBorders>
            <w:shd w:val="clear" w:color="000000" w:fill="FFFFFF"/>
          </w:tcPr>
          <w:p w:rsidR="00560DAE" w:rsidRPr="004D62E3" w:rsidRDefault="00560DAE" w:rsidP="00560DAE">
            <w:pPr>
              <w:rPr>
                <w:rFonts w:cs="Arial"/>
              </w:rPr>
            </w:pPr>
            <w:r w:rsidRPr="00560DAE">
              <w:rPr>
                <w:rFonts w:cs="Arial"/>
              </w:rPr>
              <w:t>Payment Authentication Confirmation</w:t>
            </w:r>
          </w:p>
        </w:tc>
        <w:tc>
          <w:tcPr>
            <w:tcW w:w="2501" w:type="pct"/>
            <w:tcBorders>
              <w:top w:val="single" w:sz="4" w:space="0" w:color="auto"/>
              <w:left w:val="nil"/>
              <w:bottom w:val="single" w:sz="4" w:space="0" w:color="auto"/>
              <w:right w:val="single" w:sz="4" w:space="0" w:color="auto"/>
            </w:tcBorders>
            <w:shd w:val="clear" w:color="000000" w:fill="FFFFFF"/>
          </w:tcPr>
          <w:p w:rsidR="00560DAE" w:rsidRPr="004D62E3" w:rsidRDefault="00C76F17" w:rsidP="00106663">
            <w:pPr>
              <w:jc w:val="both"/>
              <w:rPr>
                <w:rFonts w:cs="Arial"/>
              </w:rPr>
            </w:pPr>
            <w:r w:rsidRPr="00C76F17">
              <w:rPr>
                <w:rFonts w:cs="Arial"/>
              </w:rPr>
              <w:t>Consumer receives this notification in case Payment Authentication done successfully.</w:t>
            </w:r>
          </w:p>
        </w:tc>
      </w:tr>
      <w:tr w:rsidR="00560DAE" w:rsidRPr="00F912B6" w:rsidTr="007637FA">
        <w:trPr>
          <w:trHeight w:val="170"/>
          <w:jc w:val="center"/>
        </w:trPr>
        <w:tc>
          <w:tcPr>
            <w:tcW w:w="444" w:type="pct"/>
            <w:tcBorders>
              <w:top w:val="single" w:sz="4" w:space="0" w:color="auto"/>
              <w:left w:val="single" w:sz="4" w:space="0" w:color="auto"/>
              <w:bottom w:val="single" w:sz="4" w:space="0" w:color="auto"/>
              <w:right w:val="single" w:sz="4" w:space="0" w:color="auto"/>
            </w:tcBorders>
            <w:shd w:val="clear" w:color="000000" w:fill="FFFFFF"/>
            <w:vAlign w:val="center"/>
          </w:tcPr>
          <w:p w:rsidR="00560DAE" w:rsidRDefault="00560DAE" w:rsidP="00106663">
            <w:pPr>
              <w:jc w:val="center"/>
              <w:rPr>
                <w:rFonts w:cs="Arial"/>
              </w:rPr>
            </w:pPr>
            <w:r>
              <w:rPr>
                <w:rFonts w:cs="Arial"/>
              </w:rPr>
              <w:t>9</w:t>
            </w:r>
          </w:p>
        </w:tc>
        <w:tc>
          <w:tcPr>
            <w:tcW w:w="670" w:type="pct"/>
            <w:tcBorders>
              <w:top w:val="single" w:sz="4" w:space="0" w:color="auto"/>
              <w:left w:val="nil"/>
              <w:bottom w:val="single" w:sz="4" w:space="0" w:color="auto"/>
              <w:right w:val="single" w:sz="4" w:space="0" w:color="auto"/>
            </w:tcBorders>
            <w:shd w:val="clear" w:color="000000" w:fill="FFFFFF"/>
            <w:noWrap/>
            <w:vAlign w:val="center"/>
          </w:tcPr>
          <w:p w:rsidR="00560DAE" w:rsidRDefault="00C76F17" w:rsidP="00C76F17">
            <w:pPr>
              <w:jc w:val="center"/>
              <w:rPr>
                <w:rFonts w:cs="Arial"/>
              </w:rPr>
            </w:pPr>
            <w:r>
              <w:rPr>
                <w:rFonts w:cs="Arial"/>
              </w:rPr>
              <w:t>9</w:t>
            </w:r>
          </w:p>
        </w:tc>
        <w:tc>
          <w:tcPr>
            <w:tcW w:w="1385" w:type="pct"/>
            <w:tcBorders>
              <w:top w:val="single" w:sz="4" w:space="0" w:color="auto"/>
              <w:left w:val="nil"/>
              <w:bottom w:val="single" w:sz="4" w:space="0" w:color="auto"/>
              <w:right w:val="single" w:sz="4" w:space="0" w:color="auto"/>
            </w:tcBorders>
            <w:shd w:val="clear" w:color="000000" w:fill="FFFFFF"/>
          </w:tcPr>
          <w:p w:rsidR="00560DAE" w:rsidRPr="00560DAE" w:rsidRDefault="00560DAE" w:rsidP="00560DAE">
            <w:pPr>
              <w:rPr>
                <w:rFonts w:cs="Arial"/>
              </w:rPr>
            </w:pPr>
            <w:r w:rsidRPr="00560DAE">
              <w:rPr>
                <w:rFonts w:cs="Arial"/>
              </w:rPr>
              <w:t>Profile Update</w:t>
            </w:r>
          </w:p>
        </w:tc>
        <w:tc>
          <w:tcPr>
            <w:tcW w:w="2501" w:type="pct"/>
            <w:tcBorders>
              <w:top w:val="single" w:sz="4" w:space="0" w:color="auto"/>
              <w:left w:val="nil"/>
              <w:bottom w:val="single" w:sz="4" w:space="0" w:color="auto"/>
              <w:right w:val="single" w:sz="4" w:space="0" w:color="auto"/>
            </w:tcBorders>
            <w:shd w:val="clear" w:color="000000" w:fill="FFFFFF"/>
          </w:tcPr>
          <w:p w:rsidR="00560DAE" w:rsidRPr="004D62E3" w:rsidRDefault="00D906B2" w:rsidP="00106663">
            <w:pPr>
              <w:jc w:val="both"/>
              <w:rPr>
                <w:rFonts w:cs="Arial"/>
              </w:rPr>
            </w:pPr>
            <w:r>
              <w:rPr>
                <w:rFonts w:cs="Arial"/>
              </w:rPr>
              <w:t>Any update made by the consumer in his profile</w:t>
            </w:r>
          </w:p>
        </w:tc>
      </w:tr>
      <w:tr w:rsidR="00560DAE" w:rsidRPr="00F912B6" w:rsidTr="007637FA">
        <w:trPr>
          <w:trHeight w:val="170"/>
          <w:jc w:val="center"/>
        </w:trPr>
        <w:tc>
          <w:tcPr>
            <w:tcW w:w="444" w:type="pct"/>
            <w:tcBorders>
              <w:top w:val="single" w:sz="4" w:space="0" w:color="auto"/>
              <w:left w:val="single" w:sz="4" w:space="0" w:color="auto"/>
              <w:bottom w:val="single" w:sz="4" w:space="0" w:color="auto"/>
              <w:right w:val="single" w:sz="4" w:space="0" w:color="auto"/>
            </w:tcBorders>
            <w:shd w:val="clear" w:color="000000" w:fill="FFFFFF"/>
            <w:vAlign w:val="center"/>
          </w:tcPr>
          <w:p w:rsidR="00560DAE" w:rsidRDefault="00560DAE" w:rsidP="00106663">
            <w:pPr>
              <w:jc w:val="center"/>
              <w:rPr>
                <w:rFonts w:cs="Arial"/>
              </w:rPr>
            </w:pPr>
            <w:r>
              <w:rPr>
                <w:rFonts w:cs="Arial"/>
              </w:rPr>
              <w:t>10</w:t>
            </w:r>
          </w:p>
        </w:tc>
        <w:tc>
          <w:tcPr>
            <w:tcW w:w="670" w:type="pct"/>
            <w:tcBorders>
              <w:top w:val="single" w:sz="4" w:space="0" w:color="auto"/>
              <w:left w:val="nil"/>
              <w:bottom w:val="single" w:sz="4" w:space="0" w:color="auto"/>
              <w:right w:val="single" w:sz="4" w:space="0" w:color="auto"/>
            </w:tcBorders>
            <w:shd w:val="clear" w:color="000000" w:fill="FFFFFF"/>
            <w:noWrap/>
            <w:vAlign w:val="center"/>
          </w:tcPr>
          <w:p w:rsidR="00560DAE" w:rsidRDefault="00C76F17" w:rsidP="00C76F17">
            <w:pPr>
              <w:jc w:val="center"/>
              <w:rPr>
                <w:rFonts w:cs="Arial"/>
              </w:rPr>
            </w:pPr>
            <w:r>
              <w:rPr>
                <w:rFonts w:cs="Arial"/>
              </w:rPr>
              <w:t>10</w:t>
            </w:r>
          </w:p>
        </w:tc>
        <w:tc>
          <w:tcPr>
            <w:tcW w:w="1385" w:type="pct"/>
            <w:tcBorders>
              <w:top w:val="single" w:sz="4" w:space="0" w:color="auto"/>
              <w:left w:val="nil"/>
              <w:bottom w:val="single" w:sz="4" w:space="0" w:color="auto"/>
              <w:right w:val="single" w:sz="4" w:space="0" w:color="auto"/>
            </w:tcBorders>
            <w:shd w:val="clear" w:color="000000" w:fill="FFFFFF"/>
          </w:tcPr>
          <w:p w:rsidR="00560DAE" w:rsidRPr="00560DAE" w:rsidRDefault="00560DAE" w:rsidP="00560DAE">
            <w:pPr>
              <w:rPr>
                <w:rFonts w:cs="Arial"/>
              </w:rPr>
            </w:pPr>
            <w:r w:rsidRPr="00560DAE">
              <w:rPr>
                <w:rFonts w:cs="Arial"/>
              </w:rPr>
              <w:t>Password Update</w:t>
            </w:r>
          </w:p>
        </w:tc>
        <w:tc>
          <w:tcPr>
            <w:tcW w:w="2501" w:type="pct"/>
            <w:tcBorders>
              <w:top w:val="single" w:sz="4" w:space="0" w:color="auto"/>
              <w:left w:val="nil"/>
              <w:bottom w:val="single" w:sz="4" w:space="0" w:color="auto"/>
              <w:right w:val="single" w:sz="4" w:space="0" w:color="auto"/>
            </w:tcBorders>
            <w:shd w:val="clear" w:color="000000" w:fill="FFFFFF"/>
          </w:tcPr>
          <w:p w:rsidR="00560DAE" w:rsidRPr="004D62E3" w:rsidRDefault="00D906B2" w:rsidP="00106663">
            <w:pPr>
              <w:jc w:val="both"/>
              <w:rPr>
                <w:rFonts w:cs="Arial"/>
              </w:rPr>
            </w:pPr>
            <w:r>
              <w:rPr>
                <w:rFonts w:cs="Arial"/>
              </w:rPr>
              <w:t>Consumer updates the password</w:t>
            </w:r>
          </w:p>
        </w:tc>
      </w:tr>
      <w:tr w:rsidR="007637FA" w:rsidRPr="00F912B6" w:rsidTr="007637FA">
        <w:trPr>
          <w:trHeight w:val="170"/>
          <w:jc w:val="center"/>
        </w:trPr>
        <w:tc>
          <w:tcPr>
            <w:tcW w:w="444" w:type="pct"/>
            <w:tcBorders>
              <w:top w:val="single" w:sz="4" w:space="0" w:color="auto"/>
              <w:left w:val="single" w:sz="4" w:space="0" w:color="auto"/>
              <w:bottom w:val="single" w:sz="4" w:space="0" w:color="auto"/>
              <w:right w:val="single" w:sz="4" w:space="0" w:color="auto"/>
            </w:tcBorders>
            <w:shd w:val="clear" w:color="000000" w:fill="FFFFFF"/>
            <w:vAlign w:val="center"/>
          </w:tcPr>
          <w:p w:rsidR="007637FA" w:rsidRDefault="007637FA" w:rsidP="00106663">
            <w:pPr>
              <w:jc w:val="center"/>
              <w:rPr>
                <w:rFonts w:cs="Arial"/>
              </w:rPr>
            </w:pPr>
            <w:r>
              <w:rPr>
                <w:rFonts w:cs="Arial"/>
              </w:rPr>
              <w:t>11</w:t>
            </w:r>
          </w:p>
        </w:tc>
        <w:tc>
          <w:tcPr>
            <w:tcW w:w="670" w:type="pct"/>
            <w:tcBorders>
              <w:top w:val="single" w:sz="4" w:space="0" w:color="auto"/>
              <w:left w:val="nil"/>
              <w:bottom w:val="single" w:sz="4" w:space="0" w:color="auto"/>
              <w:right w:val="single" w:sz="4" w:space="0" w:color="auto"/>
            </w:tcBorders>
            <w:shd w:val="clear" w:color="000000" w:fill="FFFFFF"/>
            <w:noWrap/>
            <w:vAlign w:val="center"/>
          </w:tcPr>
          <w:p w:rsidR="007637FA" w:rsidRDefault="00C76F17" w:rsidP="00C76F17">
            <w:pPr>
              <w:jc w:val="center"/>
              <w:rPr>
                <w:rFonts w:cs="Arial"/>
              </w:rPr>
            </w:pPr>
            <w:r>
              <w:rPr>
                <w:rFonts w:cs="Arial"/>
              </w:rPr>
              <w:t>11</w:t>
            </w:r>
          </w:p>
        </w:tc>
        <w:tc>
          <w:tcPr>
            <w:tcW w:w="1385" w:type="pct"/>
            <w:tcBorders>
              <w:top w:val="single" w:sz="4" w:space="0" w:color="auto"/>
              <w:left w:val="nil"/>
              <w:bottom w:val="single" w:sz="4" w:space="0" w:color="auto"/>
              <w:right w:val="single" w:sz="4" w:space="0" w:color="auto"/>
            </w:tcBorders>
            <w:shd w:val="clear" w:color="000000" w:fill="FFFFFF"/>
          </w:tcPr>
          <w:p w:rsidR="007637FA" w:rsidRPr="00560DAE" w:rsidRDefault="007637FA" w:rsidP="00560DAE">
            <w:pPr>
              <w:rPr>
                <w:rFonts w:cs="Arial"/>
              </w:rPr>
            </w:pPr>
            <w:r>
              <w:rPr>
                <w:rFonts w:cs="Arial"/>
              </w:rPr>
              <w:t>Password Reset</w:t>
            </w:r>
          </w:p>
        </w:tc>
        <w:tc>
          <w:tcPr>
            <w:tcW w:w="2501" w:type="pct"/>
            <w:tcBorders>
              <w:top w:val="single" w:sz="4" w:space="0" w:color="auto"/>
              <w:left w:val="nil"/>
              <w:bottom w:val="single" w:sz="4" w:space="0" w:color="auto"/>
              <w:right w:val="single" w:sz="4" w:space="0" w:color="auto"/>
            </w:tcBorders>
            <w:shd w:val="clear" w:color="000000" w:fill="FFFFFF"/>
          </w:tcPr>
          <w:p w:rsidR="007637FA" w:rsidRPr="004D62E3" w:rsidRDefault="00D906B2" w:rsidP="00106663">
            <w:pPr>
              <w:jc w:val="both"/>
              <w:rPr>
                <w:rFonts w:cs="Arial"/>
              </w:rPr>
            </w:pPr>
            <w:r>
              <w:rPr>
                <w:rFonts w:cs="Arial"/>
              </w:rPr>
              <w:t xml:space="preserve">Consumer resets the password </w:t>
            </w:r>
          </w:p>
        </w:tc>
      </w:tr>
      <w:tr w:rsidR="007637FA" w:rsidRPr="00F912B6" w:rsidTr="007637FA">
        <w:trPr>
          <w:trHeight w:val="170"/>
          <w:jc w:val="center"/>
        </w:trPr>
        <w:tc>
          <w:tcPr>
            <w:tcW w:w="444" w:type="pct"/>
            <w:tcBorders>
              <w:top w:val="single" w:sz="4" w:space="0" w:color="auto"/>
              <w:left w:val="single" w:sz="4" w:space="0" w:color="auto"/>
              <w:bottom w:val="single" w:sz="4" w:space="0" w:color="auto"/>
              <w:right w:val="single" w:sz="4" w:space="0" w:color="auto"/>
            </w:tcBorders>
            <w:shd w:val="clear" w:color="000000" w:fill="FFFFFF"/>
            <w:vAlign w:val="center"/>
          </w:tcPr>
          <w:p w:rsidR="007637FA" w:rsidRDefault="007637FA" w:rsidP="00106663">
            <w:pPr>
              <w:jc w:val="center"/>
              <w:rPr>
                <w:rFonts w:cs="Arial"/>
              </w:rPr>
            </w:pPr>
            <w:r>
              <w:rPr>
                <w:rFonts w:cs="Arial"/>
              </w:rPr>
              <w:t>12</w:t>
            </w:r>
          </w:p>
        </w:tc>
        <w:tc>
          <w:tcPr>
            <w:tcW w:w="670" w:type="pct"/>
            <w:tcBorders>
              <w:top w:val="single" w:sz="4" w:space="0" w:color="auto"/>
              <w:left w:val="nil"/>
              <w:bottom w:val="single" w:sz="4" w:space="0" w:color="auto"/>
              <w:right w:val="single" w:sz="4" w:space="0" w:color="auto"/>
            </w:tcBorders>
            <w:shd w:val="clear" w:color="000000" w:fill="FFFFFF"/>
            <w:noWrap/>
            <w:vAlign w:val="center"/>
          </w:tcPr>
          <w:p w:rsidR="007637FA" w:rsidRDefault="00C76F17" w:rsidP="00C76F17">
            <w:pPr>
              <w:jc w:val="center"/>
              <w:rPr>
                <w:rFonts w:cs="Arial"/>
              </w:rPr>
            </w:pPr>
            <w:r>
              <w:rPr>
                <w:rFonts w:cs="Arial"/>
              </w:rPr>
              <w:t>12</w:t>
            </w:r>
          </w:p>
        </w:tc>
        <w:tc>
          <w:tcPr>
            <w:tcW w:w="1385" w:type="pct"/>
            <w:tcBorders>
              <w:top w:val="single" w:sz="4" w:space="0" w:color="auto"/>
              <w:left w:val="nil"/>
              <w:bottom w:val="single" w:sz="4" w:space="0" w:color="auto"/>
              <w:right w:val="single" w:sz="4" w:space="0" w:color="auto"/>
            </w:tcBorders>
            <w:shd w:val="clear" w:color="000000" w:fill="FFFFFF"/>
          </w:tcPr>
          <w:p w:rsidR="007637FA" w:rsidRDefault="007637FA" w:rsidP="00560DAE">
            <w:pPr>
              <w:spacing w:after="0"/>
              <w:rPr>
                <w:rFonts w:ascii="Calibri" w:hAnsi="Calibri" w:cs="Calibri"/>
                <w:color w:val="000000"/>
                <w:sz w:val="22"/>
                <w:szCs w:val="22"/>
              </w:rPr>
            </w:pPr>
            <w:r w:rsidRPr="00560DAE">
              <w:rPr>
                <w:rFonts w:cs="Arial"/>
              </w:rPr>
              <w:t xml:space="preserve">Payment Preference Details Update </w:t>
            </w:r>
            <w:r>
              <w:rPr>
                <w:rFonts w:cs="Arial"/>
              </w:rPr>
              <w:t>–</w:t>
            </w:r>
            <w:r w:rsidRPr="00560DAE">
              <w:rPr>
                <w:rFonts w:cs="Arial"/>
              </w:rPr>
              <w:t xml:space="preserve"> Bank</w:t>
            </w:r>
          </w:p>
        </w:tc>
        <w:tc>
          <w:tcPr>
            <w:tcW w:w="2501" w:type="pct"/>
            <w:tcBorders>
              <w:top w:val="single" w:sz="4" w:space="0" w:color="auto"/>
              <w:left w:val="nil"/>
              <w:bottom w:val="single" w:sz="4" w:space="0" w:color="auto"/>
              <w:right w:val="single" w:sz="4" w:space="0" w:color="auto"/>
            </w:tcBorders>
            <w:shd w:val="clear" w:color="000000" w:fill="FFFFFF"/>
          </w:tcPr>
          <w:p w:rsidR="007637FA" w:rsidRPr="004D62E3" w:rsidRDefault="00D906B2" w:rsidP="00D906B2">
            <w:pPr>
              <w:jc w:val="both"/>
              <w:rPr>
                <w:rFonts w:cs="Arial"/>
              </w:rPr>
            </w:pPr>
            <w:r>
              <w:rPr>
                <w:rFonts w:cs="Arial"/>
              </w:rPr>
              <w:t>Consumer update details of his Bank Account</w:t>
            </w:r>
          </w:p>
        </w:tc>
      </w:tr>
      <w:tr w:rsidR="00560DAE" w:rsidRPr="00F912B6" w:rsidTr="007637FA">
        <w:trPr>
          <w:trHeight w:val="170"/>
          <w:jc w:val="center"/>
        </w:trPr>
        <w:tc>
          <w:tcPr>
            <w:tcW w:w="444" w:type="pct"/>
            <w:tcBorders>
              <w:top w:val="single" w:sz="4" w:space="0" w:color="auto"/>
              <w:left w:val="single" w:sz="4" w:space="0" w:color="auto"/>
              <w:bottom w:val="single" w:sz="4" w:space="0" w:color="auto"/>
              <w:right w:val="single" w:sz="4" w:space="0" w:color="auto"/>
            </w:tcBorders>
            <w:shd w:val="clear" w:color="000000" w:fill="FFFFFF"/>
            <w:vAlign w:val="center"/>
          </w:tcPr>
          <w:p w:rsidR="00560DAE" w:rsidRDefault="00560DAE" w:rsidP="00106663">
            <w:pPr>
              <w:jc w:val="center"/>
              <w:rPr>
                <w:rFonts w:cs="Arial"/>
              </w:rPr>
            </w:pPr>
            <w:r>
              <w:rPr>
                <w:rFonts w:cs="Arial"/>
              </w:rPr>
              <w:t>1</w:t>
            </w:r>
            <w:r w:rsidR="007637FA">
              <w:rPr>
                <w:rFonts w:cs="Arial"/>
              </w:rPr>
              <w:t>3</w:t>
            </w:r>
          </w:p>
        </w:tc>
        <w:tc>
          <w:tcPr>
            <w:tcW w:w="670" w:type="pct"/>
            <w:tcBorders>
              <w:top w:val="single" w:sz="4" w:space="0" w:color="auto"/>
              <w:left w:val="nil"/>
              <w:bottom w:val="single" w:sz="4" w:space="0" w:color="auto"/>
              <w:right w:val="single" w:sz="4" w:space="0" w:color="auto"/>
            </w:tcBorders>
            <w:shd w:val="clear" w:color="000000" w:fill="FFFFFF"/>
            <w:noWrap/>
            <w:vAlign w:val="center"/>
          </w:tcPr>
          <w:p w:rsidR="00560DAE" w:rsidRDefault="00C76F17" w:rsidP="00C76F17">
            <w:pPr>
              <w:jc w:val="center"/>
              <w:rPr>
                <w:rFonts w:cs="Arial"/>
              </w:rPr>
            </w:pPr>
            <w:r>
              <w:rPr>
                <w:rFonts w:cs="Arial"/>
              </w:rPr>
              <w:t>13</w:t>
            </w:r>
          </w:p>
        </w:tc>
        <w:tc>
          <w:tcPr>
            <w:tcW w:w="1385" w:type="pct"/>
            <w:tcBorders>
              <w:top w:val="single" w:sz="4" w:space="0" w:color="auto"/>
              <w:left w:val="nil"/>
              <w:bottom w:val="single" w:sz="4" w:space="0" w:color="auto"/>
              <w:right w:val="single" w:sz="4" w:space="0" w:color="auto"/>
            </w:tcBorders>
            <w:shd w:val="clear" w:color="000000" w:fill="FFFFFF"/>
          </w:tcPr>
          <w:p w:rsidR="00560DAE" w:rsidRDefault="00560DAE" w:rsidP="00560DAE">
            <w:pPr>
              <w:spacing w:after="0"/>
              <w:rPr>
                <w:rFonts w:ascii="Calibri" w:hAnsi="Calibri" w:cs="Calibri"/>
                <w:color w:val="000000"/>
                <w:sz w:val="22"/>
                <w:szCs w:val="22"/>
              </w:rPr>
            </w:pPr>
            <w:r w:rsidRPr="00560DAE">
              <w:rPr>
                <w:rFonts w:ascii="Calibri" w:hAnsi="Calibri" w:cs="Calibri"/>
                <w:color w:val="000000"/>
                <w:sz w:val="22"/>
                <w:szCs w:val="22"/>
              </w:rPr>
              <w:t xml:space="preserve">Payment Preference </w:t>
            </w:r>
            <w:r w:rsidR="00C76F17">
              <w:rPr>
                <w:rFonts w:ascii="Calibri" w:hAnsi="Calibri" w:cs="Calibri"/>
                <w:color w:val="000000"/>
                <w:sz w:val="22"/>
                <w:szCs w:val="22"/>
              </w:rPr>
              <w:t xml:space="preserve">Details </w:t>
            </w:r>
            <w:r w:rsidRPr="00560DAE">
              <w:rPr>
                <w:rFonts w:ascii="Calibri" w:hAnsi="Calibri" w:cs="Calibri"/>
                <w:color w:val="000000"/>
                <w:sz w:val="22"/>
                <w:szCs w:val="22"/>
              </w:rPr>
              <w:t>Update - Check</w:t>
            </w:r>
          </w:p>
        </w:tc>
        <w:tc>
          <w:tcPr>
            <w:tcW w:w="2501" w:type="pct"/>
            <w:tcBorders>
              <w:top w:val="single" w:sz="4" w:space="0" w:color="auto"/>
              <w:left w:val="nil"/>
              <w:bottom w:val="single" w:sz="4" w:space="0" w:color="auto"/>
              <w:right w:val="single" w:sz="4" w:space="0" w:color="auto"/>
            </w:tcBorders>
            <w:shd w:val="clear" w:color="000000" w:fill="FFFFFF"/>
          </w:tcPr>
          <w:p w:rsidR="00560DAE" w:rsidRPr="004D62E3" w:rsidRDefault="00D906B2" w:rsidP="00D906B2">
            <w:pPr>
              <w:jc w:val="both"/>
              <w:rPr>
                <w:rFonts w:cs="Arial"/>
              </w:rPr>
            </w:pPr>
            <w:r>
              <w:rPr>
                <w:rFonts w:cs="Arial"/>
              </w:rPr>
              <w:t>Consumer update details for check</w:t>
            </w:r>
          </w:p>
        </w:tc>
      </w:tr>
      <w:tr w:rsidR="00560DAE" w:rsidRPr="00F912B6" w:rsidTr="007637FA">
        <w:trPr>
          <w:trHeight w:val="170"/>
          <w:jc w:val="center"/>
        </w:trPr>
        <w:tc>
          <w:tcPr>
            <w:tcW w:w="444" w:type="pct"/>
            <w:tcBorders>
              <w:top w:val="single" w:sz="4" w:space="0" w:color="auto"/>
              <w:left w:val="single" w:sz="4" w:space="0" w:color="auto"/>
              <w:bottom w:val="single" w:sz="4" w:space="0" w:color="auto"/>
              <w:right w:val="single" w:sz="4" w:space="0" w:color="auto"/>
            </w:tcBorders>
            <w:shd w:val="clear" w:color="000000" w:fill="FFFFFF"/>
            <w:vAlign w:val="center"/>
          </w:tcPr>
          <w:p w:rsidR="00560DAE" w:rsidRDefault="00560DAE" w:rsidP="00106663">
            <w:pPr>
              <w:jc w:val="center"/>
              <w:rPr>
                <w:rFonts w:cs="Arial"/>
              </w:rPr>
            </w:pPr>
            <w:r>
              <w:rPr>
                <w:rFonts w:cs="Arial"/>
              </w:rPr>
              <w:t>1</w:t>
            </w:r>
            <w:r w:rsidR="007637FA">
              <w:rPr>
                <w:rFonts w:cs="Arial"/>
              </w:rPr>
              <w:t>4</w:t>
            </w:r>
          </w:p>
        </w:tc>
        <w:tc>
          <w:tcPr>
            <w:tcW w:w="670" w:type="pct"/>
            <w:tcBorders>
              <w:top w:val="single" w:sz="4" w:space="0" w:color="auto"/>
              <w:left w:val="nil"/>
              <w:bottom w:val="single" w:sz="4" w:space="0" w:color="auto"/>
              <w:right w:val="single" w:sz="4" w:space="0" w:color="auto"/>
            </w:tcBorders>
            <w:shd w:val="clear" w:color="000000" w:fill="FFFFFF"/>
            <w:noWrap/>
            <w:vAlign w:val="center"/>
          </w:tcPr>
          <w:p w:rsidR="00560DAE" w:rsidRDefault="00C76F17" w:rsidP="00C76F17">
            <w:pPr>
              <w:jc w:val="center"/>
              <w:rPr>
                <w:rFonts w:cs="Arial"/>
              </w:rPr>
            </w:pPr>
            <w:r>
              <w:rPr>
                <w:rFonts w:cs="Arial"/>
              </w:rPr>
              <w:t>14</w:t>
            </w:r>
          </w:p>
        </w:tc>
        <w:tc>
          <w:tcPr>
            <w:tcW w:w="1385" w:type="pct"/>
            <w:tcBorders>
              <w:top w:val="single" w:sz="4" w:space="0" w:color="auto"/>
              <w:left w:val="nil"/>
              <w:bottom w:val="single" w:sz="4" w:space="0" w:color="auto"/>
              <w:right w:val="single" w:sz="4" w:space="0" w:color="auto"/>
            </w:tcBorders>
            <w:shd w:val="clear" w:color="000000" w:fill="FFFFFF"/>
          </w:tcPr>
          <w:p w:rsidR="00560DAE" w:rsidRDefault="00560DAE" w:rsidP="00560DAE">
            <w:pPr>
              <w:spacing w:after="0"/>
              <w:rPr>
                <w:rFonts w:ascii="Calibri" w:hAnsi="Calibri" w:cs="Calibri"/>
                <w:color w:val="000000"/>
                <w:sz w:val="22"/>
                <w:szCs w:val="22"/>
              </w:rPr>
            </w:pPr>
            <w:r w:rsidRPr="00560DAE">
              <w:rPr>
                <w:rFonts w:ascii="Calibri" w:hAnsi="Calibri" w:cs="Calibri"/>
                <w:color w:val="000000"/>
                <w:sz w:val="22"/>
                <w:szCs w:val="22"/>
              </w:rPr>
              <w:t>Payment Preference</w:t>
            </w:r>
            <w:r w:rsidR="00C76F17">
              <w:rPr>
                <w:rFonts w:ascii="Calibri" w:hAnsi="Calibri" w:cs="Calibri"/>
                <w:color w:val="000000"/>
                <w:sz w:val="22"/>
                <w:szCs w:val="22"/>
              </w:rPr>
              <w:t xml:space="preserve"> Details</w:t>
            </w:r>
            <w:r w:rsidRPr="00560DAE">
              <w:rPr>
                <w:rFonts w:ascii="Calibri" w:hAnsi="Calibri" w:cs="Calibri"/>
                <w:color w:val="000000"/>
                <w:sz w:val="22"/>
                <w:szCs w:val="22"/>
              </w:rPr>
              <w:t xml:space="preserve"> Update - Zelle</w:t>
            </w:r>
          </w:p>
        </w:tc>
        <w:tc>
          <w:tcPr>
            <w:tcW w:w="2501" w:type="pct"/>
            <w:tcBorders>
              <w:top w:val="single" w:sz="4" w:space="0" w:color="auto"/>
              <w:left w:val="nil"/>
              <w:bottom w:val="single" w:sz="4" w:space="0" w:color="auto"/>
              <w:right w:val="single" w:sz="4" w:space="0" w:color="auto"/>
            </w:tcBorders>
            <w:shd w:val="clear" w:color="000000" w:fill="FFFFFF"/>
          </w:tcPr>
          <w:p w:rsidR="00560DAE" w:rsidRPr="004D62E3" w:rsidRDefault="00D906B2" w:rsidP="00D906B2">
            <w:pPr>
              <w:jc w:val="both"/>
              <w:rPr>
                <w:rFonts w:cs="Arial"/>
              </w:rPr>
            </w:pPr>
            <w:r>
              <w:rPr>
                <w:rFonts w:cs="Arial"/>
              </w:rPr>
              <w:t>Consumer update details for Zelle</w:t>
            </w:r>
          </w:p>
        </w:tc>
      </w:tr>
      <w:tr w:rsidR="00C76F17" w:rsidRPr="00F912B6" w:rsidTr="007637FA">
        <w:trPr>
          <w:trHeight w:val="170"/>
          <w:jc w:val="center"/>
        </w:trPr>
        <w:tc>
          <w:tcPr>
            <w:tcW w:w="444" w:type="pct"/>
            <w:tcBorders>
              <w:top w:val="single" w:sz="4" w:space="0" w:color="auto"/>
              <w:left w:val="single" w:sz="4" w:space="0" w:color="auto"/>
              <w:bottom w:val="single" w:sz="4" w:space="0" w:color="auto"/>
              <w:right w:val="single" w:sz="4" w:space="0" w:color="auto"/>
            </w:tcBorders>
            <w:shd w:val="clear" w:color="000000" w:fill="FFFFFF"/>
            <w:vAlign w:val="center"/>
          </w:tcPr>
          <w:p w:rsidR="00C76F17" w:rsidRDefault="00C76F17" w:rsidP="00106663">
            <w:pPr>
              <w:jc w:val="center"/>
              <w:rPr>
                <w:rFonts w:cs="Arial"/>
              </w:rPr>
            </w:pPr>
            <w:r>
              <w:rPr>
                <w:rFonts w:cs="Arial"/>
              </w:rPr>
              <w:t>15</w:t>
            </w:r>
          </w:p>
        </w:tc>
        <w:tc>
          <w:tcPr>
            <w:tcW w:w="670" w:type="pct"/>
            <w:tcBorders>
              <w:top w:val="single" w:sz="4" w:space="0" w:color="auto"/>
              <w:left w:val="nil"/>
              <w:bottom w:val="single" w:sz="4" w:space="0" w:color="auto"/>
              <w:right w:val="single" w:sz="4" w:space="0" w:color="auto"/>
            </w:tcBorders>
            <w:shd w:val="clear" w:color="000000" w:fill="FFFFFF"/>
            <w:noWrap/>
            <w:vAlign w:val="center"/>
          </w:tcPr>
          <w:p w:rsidR="00C76F17" w:rsidRDefault="00C76F17" w:rsidP="00C76F17">
            <w:pPr>
              <w:jc w:val="center"/>
              <w:rPr>
                <w:rFonts w:cs="Arial"/>
              </w:rPr>
            </w:pPr>
            <w:r>
              <w:rPr>
                <w:rFonts w:cs="Arial"/>
              </w:rPr>
              <w:t>15</w:t>
            </w:r>
          </w:p>
        </w:tc>
        <w:tc>
          <w:tcPr>
            <w:tcW w:w="1385" w:type="pct"/>
            <w:tcBorders>
              <w:top w:val="single" w:sz="4" w:space="0" w:color="auto"/>
              <w:left w:val="nil"/>
              <w:bottom w:val="single" w:sz="4" w:space="0" w:color="auto"/>
              <w:right w:val="single" w:sz="4" w:space="0" w:color="auto"/>
            </w:tcBorders>
            <w:shd w:val="clear" w:color="000000" w:fill="FFFFFF"/>
          </w:tcPr>
          <w:p w:rsidR="00C76F17" w:rsidRPr="00560DAE" w:rsidRDefault="00C76F17" w:rsidP="00560DAE">
            <w:pPr>
              <w:spacing w:after="0"/>
              <w:rPr>
                <w:rFonts w:ascii="Calibri" w:hAnsi="Calibri" w:cs="Calibri"/>
                <w:color w:val="000000"/>
                <w:sz w:val="22"/>
                <w:szCs w:val="22"/>
              </w:rPr>
            </w:pPr>
            <w:r>
              <w:rPr>
                <w:rFonts w:ascii="Calibri" w:hAnsi="Calibri" w:cs="Calibri"/>
                <w:color w:val="000000"/>
                <w:sz w:val="22"/>
                <w:szCs w:val="22"/>
              </w:rPr>
              <w:t xml:space="preserve">Payment Preference Update – Bank Account </w:t>
            </w:r>
          </w:p>
        </w:tc>
        <w:tc>
          <w:tcPr>
            <w:tcW w:w="2501" w:type="pct"/>
            <w:tcBorders>
              <w:top w:val="single" w:sz="4" w:space="0" w:color="auto"/>
              <w:left w:val="nil"/>
              <w:bottom w:val="single" w:sz="4" w:space="0" w:color="auto"/>
              <w:right w:val="single" w:sz="4" w:space="0" w:color="auto"/>
            </w:tcBorders>
            <w:shd w:val="clear" w:color="000000" w:fill="FFFFFF"/>
          </w:tcPr>
          <w:p w:rsidR="00C76F17" w:rsidRPr="004D62E3" w:rsidRDefault="00D906B2" w:rsidP="00106663">
            <w:pPr>
              <w:jc w:val="both"/>
              <w:rPr>
                <w:rFonts w:cs="Arial"/>
              </w:rPr>
            </w:pPr>
            <w:r>
              <w:rPr>
                <w:rFonts w:cs="Arial"/>
              </w:rPr>
              <w:t>Consumer updates his payment preference as “Bank Account”</w:t>
            </w:r>
          </w:p>
        </w:tc>
      </w:tr>
      <w:tr w:rsidR="00C76F17" w:rsidRPr="00F912B6" w:rsidTr="007637FA">
        <w:trPr>
          <w:trHeight w:val="170"/>
          <w:jc w:val="center"/>
        </w:trPr>
        <w:tc>
          <w:tcPr>
            <w:tcW w:w="444" w:type="pct"/>
            <w:tcBorders>
              <w:top w:val="single" w:sz="4" w:space="0" w:color="auto"/>
              <w:left w:val="single" w:sz="4" w:space="0" w:color="auto"/>
              <w:bottom w:val="single" w:sz="4" w:space="0" w:color="auto"/>
              <w:right w:val="single" w:sz="4" w:space="0" w:color="auto"/>
            </w:tcBorders>
            <w:shd w:val="clear" w:color="000000" w:fill="FFFFFF"/>
            <w:vAlign w:val="center"/>
          </w:tcPr>
          <w:p w:rsidR="00C76F17" w:rsidRDefault="00C76F17" w:rsidP="00C76F17">
            <w:pPr>
              <w:jc w:val="center"/>
              <w:rPr>
                <w:rFonts w:cs="Arial"/>
              </w:rPr>
            </w:pPr>
            <w:r>
              <w:rPr>
                <w:rFonts w:cs="Arial"/>
              </w:rPr>
              <w:t>16</w:t>
            </w:r>
          </w:p>
        </w:tc>
        <w:tc>
          <w:tcPr>
            <w:tcW w:w="670" w:type="pct"/>
            <w:tcBorders>
              <w:top w:val="single" w:sz="4" w:space="0" w:color="auto"/>
              <w:left w:val="nil"/>
              <w:bottom w:val="single" w:sz="4" w:space="0" w:color="auto"/>
              <w:right w:val="single" w:sz="4" w:space="0" w:color="auto"/>
            </w:tcBorders>
            <w:shd w:val="clear" w:color="000000" w:fill="FFFFFF"/>
            <w:noWrap/>
            <w:vAlign w:val="center"/>
          </w:tcPr>
          <w:p w:rsidR="00C76F17" w:rsidRDefault="00C76F17" w:rsidP="00C76F17">
            <w:pPr>
              <w:jc w:val="center"/>
              <w:rPr>
                <w:rFonts w:cs="Arial"/>
              </w:rPr>
            </w:pPr>
            <w:r>
              <w:rPr>
                <w:rFonts w:cs="Arial"/>
              </w:rPr>
              <w:t>16</w:t>
            </w:r>
          </w:p>
        </w:tc>
        <w:tc>
          <w:tcPr>
            <w:tcW w:w="1385" w:type="pct"/>
            <w:tcBorders>
              <w:top w:val="single" w:sz="4" w:space="0" w:color="auto"/>
              <w:left w:val="nil"/>
              <w:bottom w:val="single" w:sz="4" w:space="0" w:color="auto"/>
              <w:right w:val="single" w:sz="4" w:space="0" w:color="auto"/>
            </w:tcBorders>
            <w:shd w:val="clear" w:color="000000" w:fill="FFFFFF"/>
          </w:tcPr>
          <w:p w:rsidR="00C76F17" w:rsidRPr="00560DAE" w:rsidRDefault="00C76F17" w:rsidP="00C76F17">
            <w:pPr>
              <w:spacing w:after="0"/>
              <w:rPr>
                <w:rFonts w:ascii="Calibri" w:hAnsi="Calibri" w:cs="Calibri"/>
                <w:color w:val="000000"/>
                <w:sz w:val="22"/>
                <w:szCs w:val="22"/>
              </w:rPr>
            </w:pPr>
            <w:r w:rsidRPr="00BD0A2D">
              <w:rPr>
                <w:rFonts w:ascii="Calibri" w:hAnsi="Calibri" w:cs="Calibri"/>
                <w:color w:val="000000"/>
                <w:sz w:val="22"/>
                <w:szCs w:val="22"/>
              </w:rPr>
              <w:t>Payment Preference Update –</w:t>
            </w:r>
            <w:r>
              <w:rPr>
                <w:rFonts w:ascii="Calibri" w:hAnsi="Calibri" w:cs="Calibri"/>
                <w:color w:val="000000"/>
                <w:sz w:val="22"/>
                <w:szCs w:val="22"/>
              </w:rPr>
              <w:t xml:space="preserve"> Check</w:t>
            </w:r>
            <w:r w:rsidRPr="00BD0A2D">
              <w:rPr>
                <w:rFonts w:ascii="Calibri" w:hAnsi="Calibri" w:cs="Calibri"/>
                <w:color w:val="000000"/>
                <w:sz w:val="22"/>
                <w:szCs w:val="22"/>
              </w:rPr>
              <w:t xml:space="preserve"> </w:t>
            </w:r>
          </w:p>
        </w:tc>
        <w:tc>
          <w:tcPr>
            <w:tcW w:w="2501" w:type="pct"/>
            <w:tcBorders>
              <w:top w:val="single" w:sz="4" w:space="0" w:color="auto"/>
              <w:left w:val="nil"/>
              <w:bottom w:val="single" w:sz="4" w:space="0" w:color="auto"/>
              <w:right w:val="single" w:sz="4" w:space="0" w:color="auto"/>
            </w:tcBorders>
            <w:shd w:val="clear" w:color="000000" w:fill="FFFFFF"/>
          </w:tcPr>
          <w:p w:rsidR="00C76F17" w:rsidRPr="004D62E3" w:rsidRDefault="00D906B2" w:rsidP="00C76F17">
            <w:pPr>
              <w:jc w:val="both"/>
              <w:rPr>
                <w:rFonts w:cs="Arial"/>
              </w:rPr>
            </w:pPr>
            <w:r>
              <w:rPr>
                <w:rFonts w:cs="Arial"/>
              </w:rPr>
              <w:t>Consumer updates his payment preference as “Check”</w:t>
            </w:r>
          </w:p>
        </w:tc>
      </w:tr>
      <w:tr w:rsidR="00C76F17" w:rsidRPr="00F912B6" w:rsidTr="007637FA">
        <w:trPr>
          <w:trHeight w:val="170"/>
          <w:jc w:val="center"/>
        </w:trPr>
        <w:tc>
          <w:tcPr>
            <w:tcW w:w="444" w:type="pct"/>
            <w:tcBorders>
              <w:top w:val="single" w:sz="4" w:space="0" w:color="auto"/>
              <w:left w:val="single" w:sz="4" w:space="0" w:color="auto"/>
              <w:bottom w:val="single" w:sz="4" w:space="0" w:color="auto"/>
              <w:right w:val="single" w:sz="4" w:space="0" w:color="auto"/>
            </w:tcBorders>
            <w:shd w:val="clear" w:color="000000" w:fill="FFFFFF"/>
            <w:vAlign w:val="center"/>
          </w:tcPr>
          <w:p w:rsidR="00C76F17" w:rsidRDefault="00C76F17" w:rsidP="00C76F17">
            <w:pPr>
              <w:jc w:val="center"/>
              <w:rPr>
                <w:rFonts w:cs="Arial"/>
              </w:rPr>
            </w:pPr>
            <w:r>
              <w:rPr>
                <w:rFonts w:cs="Arial"/>
              </w:rPr>
              <w:t>17</w:t>
            </w:r>
          </w:p>
        </w:tc>
        <w:tc>
          <w:tcPr>
            <w:tcW w:w="670" w:type="pct"/>
            <w:tcBorders>
              <w:top w:val="single" w:sz="4" w:space="0" w:color="auto"/>
              <w:left w:val="nil"/>
              <w:bottom w:val="single" w:sz="4" w:space="0" w:color="auto"/>
              <w:right w:val="single" w:sz="4" w:space="0" w:color="auto"/>
            </w:tcBorders>
            <w:shd w:val="clear" w:color="000000" w:fill="FFFFFF"/>
            <w:noWrap/>
            <w:vAlign w:val="center"/>
          </w:tcPr>
          <w:p w:rsidR="00C76F17" w:rsidRDefault="00C76F17" w:rsidP="00C76F17">
            <w:pPr>
              <w:jc w:val="center"/>
              <w:rPr>
                <w:rFonts w:cs="Arial"/>
              </w:rPr>
            </w:pPr>
            <w:r>
              <w:rPr>
                <w:rFonts w:cs="Arial"/>
              </w:rPr>
              <w:t>17</w:t>
            </w:r>
          </w:p>
        </w:tc>
        <w:tc>
          <w:tcPr>
            <w:tcW w:w="1385" w:type="pct"/>
            <w:tcBorders>
              <w:top w:val="single" w:sz="4" w:space="0" w:color="auto"/>
              <w:left w:val="nil"/>
              <w:bottom w:val="single" w:sz="4" w:space="0" w:color="auto"/>
              <w:right w:val="single" w:sz="4" w:space="0" w:color="auto"/>
            </w:tcBorders>
            <w:shd w:val="clear" w:color="000000" w:fill="FFFFFF"/>
          </w:tcPr>
          <w:p w:rsidR="00C76F17" w:rsidRPr="00560DAE" w:rsidRDefault="00C76F17" w:rsidP="00C76F17">
            <w:pPr>
              <w:spacing w:after="0"/>
              <w:rPr>
                <w:rFonts w:ascii="Calibri" w:hAnsi="Calibri" w:cs="Calibri"/>
                <w:color w:val="000000"/>
                <w:sz w:val="22"/>
                <w:szCs w:val="22"/>
              </w:rPr>
            </w:pPr>
            <w:r w:rsidRPr="00BD0A2D">
              <w:rPr>
                <w:rFonts w:ascii="Calibri" w:hAnsi="Calibri" w:cs="Calibri"/>
                <w:color w:val="000000"/>
                <w:sz w:val="22"/>
                <w:szCs w:val="22"/>
              </w:rPr>
              <w:t>Payment Preference Update –</w:t>
            </w:r>
            <w:r>
              <w:rPr>
                <w:rFonts w:ascii="Calibri" w:hAnsi="Calibri" w:cs="Calibri"/>
                <w:color w:val="000000"/>
                <w:sz w:val="22"/>
                <w:szCs w:val="22"/>
              </w:rPr>
              <w:t xml:space="preserve"> Zelle</w:t>
            </w:r>
          </w:p>
        </w:tc>
        <w:tc>
          <w:tcPr>
            <w:tcW w:w="2501" w:type="pct"/>
            <w:tcBorders>
              <w:top w:val="single" w:sz="4" w:space="0" w:color="auto"/>
              <w:left w:val="nil"/>
              <w:bottom w:val="single" w:sz="4" w:space="0" w:color="auto"/>
              <w:right w:val="single" w:sz="4" w:space="0" w:color="auto"/>
            </w:tcBorders>
            <w:shd w:val="clear" w:color="000000" w:fill="FFFFFF"/>
          </w:tcPr>
          <w:p w:rsidR="00C76F17" w:rsidRPr="004D62E3" w:rsidRDefault="00D906B2" w:rsidP="00C76F17">
            <w:pPr>
              <w:jc w:val="both"/>
              <w:rPr>
                <w:rFonts w:cs="Arial"/>
              </w:rPr>
            </w:pPr>
            <w:r>
              <w:rPr>
                <w:rFonts w:cs="Arial"/>
              </w:rPr>
              <w:t>Consumer updates his payment preference as “Zelle”</w:t>
            </w:r>
          </w:p>
        </w:tc>
      </w:tr>
      <w:tr w:rsidR="00560DAE" w:rsidRPr="00F912B6" w:rsidTr="007637FA">
        <w:trPr>
          <w:trHeight w:val="170"/>
          <w:jc w:val="center"/>
        </w:trPr>
        <w:tc>
          <w:tcPr>
            <w:tcW w:w="444" w:type="pct"/>
            <w:tcBorders>
              <w:top w:val="single" w:sz="4" w:space="0" w:color="auto"/>
              <w:left w:val="single" w:sz="4" w:space="0" w:color="auto"/>
              <w:bottom w:val="single" w:sz="4" w:space="0" w:color="auto"/>
              <w:right w:val="single" w:sz="4" w:space="0" w:color="auto"/>
            </w:tcBorders>
            <w:shd w:val="clear" w:color="000000" w:fill="FFFFFF"/>
            <w:vAlign w:val="center"/>
          </w:tcPr>
          <w:p w:rsidR="00560DAE" w:rsidRDefault="00560DAE" w:rsidP="00106663">
            <w:pPr>
              <w:jc w:val="center"/>
              <w:rPr>
                <w:rFonts w:cs="Arial"/>
              </w:rPr>
            </w:pPr>
            <w:r>
              <w:rPr>
                <w:rFonts w:cs="Arial"/>
              </w:rPr>
              <w:t>1</w:t>
            </w:r>
            <w:r w:rsidR="00C76F17">
              <w:rPr>
                <w:rFonts w:cs="Arial"/>
              </w:rPr>
              <w:t>8</w:t>
            </w:r>
          </w:p>
        </w:tc>
        <w:tc>
          <w:tcPr>
            <w:tcW w:w="670" w:type="pct"/>
            <w:tcBorders>
              <w:top w:val="single" w:sz="4" w:space="0" w:color="auto"/>
              <w:left w:val="nil"/>
              <w:bottom w:val="single" w:sz="4" w:space="0" w:color="auto"/>
              <w:right w:val="single" w:sz="4" w:space="0" w:color="auto"/>
            </w:tcBorders>
            <w:shd w:val="clear" w:color="000000" w:fill="FFFFFF"/>
            <w:noWrap/>
            <w:vAlign w:val="center"/>
          </w:tcPr>
          <w:p w:rsidR="00560DAE" w:rsidRDefault="00C76F17" w:rsidP="00C76F17">
            <w:pPr>
              <w:jc w:val="center"/>
              <w:rPr>
                <w:rFonts w:cs="Arial"/>
              </w:rPr>
            </w:pPr>
            <w:r>
              <w:rPr>
                <w:rFonts w:cs="Arial"/>
              </w:rPr>
              <w:t>18</w:t>
            </w:r>
          </w:p>
        </w:tc>
        <w:tc>
          <w:tcPr>
            <w:tcW w:w="1385" w:type="pct"/>
            <w:tcBorders>
              <w:top w:val="single" w:sz="4" w:space="0" w:color="auto"/>
              <w:left w:val="nil"/>
              <w:bottom w:val="single" w:sz="4" w:space="0" w:color="auto"/>
              <w:right w:val="single" w:sz="4" w:space="0" w:color="auto"/>
            </w:tcBorders>
            <w:shd w:val="clear" w:color="000000" w:fill="FFFFFF"/>
          </w:tcPr>
          <w:p w:rsidR="00560DAE" w:rsidRDefault="00560DAE" w:rsidP="00560DAE">
            <w:pPr>
              <w:spacing w:after="0"/>
              <w:rPr>
                <w:rFonts w:ascii="Calibri" w:hAnsi="Calibri" w:cs="Calibri"/>
                <w:color w:val="000000"/>
                <w:sz w:val="22"/>
                <w:szCs w:val="22"/>
              </w:rPr>
            </w:pPr>
            <w:r w:rsidRPr="00560DAE">
              <w:rPr>
                <w:rFonts w:ascii="Calibri" w:hAnsi="Calibri" w:cs="Calibri"/>
                <w:color w:val="000000"/>
                <w:sz w:val="22"/>
                <w:szCs w:val="22"/>
              </w:rPr>
              <w:t>Lock Payee</w:t>
            </w:r>
          </w:p>
        </w:tc>
        <w:tc>
          <w:tcPr>
            <w:tcW w:w="2501" w:type="pct"/>
            <w:tcBorders>
              <w:top w:val="single" w:sz="4" w:space="0" w:color="auto"/>
              <w:left w:val="nil"/>
              <w:bottom w:val="single" w:sz="4" w:space="0" w:color="auto"/>
              <w:right w:val="single" w:sz="4" w:space="0" w:color="auto"/>
            </w:tcBorders>
            <w:shd w:val="clear" w:color="000000" w:fill="FFFFFF"/>
          </w:tcPr>
          <w:p w:rsidR="00560DAE" w:rsidRPr="004D62E3" w:rsidRDefault="00D906B2" w:rsidP="00106663">
            <w:pPr>
              <w:jc w:val="both"/>
              <w:rPr>
                <w:rFonts w:cs="Arial"/>
              </w:rPr>
            </w:pPr>
            <w:r>
              <w:rPr>
                <w:rFonts w:cs="Arial"/>
              </w:rPr>
              <w:t>Consumer account locked</w:t>
            </w:r>
          </w:p>
        </w:tc>
      </w:tr>
      <w:tr w:rsidR="00560DAE" w:rsidRPr="00F912B6" w:rsidTr="007637FA">
        <w:trPr>
          <w:trHeight w:val="170"/>
          <w:jc w:val="center"/>
        </w:trPr>
        <w:tc>
          <w:tcPr>
            <w:tcW w:w="444" w:type="pct"/>
            <w:tcBorders>
              <w:top w:val="single" w:sz="4" w:space="0" w:color="auto"/>
              <w:left w:val="single" w:sz="4" w:space="0" w:color="auto"/>
              <w:bottom w:val="single" w:sz="4" w:space="0" w:color="auto"/>
              <w:right w:val="single" w:sz="4" w:space="0" w:color="auto"/>
            </w:tcBorders>
            <w:shd w:val="clear" w:color="000000" w:fill="FFFFFF"/>
            <w:vAlign w:val="center"/>
          </w:tcPr>
          <w:p w:rsidR="00560DAE" w:rsidRDefault="00560DAE" w:rsidP="00106663">
            <w:pPr>
              <w:jc w:val="center"/>
              <w:rPr>
                <w:rFonts w:cs="Arial"/>
              </w:rPr>
            </w:pPr>
            <w:r>
              <w:rPr>
                <w:rFonts w:cs="Arial"/>
              </w:rPr>
              <w:t>1</w:t>
            </w:r>
            <w:r w:rsidR="00C76F17">
              <w:rPr>
                <w:rFonts w:cs="Arial"/>
              </w:rPr>
              <w:t>9</w:t>
            </w:r>
          </w:p>
        </w:tc>
        <w:tc>
          <w:tcPr>
            <w:tcW w:w="670" w:type="pct"/>
            <w:tcBorders>
              <w:top w:val="single" w:sz="4" w:space="0" w:color="auto"/>
              <w:left w:val="nil"/>
              <w:bottom w:val="single" w:sz="4" w:space="0" w:color="auto"/>
              <w:right w:val="single" w:sz="4" w:space="0" w:color="auto"/>
            </w:tcBorders>
            <w:shd w:val="clear" w:color="000000" w:fill="FFFFFF"/>
            <w:noWrap/>
            <w:vAlign w:val="center"/>
          </w:tcPr>
          <w:p w:rsidR="00560DAE" w:rsidRDefault="00C76F17" w:rsidP="00C76F17">
            <w:pPr>
              <w:jc w:val="center"/>
              <w:rPr>
                <w:rFonts w:cs="Arial"/>
              </w:rPr>
            </w:pPr>
            <w:r>
              <w:rPr>
                <w:rFonts w:cs="Arial"/>
              </w:rPr>
              <w:t>19</w:t>
            </w:r>
          </w:p>
        </w:tc>
        <w:tc>
          <w:tcPr>
            <w:tcW w:w="1385" w:type="pct"/>
            <w:tcBorders>
              <w:top w:val="single" w:sz="4" w:space="0" w:color="auto"/>
              <w:left w:val="nil"/>
              <w:bottom w:val="single" w:sz="4" w:space="0" w:color="auto"/>
              <w:right w:val="single" w:sz="4" w:space="0" w:color="auto"/>
            </w:tcBorders>
            <w:shd w:val="clear" w:color="000000" w:fill="FFFFFF"/>
          </w:tcPr>
          <w:p w:rsidR="00560DAE" w:rsidRDefault="00560DAE" w:rsidP="00560DAE">
            <w:pPr>
              <w:spacing w:after="0"/>
              <w:rPr>
                <w:rFonts w:ascii="Calibri" w:hAnsi="Calibri" w:cs="Calibri"/>
                <w:color w:val="000000"/>
                <w:sz w:val="22"/>
                <w:szCs w:val="22"/>
              </w:rPr>
            </w:pPr>
            <w:r w:rsidRPr="00560DAE">
              <w:rPr>
                <w:rFonts w:ascii="Calibri" w:hAnsi="Calibri" w:cs="Calibri"/>
                <w:color w:val="000000"/>
                <w:sz w:val="22"/>
                <w:szCs w:val="22"/>
              </w:rPr>
              <w:t>Unlock Payee</w:t>
            </w:r>
          </w:p>
        </w:tc>
        <w:tc>
          <w:tcPr>
            <w:tcW w:w="2501" w:type="pct"/>
            <w:tcBorders>
              <w:top w:val="single" w:sz="4" w:space="0" w:color="auto"/>
              <w:left w:val="nil"/>
              <w:bottom w:val="single" w:sz="4" w:space="0" w:color="auto"/>
              <w:right w:val="single" w:sz="4" w:space="0" w:color="auto"/>
            </w:tcBorders>
            <w:shd w:val="clear" w:color="000000" w:fill="FFFFFF"/>
          </w:tcPr>
          <w:p w:rsidR="00560DAE" w:rsidRPr="004D62E3" w:rsidRDefault="00D906B2" w:rsidP="00106663">
            <w:pPr>
              <w:jc w:val="both"/>
              <w:rPr>
                <w:rFonts w:cs="Arial"/>
              </w:rPr>
            </w:pPr>
            <w:r>
              <w:rPr>
                <w:rFonts w:cs="Arial"/>
              </w:rPr>
              <w:t xml:space="preserve">Consumer account unlocked </w:t>
            </w:r>
          </w:p>
        </w:tc>
      </w:tr>
      <w:tr w:rsidR="00560DAE" w:rsidRPr="00F912B6" w:rsidTr="007637FA">
        <w:trPr>
          <w:trHeight w:val="170"/>
          <w:jc w:val="center"/>
        </w:trPr>
        <w:tc>
          <w:tcPr>
            <w:tcW w:w="444" w:type="pct"/>
            <w:tcBorders>
              <w:top w:val="single" w:sz="4" w:space="0" w:color="auto"/>
              <w:left w:val="single" w:sz="4" w:space="0" w:color="auto"/>
              <w:bottom w:val="single" w:sz="4" w:space="0" w:color="auto"/>
              <w:right w:val="single" w:sz="4" w:space="0" w:color="auto"/>
            </w:tcBorders>
            <w:shd w:val="clear" w:color="000000" w:fill="FFFFFF"/>
            <w:vAlign w:val="center"/>
          </w:tcPr>
          <w:p w:rsidR="00560DAE" w:rsidRDefault="00C76F17" w:rsidP="00106663">
            <w:pPr>
              <w:jc w:val="center"/>
              <w:rPr>
                <w:rFonts w:cs="Arial"/>
              </w:rPr>
            </w:pPr>
            <w:r>
              <w:rPr>
                <w:rFonts w:cs="Arial"/>
              </w:rPr>
              <w:t>20</w:t>
            </w:r>
          </w:p>
        </w:tc>
        <w:tc>
          <w:tcPr>
            <w:tcW w:w="670" w:type="pct"/>
            <w:tcBorders>
              <w:top w:val="single" w:sz="4" w:space="0" w:color="auto"/>
              <w:left w:val="nil"/>
              <w:bottom w:val="single" w:sz="4" w:space="0" w:color="auto"/>
              <w:right w:val="single" w:sz="4" w:space="0" w:color="auto"/>
            </w:tcBorders>
            <w:shd w:val="clear" w:color="000000" w:fill="FFFFFF"/>
            <w:noWrap/>
            <w:vAlign w:val="center"/>
          </w:tcPr>
          <w:p w:rsidR="00560DAE" w:rsidRDefault="00C76F17" w:rsidP="00C76F17">
            <w:pPr>
              <w:jc w:val="center"/>
              <w:rPr>
                <w:rFonts w:cs="Arial"/>
              </w:rPr>
            </w:pPr>
            <w:r>
              <w:rPr>
                <w:rFonts w:cs="Arial"/>
              </w:rPr>
              <w:t>20</w:t>
            </w:r>
          </w:p>
        </w:tc>
        <w:tc>
          <w:tcPr>
            <w:tcW w:w="1385" w:type="pct"/>
            <w:tcBorders>
              <w:top w:val="single" w:sz="4" w:space="0" w:color="auto"/>
              <w:left w:val="nil"/>
              <w:bottom w:val="single" w:sz="4" w:space="0" w:color="auto"/>
              <w:right w:val="single" w:sz="4" w:space="0" w:color="auto"/>
            </w:tcBorders>
            <w:shd w:val="clear" w:color="000000" w:fill="FFFFFF"/>
          </w:tcPr>
          <w:p w:rsidR="00560DAE" w:rsidRPr="00560DAE" w:rsidRDefault="00560DAE" w:rsidP="00560DAE">
            <w:pPr>
              <w:spacing w:after="0"/>
              <w:rPr>
                <w:rFonts w:ascii="Calibri" w:hAnsi="Calibri" w:cs="Calibri"/>
                <w:color w:val="000000"/>
                <w:sz w:val="22"/>
                <w:szCs w:val="22"/>
              </w:rPr>
            </w:pPr>
            <w:r w:rsidRPr="00560DAE">
              <w:rPr>
                <w:rFonts w:ascii="Calibri" w:hAnsi="Calibri" w:cs="Calibri"/>
                <w:color w:val="000000"/>
                <w:sz w:val="22"/>
                <w:szCs w:val="22"/>
              </w:rPr>
              <w:t>Profile Delete</w:t>
            </w:r>
          </w:p>
        </w:tc>
        <w:tc>
          <w:tcPr>
            <w:tcW w:w="2501" w:type="pct"/>
            <w:tcBorders>
              <w:top w:val="single" w:sz="4" w:space="0" w:color="auto"/>
              <w:left w:val="nil"/>
              <w:bottom w:val="single" w:sz="4" w:space="0" w:color="auto"/>
              <w:right w:val="single" w:sz="4" w:space="0" w:color="auto"/>
            </w:tcBorders>
            <w:shd w:val="clear" w:color="000000" w:fill="FFFFFF"/>
          </w:tcPr>
          <w:p w:rsidR="00560DAE" w:rsidRPr="004D62E3" w:rsidRDefault="00D906B2" w:rsidP="00106663">
            <w:pPr>
              <w:jc w:val="both"/>
              <w:rPr>
                <w:rFonts w:cs="Arial"/>
              </w:rPr>
            </w:pPr>
            <w:r>
              <w:rPr>
                <w:rFonts w:cs="Arial"/>
              </w:rPr>
              <w:t>Profile deleted by consumer</w:t>
            </w:r>
          </w:p>
        </w:tc>
      </w:tr>
      <w:tr w:rsidR="00560DAE" w:rsidRPr="00F912B6" w:rsidTr="007637FA">
        <w:trPr>
          <w:trHeight w:val="170"/>
          <w:jc w:val="center"/>
        </w:trPr>
        <w:tc>
          <w:tcPr>
            <w:tcW w:w="444" w:type="pct"/>
            <w:tcBorders>
              <w:top w:val="single" w:sz="4" w:space="0" w:color="auto"/>
              <w:left w:val="single" w:sz="4" w:space="0" w:color="auto"/>
              <w:bottom w:val="single" w:sz="4" w:space="0" w:color="auto"/>
              <w:right w:val="single" w:sz="4" w:space="0" w:color="auto"/>
            </w:tcBorders>
            <w:shd w:val="clear" w:color="000000" w:fill="FFFFFF"/>
            <w:vAlign w:val="center"/>
          </w:tcPr>
          <w:p w:rsidR="00560DAE" w:rsidRDefault="00C76F17" w:rsidP="00106663">
            <w:pPr>
              <w:jc w:val="center"/>
              <w:rPr>
                <w:rFonts w:cs="Arial"/>
              </w:rPr>
            </w:pPr>
            <w:r>
              <w:rPr>
                <w:rFonts w:cs="Arial"/>
              </w:rPr>
              <w:t>21</w:t>
            </w:r>
          </w:p>
        </w:tc>
        <w:tc>
          <w:tcPr>
            <w:tcW w:w="670" w:type="pct"/>
            <w:tcBorders>
              <w:top w:val="single" w:sz="4" w:space="0" w:color="auto"/>
              <w:left w:val="nil"/>
              <w:bottom w:val="single" w:sz="4" w:space="0" w:color="auto"/>
              <w:right w:val="single" w:sz="4" w:space="0" w:color="auto"/>
            </w:tcBorders>
            <w:shd w:val="clear" w:color="000000" w:fill="FFFFFF"/>
            <w:noWrap/>
            <w:vAlign w:val="center"/>
          </w:tcPr>
          <w:p w:rsidR="00560DAE" w:rsidRDefault="00C76F17" w:rsidP="00C76F17">
            <w:pPr>
              <w:jc w:val="center"/>
              <w:rPr>
                <w:rFonts w:cs="Arial"/>
              </w:rPr>
            </w:pPr>
            <w:r>
              <w:rPr>
                <w:rFonts w:cs="Arial"/>
              </w:rPr>
              <w:t>21</w:t>
            </w:r>
          </w:p>
        </w:tc>
        <w:tc>
          <w:tcPr>
            <w:tcW w:w="1385" w:type="pct"/>
            <w:tcBorders>
              <w:top w:val="single" w:sz="4" w:space="0" w:color="auto"/>
              <w:left w:val="nil"/>
              <w:bottom w:val="single" w:sz="4" w:space="0" w:color="auto"/>
              <w:right w:val="single" w:sz="4" w:space="0" w:color="auto"/>
            </w:tcBorders>
            <w:shd w:val="clear" w:color="000000" w:fill="FFFFFF"/>
          </w:tcPr>
          <w:p w:rsidR="00560DAE" w:rsidRPr="00560DAE" w:rsidRDefault="00560DAE" w:rsidP="00560DAE">
            <w:pPr>
              <w:spacing w:after="0"/>
              <w:rPr>
                <w:rFonts w:ascii="Calibri" w:hAnsi="Calibri" w:cs="Calibri"/>
                <w:color w:val="000000"/>
                <w:sz w:val="22"/>
                <w:szCs w:val="22"/>
              </w:rPr>
            </w:pPr>
            <w:r w:rsidRPr="00560DAE">
              <w:rPr>
                <w:rFonts w:ascii="Calibri" w:hAnsi="Calibri" w:cs="Calibri"/>
                <w:color w:val="000000"/>
                <w:sz w:val="22"/>
                <w:szCs w:val="22"/>
              </w:rPr>
              <w:t>Profile Deactivated</w:t>
            </w:r>
          </w:p>
        </w:tc>
        <w:tc>
          <w:tcPr>
            <w:tcW w:w="2501" w:type="pct"/>
            <w:tcBorders>
              <w:top w:val="single" w:sz="4" w:space="0" w:color="auto"/>
              <w:left w:val="nil"/>
              <w:bottom w:val="single" w:sz="4" w:space="0" w:color="auto"/>
              <w:right w:val="single" w:sz="4" w:space="0" w:color="auto"/>
            </w:tcBorders>
            <w:shd w:val="clear" w:color="000000" w:fill="FFFFFF"/>
          </w:tcPr>
          <w:p w:rsidR="00560DAE" w:rsidRPr="004D62E3" w:rsidRDefault="00D906B2" w:rsidP="00106663">
            <w:pPr>
              <w:jc w:val="both"/>
              <w:rPr>
                <w:rFonts w:cs="Arial"/>
              </w:rPr>
            </w:pPr>
            <w:r>
              <w:rPr>
                <w:rFonts w:cs="Arial"/>
              </w:rPr>
              <w:t xml:space="preserve">Profile deactivated by client </w:t>
            </w:r>
          </w:p>
        </w:tc>
      </w:tr>
      <w:tr w:rsidR="00560DAE" w:rsidRPr="00F912B6" w:rsidTr="007637FA">
        <w:trPr>
          <w:trHeight w:val="170"/>
          <w:jc w:val="center"/>
        </w:trPr>
        <w:tc>
          <w:tcPr>
            <w:tcW w:w="444" w:type="pct"/>
            <w:tcBorders>
              <w:top w:val="single" w:sz="4" w:space="0" w:color="auto"/>
              <w:left w:val="single" w:sz="4" w:space="0" w:color="auto"/>
              <w:bottom w:val="single" w:sz="4" w:space="0" w:color="auto"/>
              <w:right w:val="single" w:sz="4" w:space="0" w:color="auto"/>
            </w:tcBorders>
            <w:shd w:val="clear" w:color="000000" w:fill="FFFFFF"/>
            <w:vAlign w:val="center"/>
          </w:tcPr>
          <w:p w:rsidR="00560DAE" w:rsidRDefault="00C76F17" w:rsidP="00106663">
            <w:pPr>
              <w:jc w:val="center"/>
              <w:rPr>
                <w:rFonts w:cs="Arial"/>
              </w:rPr>
            </w:pPr>
            <w:r>
              <w:rPr>
                <w:rFonts w:cs="Arial"/>
              </w:rPr>
              <w:t>22</w:t>
            </w:r>
          </w:p>
        </w:tc>
        <w:tc>
          <w:tcPr>
            <w:tcW w:w="670" w:type="pct"/>
            <w:tcBorders>
              <w:top w:val="single" w:sz="4" w:space="0" w:color="auto"/>
              <w:left w:val="nil"/>
              <w:bottom w:val="single" w:sz="4" w:space="0" w:color="auto"/>
              <w:right w:val="single" w:sz="4" w:space="0" w:color="auto"/>
            </w:tcBorders>
            <w:shd w:val="clear" w:color="000000" w:fill="FFFFFF"/>
            <w:noWrap/>
            <w:vAlign w:val="center"/>
          </w:tcPr>
          <w:p w:rsidR="00560DAE" w:rsidRDefault="00C76F17" w:rsidP="00C76F17">
            <w:pPr>
              <w:jc w:val="center"/>
              <w:rPr>
                <w:rFonts w:cs="Arial"/>
              </w:rPr>
            </w:pPr>
            <w:r>
              <w:rPr>
                <w:rFonts w:cs="Arial"/>
              </w:rPr>
              <w:t>22</w:t>
            </w:r>
          </w:p>
        </w:tc>
        <w:tc>
          <w:tcPr>
            <w:tcW w:w="1385" w:type="pct"/>
            <w:tcBorders>
              <w:top w:val="single" w:sz="4" w:space="0" w:color="auto"/>
              <w:left w:val="nil"/>
              <w:bottom w:val="single" w:sz="4" w:space="0" w:color="auto"/>
              <w:right w:val="single" w:sz="4" w:space="0" w:color="auto"/>
            </w:tcBorders>
            <w:shd w:val="clear" w:color="000000" w:fill="FFFFFF"/>
          </w:tcPr>
          <w:p w:rsidR="00560DAE" w:rsidRPr="00560DAE" w:rsidRDefault="00560DAE" w:rsidP="00560DAE">
            <w:pPr>
              <w:spacing w:after="0"/>
              <w:rPr>
                <w:rFonts w:ascii="Calibri" w:hAnsi="Calibri" w:cs="Calibri"/>
                <w:color w:val="000000"/>
                <w:sz w:val="22"/>
                <w:szCs w:val="22"/>
              </w:rPr>
            </w:pPr>
            <w:r>
              <w:rPr>
                <w:rFonts w:ascii="Calibri" w:hAnsi="Calibri" w:cs="Calibri"/>
                <w:color w:val="000000"/>
                <w:sz w:val="22"/>
                <w:szCs w:val="22"/>
              </w:rPr>
              <w:t>Profile Validate</w:t>
            </w:r>
          </w:p>
        </w:tc>
        <w:tc>
          <w:tcPr>
            <w:tcW w:w="2501" w:type="pct"/>
            <w:tcBorders>
              <w:top w:val="single" w:sz="4" w:space="0" w:color="auto"/>
              <w:left w:val="nil"/>
              <w:bottom w:val="single" w:sz="4" w:space="0" w:color="auto"/>
              <w:right w:val="single" w:sz="4" w:space="0" w:color="auto"/>
            </w:tcBorders>
            <w:shd w:val="clear" w:color="000000" w:fill="FFFFFF"/>
          </w:tcPr>
          <w:p w:rsidR="00560DAE" w:rsidRPr="004D62E3" w:rsidRDefault="00D906B2" w:rsidP="00106663">
            <w:pPr>
              <w:jc w:val="both"/>
              <w:rPr>
                <w:rFonts w:cs="Arial"/>
              </w:rPr>
            </w:pPr>
            <w:r>
              <w:rPr>
                <w:rFonts w:cs="Arial"/>
              </w:rPr>
              <w:t xml:space="preserve">Consumer profile is inactive after configurable number of days, notification will be sent to consumer to validate profile </w:t>
            </w:r>
          </w:p>
        </w:tc>
      </w:tr>
      <w:tr w:rsidR="00560DAE" w:rsidRPr="00F912B6" w:rsidTr="007637FA">
        <w:trPr>
          <w:trHeight w:val="170"/>
          <w:jc w:val="center"/>
        </w:trPr>
        <w:tc>
          <w:tcPr>
            <w:tcW w:w="444" w:type="pct"/>
            <w:tcBorders>
              <w:top w:val="single" w:sz="4" w:space="0" w:color="auto"/>
              <w:left w:val="single" w:sz="4" w:space="0" w:color="auto"/>
              <w:bottom w:val="single" w:sz="4" w:space="0" w:color="auto"/>
              <w:right w:val="single" w:sz="4" w:space="0" w:color="auto"/>
            </w:tcBorders>
            <w:shd w:val="clear" w:color="000000" w:fill="FFFFFF"/>
            <w:vAlign w:val="center"/>
          </w:tcPr>
          <w:p w:rsidR="00560DAE" w:rsidRDefault="007637FA" w:rsidP="00106663">
            <w:pPr>
              <w:jc w:val="center"/>
              <w:rPr>
                <w:rFonts w:cs="Arial"/>
              </w:rPr>
            </w:pPr>
            <w:r>
              <w:rPr>
                <w:rFonts w:cs="Arial"/>
              </w:rPr>
              <w:lastRenderedPageBreak/>
              <w:t>2</w:t>
            </w:r>
            <w:r w:rsidR="00C76F17">
              <w:rPr>
                <w:rFonts w:cs="Arial"/>
              </w:rPr>
              <w:t>3</w:t>
            </w:r>
          </w:p>
        </w:tc>
        <w:tc>
          <w:tcPr>
            <w:tcW w:w="670" w:type="pct"/>
            <w:tcBorders>
              <w:top w:val="single" w:sz="4" w:space="0" w:color="auto"/>
              <w:left w:val="nil"/>
              <w:bottom w:val="single" w:sz="4" w:space="0" w:color="auto"/>
              <w:right w:val="single" w:sz="4" w:space="0" w:color="auto"/>
            </w:tcBorders>
            <w:shd w:val="clear" w:color="000000" w:fill="FFFFFF"/>
            <w:noWrap/>
            <w:vAlign w:val="center"/>
          </w:tcPr>
          <w:p w:rsidR="00560DAE" w:rsidRDefault="00C76F17" w:rsidP="00C76F17">
            <w:pPr>
              <w:jc w:val="center"/>
              <w:rPr>
                <w:rFonts w:cs="Arial"/>
              </w:rPr>
            </w:pPr>
            <w:r>
              <w:rPr>
                <w:rFonts w:cs="Arial"/>
              </w:rPr>
              <w:t>23</w:t>
            </w:r>
          </w:p>
        </w:tc>
        <w:tc>
          <w:tcPr>
            <w:tcW w:w="1385" w:type="pct"/>
            <w:tcBorders>
              <w:top w:val="single" w:sz="4" w:space="0" w:color="auto"/>
              <w:left w:val="nil"/>
              <w:bottom w:val="single" w:sz="4" w:space="0" w:color="auto"/>
              <w:right w:val="single" w:sz="4" w:space="0" w:color="auto"/>
            </w:tcBorders>
            <w:shd w:val="clear" w:color="000000" w:fill="FFFFFF"/>
          </w:tcPr>
          <w:p w:rsidR="00560DAE" w:rsidRDefault="00560DAE" w:rsidP="00560DAE">
            <w:pPr>
              <w:spacing w:after="0"/>
              <w:rPr>
                <w:rFonts w:ascii="Calibri" w:hAnsi="Calibri" w:cs="Calibri"/>
                <w:color w:val="000000"/>
                <w:sz w:val="22"/>
                <w:szCs w:val="22"/>
              </w:rPr>
            </w:pPr>
            <w:r w:rsidRPr="00560DAE">
              <w:rPr>
                <w:rFonts w:ascii="Calibri" w:hAnsi="Calibri" w:cs="Calibri"/>
                <w:color w:val="000000"/>
                <w:sz w:val="22"/>
                <w:szCs w:val="22"/>
              </w:rPr>
              <w:t>Profile Validation Confirmation</w:t>
            </w:r>
          </w:p>
        </w:tc>
        <w:tc>
          <w:tcPr>
            <w:tcW w:w="2501" w:type="pct"/>
            <w:tcBorders>
              <w:top w:val="single" w:sz="4" w:space="0" w:color="auto"/>
              <w:left w:val="nil"/>
              <w:bottom w:val="single" w:sz="4" w:space="0" w:color="auto"/>
              <w:right w:val="single" w:sz="4" w:space="0" w:color="auto"/>
            </w:tcBorders>
            <w:shd w:val="clear" w:color="000000" w:fill="FFFFFF"/>
          </w:tcPr>
          <w:p w:rsidR="00560DAE" w:rsidRPr="004D62E3" w:rsidRDefault="00D906B2" w:rsidP="00106663">
            <w:pPr>
              <w:jc w:val="both"/>
              <w:rPr>
                <w:rFonts w:cs="Arial"/>
              </w:rPr>
            </w:pPr>
            <w:r>
              <w:rPr>
                <w:rFonts w:cs="Arial"/>
              </w:rPr>
              <w:t xml:space="preserve">Profile validation is completed by consumer </w:t>
            </w:r>
          </w:p>
        </w:tc>
      </w:tr>
      <w:tr w:rsidR="00560DAE" w:rsidRPr="00F912B6" w:rsidTr="007637FA">
        <w:trPr>
          <w:trHeight w:val="170"/>
          <w:jc w:val="center"/>
        </w:trPr>
        <w:tc>
          <w:tcPr>
            <w:tcW w:w="444" w:type="pct"/>
            <w:tcBorders>
              <w:top w:val="single" w:sz="4" w:space="0" w:color="auto"/>
              <w:left w:val="single" w:sz="4" w:space="0" w:color="auto"/>
              <w:bottom w:val="single" w:sz="4" w:space="0" w:color="auto"/>
              <w:right w:val="single" w:sz="4" w:space="0" w:color="auto"/>
            </w:tcBorders>
            <w:shd w:val="clear" w:color="000000" w:fill="FFFFFF"/>
            <w:vAlign w:val="center"/>
          </w:tcPr>
          <w:p w:rsidR="00560DAE" w:rsidRDefault="00560DAE" w:rsidP="00106663">
            <w:pPr>
              <w:jc w:val="center"/>
              <w:rPr>
                <w:rFonts w:cs="Arial"/>
              </w:rPr>
            </w:pPr>
            <w:r>
              <w:rPr>
                <w:rFonts w:cs="Arial"/>
              </w:rPr>
              <w:t>2</w:t>
            </w:r>
            <w:r w:rsidR="00C76F17">
              <w:rPr>
                <w:rFonts w:cs="Arial"/>
              </w:rPr>
              <w:t>4</w:t>
            </w:r>
          </w:p>
        </w:tc>
        <w:tc>
          <w:tcPr>
            <w:tcW w:w="670" w:type="pct"/>
            <w:tcBorders>
              <w:top w:val="single" w:sz="4" w:space="0" w:color="auto"/>
              <w:left w:val="nil"/>
              <w:bottom w:val="single" w:sz="4" w:space="0" w:color="auto"/>
              <w:right w:val="single" w:sz="4" w:space="0" w:color="auto"/>
            </w:tcBorders>
            <w:shd w:val="clear" w:color="000000" w:fill="FFFFFF"/>
            <w:noWrap/>
            <w:vAlign w:val="center"/>
          </w:tcPr>
          <w:p w:rsidR="00560DAE" w:rsidRDefault="00C76F17" w:rsidP="00C76F17">
            <w:pPr>
              <w:jc w:val="center"/>
              <w:rPr>
                <w:rFonts w:cs="Arial"/>
              </w:rPr>
            </w:pPr>
            <w:r>
              <w:rPr>
                <w:rFonts w:cs="Arial"/>
              </w:rPr>
              <w:t>24</w:t>
            </w:r>
          </w:p>
        </w:tc>
        <w:tc>
          <w:tcPr>
            <w:tcW w:w="1385" w:type="pct"/>
            <w:tcBorders>
              <w:top w:val="single" w:sz="4" w:space="0" w:color="auto"/>
              <w:left w:val="nil"/>
              <w:bottom w:val="single" w:sz="4" w:space="0" w:color="auto"/>
              <w:right w:val="single" w:sz="4" w:space="0" w:color="auto"/>
            </w:tcBorders>
            <w:shd w:val="clear" w:color="000000" w:fill="FFFFFF"/>
          </w:tcPr>
          <w:p w:rsidR="00560DAE" w:rsidRDefault="00560DAE" w:rsidP="00560DAE">
            <w:pPr>
              <w:spacing w:after="0"/>
              <w:rPr>
                <w:rFonts w:ascii="Calibri" w:hAnsi="Calibri" w:cs="Calibri"/>
                <w:color w:val="000000"/>
                <w:sz w:val="22"/>
                <w:szCs w:val="22"/>
              </w:rPr>
            </w:pPr>
            <w:r>
              <w:rPr>
                <w:rFonts w:ascii="Calibri" w:hAnsi="Calibri" w:cs="Calibri"/>
                <w:color w:val="000000"/>
                <w:sz w:val="22"/>
                <w:szCs w:val="22"/>
              </w:rPr>
              <w:t>Revoke Payee</w:t>
            </w:r>
          </w:p>
        </w:tc>
        <w:tc>
          <w:tcPr>
            <w:tcW w:w="2501" w:type="pct"/>
            <w:tcBorders>
              <w:top w:val="single" w:sz="4" w:space="0" w:color="auto"/>
              <w:left w:val="nil"/>
              <w:bottom w:val="single" w:sz="4" w:space="0" w:color="auto"/>
              <w:right w:val="single" w:sz="4" w:space="0" w:color="auto"/>
            </w:tcBorders>
            <w:shd w:val="clear" w:color="000000" w:fill="FFFFFF"/>
          </w:tcPr>
          <w:p w:rsidR="00560DAE" w:rsidRPr="004D62E3" w:rsidRDefault="00D906B2" w:rsidP="00106663">
            <w:pPr>
              <w:jc w:val="both"/>
              <w:rPr>
                <w:rFonts w:cs="Arial"/>
              </w:rPr>
            </w:pPr>
            <w:r>
              <w:rPr>
                <w:rFonts w:cs="Arial"/>
              </w:rPr>
              <w:t xml:space="preserve">Consumer is revoked by client </w:t>
            </w:r>
          </w:p>
        </w:tc>
      </w:tr>
      <w:tr w:rsidR="00560DAE" w:rsidRPr="00F912B6" w:rsidTr="007637FA">
        <w:trPr>
          <w:trHeight w:val="170"/>
          <w:jc w:val="center"/>
        </w:trPr>
        <w:tc>
          <w:tcPr>
            <w:tcW w:w="444" w:type="pct"/>
            <w:tcBorders>
              <w:top w:val="single" w:sz="4" w:space="0" w:color="auto"/>
              <w:left w:val="single" w:sz="4" w:space="0" w:color="auto"/>
              <w:bottom w:val="single" w:sz="4" w:space="0" w:color="auto"/>
              <w:right w:val="single" w:sz="4" w:space="0" w:color="auto"/>
            </w:tcBorders>
            <w:shd w:val="clear" w:color="000000" w:fill="FFFFFF"/>
            <w:vAlign w:val="center"/>
          </w:tcPr>
          <w:p w:rsidR="00560DAE" w:rsidRDefault="00560DAE" w:rsidP="00106663">
            <w:pPr>
              <w:jc w:val="center"/>
              <w:rPr>
                <w:rFonts w:cs="Arial"/>
              </w:rPr>
            </w:pPr>
            <w:r>
              <w:rPr>
                <w:rFonts w:cs="Arial"/>
              </w:rPr>
              <w:t>2</w:t>
            </w:r>
            <w:r w:rsidR="00C76F17">
              <w:rPr>
                <w:rFonts w:cs="Arial"/>
              </w:rPr>
              <w:t>5</w:t>
            </w:r>
          </w:p>
        </w:tc>
        <w:tc>
          <w:tcPr>
            <w:tcW w:w="670" w:type="pct"/>
            <w:tcBorders>
              <w:top w:val="single" w:sz="4" w:space="0" w:color="auto"/>
              <w:left w:val="nil"/>
              <w:bottom w:val="single" w:sz="4" w:space="0" w:color="auto"/>
              <w:right w:val="single" w:sz="4" w:space="0" w:color="auto"/>
            </w:tcBorders>
            <w:shd w:val="clear" w:color="000000" w:fill="FFFFFF"/>
            <w:noWrap/>
            <w:vAlign w:val="center"/>
          </w:tcPr>
          <w:p w:rsidR="00560DAE" w:rsidRDefault="00C76F17" w:rsidP="00C76F17">
            <w:pPr>
              <w:jc w:val="center"/>
              <w:rPr>
                <w:rFonts w:cs="Arial"/>
              </w:rPr>
            </w:pPr>
            <w:r>
              <w:rPr>
                <w:rFonts w:cs="Arial"/>
              </w:rPr>
              <w:t>25</w:t>
            </w:r>
          </w:p>
        </w:tc>
        <w:tc>
          <w:tcPr>
            <w:tcW w:w="1385" w:type="pct"/>
            <w:tcBorders>
              <w:top w:val="single" w:sz="4" w:space="0" w:color="auto"/>
              <w:left w:val="nil"/>
              <w:bottom w:val="single" w:sz="4" w:space="0" w:color="auto"/>
              <w:right w:val="single" w:sz="4" w:space="0" w:color="auto"/>
            </w:tcBorders>
            <w:shd w:val="clear" w:color="000000" w:fill="FFFFFF"/>
          </w:tcPr>
          <w:p w:rsidR="00560DAE" w:rsidRDefault="00560DAE" w:rsidP="00560DAE">
            <w:pPr>
              <w:spacing w:after="0"/>
              <w:rPr>
                <w:rFonts w:ascii="Calibri" w:hAnsi="Calibri" w:cs="Calibri"/>
                <w:color w:val="000000"/>
                <w:sz w:val="22"/>
                <w:szCs w:val="22"/>
              </w:rPr>
            </w:pPr>
            <w:r>
              <w:rPr>
                <w:rFonts w:ascii="Calibri" w:hAnsi="Calibri" w:cs="Calibri"/>
                <w:color w:val="000000"/>
                <w:sz w:val="22"/>
                <w:szCs w:val="22"/>
              </w:rPr>
              <w:t>Payment Status</w:t>
            </w:r>
          </w:p>
        </w:tc>
        <w:tc>
          <w:tcPr>
            <w:tcW w:w="2501" w:type="pct"/>
            <w:tcBorders>
              <w:top w:val="single" w:sz="4" w:space="0" w:color="auto"/>
              <w:left w:val="nil"/>
              <w:bottom w:val="single" w:sz="4" w:space="0" w:color="auto"/>
              <w:right w:val="single" w:sz="4" w:space="0" w:color="auto"/>
            </w:tcBorders>
            <w:shd w:val="clear" w:color="000000" w:fill="FFFFFF"/>
          </w:tcPr>
          <w:p w:rsidR="00560DAE" w:rsidRPr="004D62E3" w:rsidRDefault="00D906B2" w:rsidP="00106663">
            <w:pPr>
              <w:jc w:val="both"/>
              <w:rPr>
                <w:rFonts w:cs="Arial"/>
              </w:rPr>
            </w:pPr>
            <w:r>
              <w:rPr>
                <w:rFonts w:cs="Arial"/>
              </w:rPr>
              <w:t xml:space="preserve">Any update in payment status </w:t>
            </w:r>
          </w:p>
        </w:tc>
      </w:tr>
      <w:tr w:rsidR="00560DAE" w:rsidRPr="00F912B6" w:rsidTr="007637FA">
        <w:trPr>
          <w:trHeight w:val="170"/>
          <w:jc w:val="center"/>
        </w:trPr>
        <w:tc>
          <w:tcPr>
            <w:tcW w:w="444" w:type="pct"/>
            <w:tcBorders>
              <w:top w:val="single" w:sz="4" w:space="0" w:color="auto"/>
              <w:left w:val="single" w:sz="4" w:space="0" w:color="auto"/>
              <w:bottom w:val="single" w:sz="4" w:space="0" w:color="auto"/>
              <w:right w:val="single" w:sz="4" w:space="0" w:color="auto"/>
            </w:tcBorders>
            <w:shd w:val="clear" w:color="000000" w:fill="FFFFFF"/>
            <w:vAlign w:val="center"/>
          </w:tcPr>
          <w:p w:rsidR="00560DAE" w:rsidRDefault="00560DAE" w:rsidP="00106663">
            <w:pPr>
              <w:jc w:val="center"/>
              <w:rPr>
                <w:rFonts w:cs="Arial"/>
              </w:rPr>
            </w:pPr>
            <w:r>
              <w:rPr>
                <w:rFonts w:cs="Arial"/>
              </w:rPr>
              <w:t>2</w:t>
            </w:r>
            <w:r w:rsidR="00C76F17">
              <w:rPr>
                <w:rFonts w:cs="Arial"/>
              </w:rPr>
              <w:t>6</w:t>
            </w:r>
          </w:p>
        </w:tc>
        <w:tc>
          <w:tcPr>
            <w:tcW w:w="670" w:type="pct"/>
            <w:tcBorders>
              <w:top w:val="single" w:sz="4" w:space="0" w:color="auto"/>
              <w:left w:val="nil"/>
              <w:bottom w:val="single" w:sz="4" w:space="0" w:color="auto"/>
              <w:right w:val="single" w:sz="4" w:space="0" w:color="auto"/>
            </w:tcBorders>
            <w:shd w:val="clear" w:color="000000" w:fill="FFFFFF"/>
            <w:noWrap/>
            <w:vAlign w:val="center"/>
          </w:tcPr>
          <w:p w:rsidR="00560DAE" w:rsidRDefault="00C76F17" w:rsidP="00C76F17">
            <w:pPr>
              <w:jc w:val="center"/>
              <w:rPr>
                <w:rFonts w:cs="Arial"/>
              </w:rPr>
            </w:pPr>
            <w:r>
              <w:rPr>
                <w:rFonts w:cs="Arial"/>
              </w:rPr>
              <w:t>26</w:t>
            </w:r>
          </w:p>
        </w:tc>
        <w:tc>
          <w:tcPr>
            <w:tcW w:w="1385" w:type="pct"/>
            <w:tcBorders>
              <w:top w:val="single" w:sz="4" w:space="0" w:color="auto"/>
              <w:left w:val="nil"/>
              <w:bottom w:val="single" w:sz="4" w:space="0" w:color="auto"/>
              <w:right w:val="single" w:sz="4" w:space="0" w:color="auto"/>
            </w:tcBorders>
            <w:shd w:val="clear" w:color="000000" w:fill="FFFFFF"/>
          </w:tcPr>
          <w:p w:rsidR="00560DAE" w:rsidRDefault="00560DAE" w:rsidP="00560DAE">
            <w:pPr>
              <w:spacing w:after="0"/>
              <w:rPr>
                <w:rFonts w:ascii="Calibri" w:hAnsi="Calibri" w:cs="Calibri"/>
                <w:color w:val="000000"/>
                <w:sz w:val="22"/>
                <w:szCs w:val="22"/>
              </w:rPr>
            </w:pPr>
            <w:r w:rsidRPr="00560DAE">
              <w:rPr>
                <w:rFonts w:ascii="Calibri" w:hAnsi="Calibri" w:cs="Calibri"/>
                <w:color w:val="000000"/>
                <w:sz w:val="22"/>
                <w:szCs w:val="22"/>
              </w:rPr>
              <w:t>Client Onboarding</w:t>
            </w:r>
          </w:p>
        </w:tc>
        <w:tc>
          <w:tcPr>
            <w:tcW w:w="2501" w:type="pct"/>
            <w:tcBorders>
              <w:top w:val="single" w:sz="4" w:space="0" w:color="auto"/>
              <w:left w:val="nil"/>
              <w:bottom w:val="single" w:sz="4" w:space="0" w:color="auto"/>
              <w:right w:val="single" w:sz="4" w:space="0" w:color="auto"/>
            </w:tcBorders>
            <w:shd w:val="clear" w:color="000000" w:fill="FFFFFF"/>
          </w:tcPr>
          <w:p w:rsidR="00560DAE" w:rsidRPr="004D62E3" w:rsidRDefault="00D906B2" w:rsidP="00D906B2">
            <w:pPr>
              <w:spacing w:after="0"/>
              <w:jc w:val="both"/>
              <w:rPr>
                <w:rFonts w:cs="Arial"/>
              </w:rPr>
            </w:pPr>
            <w:r>
              <w:rPr>
                <w:rFonts w:cs="Arial"/>
              </w:rPr>
              <w:t>New Client Onboards</w:t>
            </w:r>
          </w:p>
        </w:tc>
      </w:tr>
      <w:tr w:rsidR="00560DAE" w:rsidRPr="00F912B6" w:rsidTr="007637FA">
        <w:trPr>
          <w:trHeight w:val="170"/>
          <w:jc w:val="center"/>
        </w:trPr>
        <w:tc>
          <w:tcPr>
            <w:tcW w:w="444" w:type="pct"/>
            <w:tcBorders>
              <w:top w:val="single" w:sz="4" w:space="0" w:color="auto"/>
              <w:left w:val="single" w:sz="4" w:space="0" w:color="auto"/>
              <w:bottom w:val="single" w:sz="4" w:space="0" w:color="auto"/>
              <w:right w:val="single" w:sz="4" w:space="0" w:color="auto"/>
            </w:tcBorders>
            <w:shd w:val="clear" w:color="000000" w:fill="FFFFFF"/>
            <w:vAlign w:val="center"/>
          </w:tcPr>
          <w:p w:rsidR="00560DAE" w:rsidRDefault="00560DAE" w:rsidP="00106663">
            <w:pPr>
              <w:jc w:val="center"/>
              <w:rPr>
                <w:rFonts w:cs="Arial"/>
              </w:rPr>
            </w:pPr>
            <w:r>
              <w:rPr>
                <w:rFonts w:cs="Arial"/>
              </w:rPr>
              <w:t>2</w:t>
            </w:r>
            <w:r w:rsidR="00C76F17">
              <w:rPr>
                <w:rFonts w:cs="Arial"/>
              </w:rPr>
              <w:t>7</w:t>
            </w:r>
          </w:p>
        </w:tc>
        <w:tc>
          <w:tcPr>
            <w:tcW w:w="670" w:type="pct"/>
            <w:tcBorders>
              <w:top w:val="single" w:sz="4" w:space="0" w:color="auto"/>
              <w:left w:val="nil"/>
              <w:bottom w:val="single" w:sz="4" w:space="0" w:color="auto"/>
              <w:right w:val="single" w:sz="4" w:space="0" w:color="auto"/>
            </w:tcBorders>
            <w:shd w:val="clear" w:color="000000" w:fill="FFFFFF"/>
            <w:noWrap/>
            <w:vAlign w:val="center"/>
          </w:tcPr>
          <w:p w:rsidR="00560DAE" w:rsidRDefault="00C76F17" w:rsidP="00C76F17">
            <w:pPr>
              <w:jc w:val="center"/>
              <w:rPr>
                <w:rFonts w:cs="Arial"/>
              </w:rPr>
            </w:pPr>
            <w:r>
              <w:rPr>
                <w:rFonts w:cs="Arial"/>
              </w:rPr>
              <w:t>27</w:t>
            </w:r>
          </w:p>
        </w:tc>
        <w:tc>
          <w:tcPr>
            <w:tcW w:w="1385" w:type="pct"/>
            <w:tcBorders>
              <w:top w:val="single" w:sz="4" w:space="0" w:color="auto"/>
              <w:left w:val="nil"/>
              <w:bottom w:val="single" w:sz="4" w:space="0" w:color="auto"/>
              <w:right w:val="single" w:sz="4" w:space="0" w:color="auto"/>
            </w:tcBorders>
            <w:shd w:val="clear" w:color="000000" w:fill="FFFFFF"/>
          </w:tcPr>
          <w:p w:rsidR="00560DAE" w:rsidRDefault="00560DAE" w:rsidP="00560DAE">
            <w:pPr>
              <w:spacing w:after="0"/>
              <w:rPr>
                <w:rFonts w:ascii="Calibri" w:hAnsi="Calibri" w:cs="Calibri"/>
                <w:color w:val="000000"/>
                <w:sz w:val="22"/>
                <w:szCs w:val="22"/>
              </w:rPr>
            </w:pPr>
            <w:r w:rsidRPr="00560DAE">
              <w:rPr>
                <w:rFonts w:ascii="Calibri" w:hAnsi="Calibri" w:cs="Calibri"/>
                <w:color w:val="000000"/>
                <w:sz w:val="22"/>
                <w:szCs w:val="22"/>
              </w:rPr>
              <w:t>Client onboarding confirmation</w:t>
            </w:r>
          </w:p>
        </w:tc>
        <w:tc>
          <w:tcPr>
            <w:tcW w:w="2501" w:type="pct"/>
            <w:tcBorders>
              <w:top w:val="single" w:sz="4" w:space="0" w:color="auto"/>
              <w:left w:val="nil"/>
              <w:bottom w:val="single" w:sz="4" w:space="0" w:color="auto"/>
              <w:right w:val="single" w:sz="4" w:space="0" w:color="auto"/>
            </w:tcBorders>
            <w:shd w:val="clear" w:color="000000" w:fill="FFFFFF"/>
          </w:tcPr>
          <w:p w:rsidR="00560DAE" w:rsidRPr="004D62E3" w:rsidRDefault="00D906B2" w:rsidP="00106663">
            <w:pPr>
              <w:jc w:val="both"/>
              <w:rPr>
                <w:rFonts w:cs="Arial"/>
              </w:rPr>
            </w:pPr>
            <w:r>
              <w:rPr>
                <w:rFonts w:cs="Arial"/>
              </w:rPr>
              <w:t>Client onboarding completed</w:t>
            </w:r>
          </w:p>
        </w:tc>
      </w:tr>
      <w:tr w:rsidR="00560DAE" w:rsidRPr="00F912B6" w:rsidTr="007637FA">
        <w:trPr>
          <w:trHeight w:val="170"/>
          <w:jc w:val="center"/>
        </w:trPr>
        <w:tc>
          <w:tcPr>
            <w:tcW w:w="444" w:type="pct"/>
            <w:tcBorders>
              <w:top w:val="single" w:sz="4" w:space="0" w:color="auto"/>
              <w:left w:val="single" w:sz="4" w:space="0" w:color="auto"/>
              <w:bottom w:val="single" w:sz="4" w:space="0" w:color="auto"/>
              <w:right w:val="single" w:sz="4" w:space="0" w:color="auto"/>
            </w:tcBorders>
            <w:shd w:val="clear" w:color="000000" w:fill="FFFFFF"/>
            <w:vAlign w:val="center"/>
          </w:tcPr>
          <w:p w:rsidR="00560DAE" w:rsidRDefault="00560DAE" w:rsidP="00106663">
            <w:pPr>
              <w:jc w:val="center"/>
              <w:rPr>
                <w:rFonts w:cs="Arial"/>
              </w:rPr>
            </w:pPr>
            <w:r>
              <w:rPr>
                <w:rFonts w:cs="Arial"/>
              </w:rPr>
              <w:t>2</w:t>
            </w:r>
            <w:r w:rsidR="00C76F17">
              <w:rPr>
                <w:rFonts w:cs="Arial"/>
              </w:rPr>
              <w:t>8</w:t>
            </w:r>
          </w:p>
        </w:tc>
        <w:tc>
          <w:tcPr>
            <w:tcW w:w="670" w:type="pct"/>
            <w:tcBorders>
              <w:top w:val="single" w:sz="4" w:space="0" w:color="auto"/>
              <w:left w:val="nil"/>
              <w:bottom w:val="single" w:sz="4" w:space="0" w:color="auto"/>
              <w:right w:val="single" w:sz="4" w:space="0" w:color="auto"/>
            </w:tcBorders>
            <w:shd w:val="clear" w:color="000000" w:fill="FFFFFF"/>
            <w:noWrap/>
            <w:vAlign w:val="center"/>
          </w:tcPr>
          <w:p w:rsidR="00560DAE" w:rsidRDefault="00C76F17" w:rsidP="00C76F17">
            <w:pPr>
              <w:jc w:val="center"/>
              <w:rPr>
                <w:rFonts w:cs="Arial"/>
              </w:rPr>
            </w:pPr>
            <w:r>
              <w:rPr>
                <w:rFonts w:cs="Arial"/>
              </w:rPr>
              <w:t>28</w:t>
            </w:r>
          </w:p>
        </w:tc>
        <w:tc>
          <w:tcPr>
            <w:tcW w:w="1385" w:type="pct"/>
            <w:tcBorders>
              <w:top w:val="single" w:sz="4" w:space="0" w:color="auto"/>
              <w:left w:val="nil"/>
              <w:bottom w:val="single" w:sz="4" w:space="0" w:color="auto"/>
              <w:right w:val="single" w:sz="4" w:space="0" w:color="auto"/>
            </w:tcBorders>
            <w:shd w:val="clear" w:color="000000" w:fill="FFFFFF"/>
          </w:tcPr>
          <w:p w:rsidR="00560DAE" w:rsidRDefault="00560DAE" w:rsidP="00560DAE">
            <w:pPr>
              <w:spacing w:after="0"/>
              <w:rPr>
                <w:rFonts w:ascii="Calibri" w:hAnsi="Calibri" w:cs="Calibri"/>
                <w:color w:val="000000"/>
                <w:sz w:val="22"/>
                <w:szCs w:val="22"/>
              </w:rPr>
            </w:pPr>
            <w:r w:rsidRPr="00560DAE">
              <w:rPr>
                <w:rFonts w:ascii="Calibri" w:hAnsi="Calibri" w:cs="Calibri"/>
                <w:color w:val="000000"/>
                <w:sz w:val="22"/>
                <w:szCs w:val="22"/>
              </w:rPr>
              <w:t>Password Reset</w:t>
            </w:r>
          </w:p>
        </w:tc>
        <w:tc>
          <w:tcPr>
            <w:tcW w:w="2501" w:type="pct"/>
            <w:tcBorders>
              <w:top w:val="single" w:sz="4" w:space="0" w:color="auto"/>
              <w:left w:val="nil"/>
              <w:bottom w:val="single" w:sz="4" w:space="0" w:color="auto"/>
              <w:right w:val="single" w:sz="4" w:space="0" w:color="auto"/>
            </w:tcBorders>
            <w:shd w:val="clear" w:color="000000" w:fill="FFFFFF"/>
          </w:tcPr>
          <w:p w:rsidR="00560DAE" w:rsidRPr="004D62E3" w:rsidRDefault="00D906B2" w:rsidP="00106663">
            <w:pPr>
              <w:jc w:val="both"/>
              <w:rPr>
                <w:rFonts w:cs="Arial"/>
              </w:rPr>
            </w:pPr>
            <w:r>
              <w:rPr>
                <w:rFonts w:cs="Arial"/>
              </w:rPr>
              <w:t xml:space="preserve">Client user resets password </w:t>
            </w:r>
          </w:p>
        </w:tc>
      </w:tr>
      <w:tr w:rsidR="00560DAE" w:rsidRPr="00F912B6" w:rsidTr="007637FA">
        <w:trPr>
          <w:trHeight w:val="170"/>
          <w:jc w:val="center"/>
        </w:trPr>
        <w:tc>
          <w:tcPr>
            <w:tcW w:w="444" w:type="pct"/>
            <w:tcBorders>
              <w:top w:val="single" w:sz="4" w:space="0" w:color="auto"/>
              <w:left w:val="single" w:sz="4" w:space="0" w:color="auto"/>
              <w:bottom w:val="single" w:sz="4" w:space="0" w:color="auto"/>
              <w:right w:val="single" w:sz="4" w:space="0" w:color="auto"/>
            </w:tcBorders>
            <w:shd w:val="clear" w:color="000000" w:fill="FFFFFF"/>
            <w:vAlign w:val="center"/>
          </w:tcPr>
          <w:p w:rsidR="00560DAE" w:rsidRDefault="00560DAE" w:rsidP="00106663">
            <w:pPr>
              <w:jc w:val="center"/>
              <w:rPr>
                <w:rFonts w:cs="Arial"/>
              </w:rPr>
            </w:pPr>
            <w:r>
              <w:rPr>
                <w:rFonts w:cs="Arial"/>
              </w:rPr>
              <w:t>2</w:t>
            </w:r>
            <w:r w:rsidR="00C76F17">
              <w:rPr>
                <w:rFonts w:cs="Arial"/>
              </w:rPr>
              <w:t>9</w:t>
            </w:r>
          </w:p>
        </w:tc>
        <w:tc>
          <w:tcPr>
            <w:tcW w:w="670" w:type="pct"/>
            <w:tcBorders>
              <w:top w:val="single" w:sz="4" w:space="0" w:color="auto"/>
              <w:left w:val="nil"/>
              <w:bottom w:val="single" w:sz="4" w:space="0" w:color="auto"/>
              <w:right w:val="single" w:sz="4" w:space="0" w:color="auto"/>
            </w:tcBorders>
            <w:shd w:val="clear" w:color="000000" w:fill="FFFFFF"/>
            <w:noWrap/>
            <w:vAlign w:val="center"/>
          </w:tcPr>
          <w:p w:rsidR="00560DAE" w:rsidRDefault="00C76F17" w:rsidP="00C76F17">
            <w:pPr>
              <w:jc w:val="center"/>
              <w:rPr>
                <w:rFonts w:cs="Arial"/>
              </w:rPr>
            </w:pPr>
            <w:r>
              <w:rPr>
                <w:rFonts w:cs="Arial"/>
              </w:rPr>
              <w:t>29</w:t>
            </w:r>
          </w:p>
        </w:tc>
        <w:tc>
          <w:tcPr>
            <w:tcW w:w="1385" w:type="pct"/>
            <w:tcBorders>
              <w:top w:val="single" w:sz="4" w:space="0" w:color="auto"/>
              <w:left w:val="nil"/>
              <w:bottom w:val="single" w:sz="4" w:space="0" w:color="auto"/>
              <w:right w:val="single" w:sz="4" w:space="0" w:color="auto"/>
            </w:tcBorders>
            <w:shd w:val="clear" w:color="000000" w:fill="FFFFFF"/>
          </w:tcPr>
          <w:p w:rsidR="00560DAE" w:rsidRPr="00560DAE" w:rsidRDefault="00560DAE" w:rsidP="00560DAE">
            <w:pPr>
              <w:spacing w:after="0"/>
              <w:rPr>
                <w:rFonts w:ascii="Calibri" w:hAnsi="Calibri" w:cs="Calibri"/>
                <w:color w:val="000000"/>
                <w:sz w:val="22"/>
                <w:szCs w:val="22"/>
              </w:rPr>
            </w:pPr>
            <w:r w:rsidRPr="00560DAE">
              <w:rPr>
                <w:rFonts w:ascii="Calibri" w:hAnsi="Calibri" w:cs="Calibri"/>
                <w:color w:val="000000"/>
                <w:sz w:val="22"/>
                <w:szCs w:val="22"/>
              </w:rPr>
              <w:t>Password Update</w:t>
            </w:r>
          </w:p>
        </w:tc>
        <w:tc>
          <w:tcPr>
            <w:tcW w:w="2501" w:type="pct"/>
            <w:tcBorders>
              <w:top w:val="single" w:sz="4" w:space="0" w:color="auto"/>
              <w:left w:val="nil"/>
              <w:bottom w:val="single" w:sz="4" w:space="0" w:color="auto"/>
              <w:right w:val="single" w:sz="4" w:space="0" w:color="auto"/>
            </w:tcBorders>
            <w:shd w:val="clear" w:color="000000" w:fill="FFFFFF"/>
          </w:tcPr>
          <w:p w:rsidR="00560DAE" w:rsidRPr="004D62E3" w:rsidRDefault="00D906B2" w:rsidP="00106663">
            <w:pPr>
              <w:jc w:val="both"/>
              <w:rPr>
                <w:rFonts w:cs="Arial"/>
              </w:rPr>
            </w:pPr>
            <w:r>
              <w:rPr>
                <w:rFonts w:cs="Arial"/>
              </w:rPr>
              <w:t xml:space="preserve">Client user updated his password </w:t>
            </w:r>
          </w:p>
        </w:tc>
      </w:tr>
      <w:tr w:rsidR="00560DAE" w:rsidRPr="00F912B6" w:rsidTr="007637FA">
        <w:trPr>
          <w:trHeight w:val="170"/>
          <w:jc w:val="center"/>
        </w:trPr>
        <w:tc>
          <w:tcPr>
            <w:tcW w:w="444" w:type="pct"/>
            <w:tcBorders>
              <w:top w:val="single" w:sz="4" w:space="0" w:color="auto"/>
              <w:left w:val="single" w:sz="4" w:space="0" w:color="auto"/>
              <w:bottom w:val="single" w:sz="4" w:space="0" w:color="auto"/>
              <w:right w:val="single" w:sz="4" w:space="0" w:color="auto"/>
            </w:tcBorders>
            <w:shd w:val="clear" w:color="000000" w:fill="FFFFFF"/>
            <w:vAlign w:val="center"/>
          </w:tcPr>
          <w:p w:rsidR="00560DAE" w:rsidRDefault="00C76F17" w:rsidP="00106663">
            <w:pPr>
              <w:jc w:val="center"/>
              <w:rPr>
                <w:rFonts w:cs="Arial"/>
              </w:rPr>
            </w:pPr>
            <w:r>
              <w:rPr>
                <w:rFonts w:cs="Arial"/>
              </w:rPr>
              <w:t>30</w:t>
            </w:r>
          </w:p>
        </w:tc>
        <w:tc>
          <w:tcPr>
            <w:tcW w:w="670" w:type="pct"/>
            <w:tcBorders>
              <w:top w:val="single" w:sz="4" w:space="0" w:color="auto"/>
              <w:left w:val="nil"/>
              <w:bottom w:val="single" w:sz="4" w:space="0" w:color="auto"/>
              <w:right w:val="single" w:sz="4" w:space="0" w:color="auto"/>
            </w:tcBorders>
            <w:shd w:val="clear" w:color="000000" w:fill="FFFFFF"/>
            <w:noWrap/>
            <w:vAlign w:val="center"/>
          </w:tcPr>
          <w:p w:rsidR="00560DAE" w:rsidRDefault="00C76F17" w:rsidP="00C76F17">
            <w:pPr>
              <w:jc w:val="center"/>
              <w:rPr>
                <w:rFonts w:cs="Arial"/>
              </w:rPr>
            </w:pPr>
            <w:r>
              <w:rPr>
                <w:rFonts w:cs="Arial"/>
              </w:rPr>
              <w:t>30</w:t>
            </w:r>
          </w:p>
        </w:tc>
        <w:tc>
          <w:tcPr>
            <w:tcW w:w="1385" w:type="pct"/>
            <w:tcBorders>
              <w:top w:val="single" w:sz="4" w:space="0" w:color="auto"/>
              <w:left w:val="nil"/>
              <w:bottom w:val="single" w:sz="4" w:space="0" w:color="auto"/>
              <w:right w:val="single" w:sz="4" w:space="0" w:color="auto"/>
            </w:tcBorders>
            <w:shd w:val="clear" w:color="000000" w:fill="FFFFFF"/>
          </w:tcPr>
          <w:p w:rsidR="00560DAE" w:rsidRPr="00560DAE" w:rsidRDefault="00560DAE" w:rsidP="00560DAE">
            <w:pPr>
              <w:spacing w:after="0"/>
              <w:rPr>
                <w:rFonts w:ascii="Calibri" w:hAnsi="Calibri" w:cs="Calibri"/>
                <w:color w:val="000000"/>
                <w:sz w:val="22"/>
                <w:szCs w:val="22"/>
              </w:rPr>
            </w:pPr>
            <w:r w:rsidRPr="00560DAE">
              <w:rPr>
                <w:rFonts w:ascii="Calibri" w:hAnsi="Calibri" w:cs="Calibri"/>
                <w:color w:val="000000"/>
                <w:sz w:val="22"/>
                <w:szCs w:val="22"/>
              </w:rPr>
              <w:t>File Upload Status</w:t>
            </w:r>
          </w:p>
        </w:tc>
        <w:tc>
          <w:tcPr>
            <w:tcW w:w="2501" w:type="pct"/>
            <w:tcBorders>
              <w:top w:val="single" w:sz="4" w:space="0" w:color="auto"/>
              <w:left w:val="nil"/>
              <w:bottom w:val="single" w:sz="4" w:space="0" w:color="auto"/>
              <w:right w:val="single" w:sz="4" w:space="0" w:color="auto"/>
            </w:tcBorders>
            <w:shd w:val="clear" w:color="000000" w:fill="FFFFFF"/>
          </w:tcPr>
          <w:p w:rsidR="00560DAE" w:rsidRPr="004D62E3" w:rsidRDefault="00C63B6D" w:rsidP="00106663">
            <w:pPr>
              <w:jc w:val="both"/>
              <w:rPr>
                <w:rFonts w:cs="Arial"/>
              </w:rPr>
            </w:pPr>
            <w:r>
              <w:rPr>
                <w:rFonts w:cs="Arial"/>
              </w:rPr>
              <w:t>Status Update on File Upload</w:t>
            </w:r>
          </w:p>
        </w:tc>
      </w:tr>
      <w:tr w:rsidR="00560DAE" w:rsidRPr="00F912B6" w:rsidTr="007637FA">
        <w:trPr>
          <w:trHeight w:val="170"/>
          <w:jc w:val="center"/>
        </w:trPr>
        <w:tc>
          <w:tcPr>
            <w:tcW w:w="444" w:type="pct"/>
            <w:tcBorders>
              <w:top w:val="single" w:sz="4" w:space="0" w:color="auto"/>
              <w:left w:val="single" w:sz="4" w:space="0" w:color="auto"/>
              <w:bottom w:val="single" w:sz="4" w:space="0" w:color="auto"/>
              <w:right w:val="single" w:sz="4" w:space="0" w:color="auto"/>
            </w:tcBorders>
            <w:shd w:val="clear" w:color="000000" w:fill="FFFFFF"/>
            <w:vAlign w:val="center"/>
          </w:tcPr>
          <w:p w:rsidR="00560DAE" w:rsidRDefault="00C76F17" w:rsidP="00106663">
            <w:pPr>
              <w:jc w:val="center"/>
              <w:rPr>
                <w:rFonts w:cs="Arial"/>
              </w:rPr>
            </w:pPr>
            <w:r>
              <w:rPr>
                <w:rFonts w:cs="Arial"/>
              </w:rPr>
              <w:t>31</w:t>
            </w:r>
          </w:p>
        </w:tc>
        <w:tc>
          <w:tcPr>
            <w:tcW w:w="670" w:type="pct"/>
            <w:tcBorders>
              <w:top w:val="single" w:sz="4" w:space="0" w:color="auto"/>
              <w:left w:val="nil"/>
              <w:bottom w:val="single" w:sz="4" w:space="0" w:color="auto"/>
              <w:right w:val="single" w:sz="4" w:space="0" w:color="auto"/>
            </w:tcBorders>
            <w:shd w:val="clear" w:color="000000" w:fill="FFFFFF"/>
            <w:noWrap/>
            <w:vAlign w:val="center"/>
          </w:tcPr>
          <w:p w:rsidR="00560DAE" w:rsidRDefault="00C76F17" w:rsidP="00C76F17">
            <w:pPr>
              <w:jc w:val="center"/>
              <w:rPr>
                <w:rFonts w:cs="Arial"/>
              </w:rPr>
            </w:pPr>
            <w:r>
              <w:rPr>
                <w:rFonts w:cs="Arial"/>
              </w:rPr>
              <w:t>31</w:t>
            </w:r>
          </w:p>
        </w:tc>
        <w:tc>
          <w:tcPr>
            <w:tcW w:w="1385" w:type="pct"/>
            <w:tcBorders>
              <w:top w:val="single" w:sz="4" w:space="0" w:color="auto"/>
              <w:left w:val="nil"/>
              <w:bottom w:val="single" w:sz="4" w:space="0" w:color="auto"/>
              <w:right w:val="single" w:sz="4" w:space="0" w:color="auto"/>
            </w:tcBorders>
            <w:shd w:val="clear" w:color="000000" w:fill="FFFFFF"/>
          </w:tcPr>
          <w:p w:rsidR="00560DAE" w:rsidRPr="00560DAE" w:rsidRDefault="00560DAE" w:rsidP="00560DAE">
            <w:pPr>
              <w:spacing w:after="0"/>
              <w:rPr>
                <w:rFonts w:ascii="Calibri" w:hAnsi="Calibri" w:cs="Calibri"/>
                <w:color w:val="000000"/>
                <w:sz w:val="22"/>
                <w:szCs w:val="22"/>
              </w:rPr>
            </w:pPr>
            <w:r>
              <w:rPr>
                <w:rFonts w:ascii="Calibri" w:hAnsi="Calibri" w:cs="Calibri"/>
                <w:color w:val="000000"/>
                <w:sz w:val="22"/>
                <w:szCs w:val="22"/>
              </w:rPr>
              <w:t>File Exception</w:t>
            </w:r>
          </w:p>
        </w:tc>
        <w:tc>
          <w:tcPr>
            <w:tcW w:w="2501" w:type="pct"/>
            <w:tcBorders>
              <w:top w:val="single" w:sz="4" w:space="0" w:color="auto"/>
              <w:left w:val="nil"/>
              <w:bottom w:val="single" w:sz="4" w:space="0" w:color="auto"/>
              <w:right w:val="single" w:sz="4" w:space="0" w:color="auto"/>
            </w:tcBorders>
            <w:shd w:val="clear" w:color="000000" w:fill="FFFFFF"/>
          </w:tcPr>
          <w:p w:rsidR="00560DAE" w:rsidRPr="004D62E3" w:rsidRDefault="00C63B6D" w:rsidP="00106663">
            <w:pPr>
              <w:jc w:val="both"/>
              <w:rPr>
                <w:rFonts w:cs="Arial"/>
              </w:rPr>
            </w:pPr>
            <w:r>
              <w:rPr>
                <w:rFonts w:cs="Arial"/>
              </w:rPr>
              <w:t>Report file level exception</w:t>
            </w:r>
          </w:p>
        </w:tc>
      </w:tr>
      <w:tr w:rsidR="00560DAE" w:rsidRPr="00F912B6" w:rsidTr="007637FA">
        <w:trPr>
          <w:trHeight w:val="170"/>
          <w:jc w:val="center"/>
        </w:trPr>
        <w:tc>
          <w:tcPr>
            <w:tcW w:w="444" w:type="pct"/>
            <w:tcBorders>
              <w:top w:val="single" w:sz="4" w:space="0" w:color="auto"/>
              <w:left w:val="single" w:sz="4" w:space="0" w:color="auto"/>
              <w:bottom w:val="single" w:sz="4" w:space="0" w:color="auto"/>
              <w:right w:val="single" w:sz="4" w:space="0" w:color="auto"/>
            </w:tcBorders>
            <w:shd w:val="clear" w:color="000000" w:fill="FFFFFF"/>
            <w:vAlign w:val="center"/>
          </w:tcPr>
          <w:p w:rsidR="00560DAE" w:rsidRDefault="00C76F17" w:rsidP="00106663">
            <w:pPr>
              <w:jc w:val="center"/>
              <w:rPr>
                <w:rFonts w:cs="Arial"/>
              </w:rPr>
            </w:pPr>
            <w:r>
              <w:rPr>
                <w:rFonts w:cs="Arial"/>
              </w:rPr>
              <w:t>32</w:t>
            </w:r>
          </w:p>
        </w:tc>
        <w:tc>
          <w:tcPr>
            <w:tcW w:w="670" w:type="pct"/>
            <w:tcBorders>
              <w:top w:val="single" w:sz="4" w:space="0" w:color="auto"/>
              <w:left w:val="nil"/>
              <w:bottom w:val="single" w:sz="4" w:space="0" w:color="auto"/>
              <w:right w:val="single" w:sz="4" w:space="0" w:color="auto"/>
            </w:tcBorders>
            <w:shd w:val="clear" w:color="000000" w:fill="FFFFFF"/>
            <w:noWrap/>
            <w:vAlign w:val="center"/>
          </w:tcPr>
          <w:p w:rsidR="00560DAE" w:rsidRDefault="00C76F17" w:rsidP="00C76F17">
            <w:pPr>
              <w:jc w:val="center"/>
              <w:rPr>
                <w:rFonts w:cs="Arial"/>
              </w:rPr>
            </w:pPr>
            <w:r>
              <w:rPr>
                <w:rFonts w:cs="Arial"/>
              </w:rPr>
              <w:t>32</w:t>
            </w:r>
          </w:p>
        </w:tc>
        <w:tc>
          <w:tcPr>
            <w:tcW w:w="1385" w:type="pct"/>
            <w:tcBorders>
              <w:top w:val="single" w:sz="4" w:space="0" w:color="auto"/>
              <w:left w:val="nil"/>
              <w:bottom w:val="single" w:sz="4" w:space="0" w:color="auto"/>
              <w:right w:val="single" w:sz="4" w:space="0" w:color="auto"/>
            </w:tcBorders>
            <w:shd w:val="clear" w:color="000000" w:fill="FFFFFF"/>
          </w:tcPr>
          <w:p w:rsidR="00560DAE" w:rsidRPr="00560DAE" w:rsidRDefault="00560DAE" w:rsidP="00560DAE">
            <w:pPr>
              <w:spacing w:after="0"/>
              <w:rPr>
                <w:rFonts w:ascii="Calibri" w:hAnsi="Calibri" w:cs="Calibri"/>
                <w:color w:val="000000"/>
                <w:sz w:val="22"/>
                <w:szCs w:val="22"/>
              </w:rPr>
            </w:pPr>
            <w:r>
              <w:rPr>
                <w:rFonts w:ascii="Calibri" w:hAnsi="Calibri" w:cs="Calibri"/>
                <w:color w:val="000000"/>
                <w:sz w:val="22"/>
                <w:szCs w:val="22"/>
              </w:rPr>
              <w:t>Record Exception</w:t>
            </w:r>
          </w:p>
        </w:tc>
        <w:tc>
          <w:tcPr>
            <w:tcW w:w="2501" w:type="pct"/>
            <w:tcBorders>
              <w:top w:val="single" w:sz="4" w:space="0" w:color="auto"/>
              <w:left w:val="nil"/>
              <w:bottom w:val="single" w:sz="4" w:space="0" w:color="auto"/>
              <w:right w:val="single" w:sz="4" w:space="0" w:color="auto"/>
            </w:tcBorders>
            <w:shd w:val="clear" w:color="000000" w:fill="FFFFFF"/>
          </w:tcPr>
          <w:p w:rsidR="00560DAE" w:rsidRPr="004D62E3" w:rsidRDefault="00C63B6D" w:rsidP="00106663">
            <w:pPr>
              <w:jc w:val="both"/>
              <w:rPr>
                <w:rFonts w:cs="Arial"/>
              </w:rPr>
            </w:pPr>
            <w:r>
              <w:rPr>
                <w:rFonts w:cs="Arial"/>
              </w:rPr>
              <w:t xml:space="preserve">Report record level exception </w:t>
            </w:r>
          </w:p>
        </w:tc>
      </w:tr>
      <w:tr w:rsidR="00560DAE" w:rsidRPr="00F912B6" w:rsidTr="007637FA">
        <w:trPr>
          <w:trHeight w:val="170"/>
          <w:jc w:val="center"/>
        </w:trPr>
        <w:tc>
          <w:tcPr>
            <w:tcW w:w="444" w:type="pct"/>
            <w:tcBorders>
              <w:top w:val="single" w:sz="4" w:space="0" w:color="auto"/>
              <w:left w:val="single" w:sz="4" w:space="0" w:color="auto"/>
              <w:bottom w:val="single" w:sz="4" w:space="0" w:color="auto"/>
              <w:right w:val="single" w:sz="4" w:space="0" w:color="auto"/>
            </w:tcBorders>
            <w:shd w:val="clear" w:color="000000" w:fill="FFFFFF"/>
            <w:vAlign w:val="center"/>
          </w:tcPr>
          <w:p w:rsidR="00560DAE" w:rsidRDefault="007637FA" w:rsidP="00106663">
            <w:pPr>
              <w:jc w:val="center"/>
              <w:rPr>
                <w:rFonts w:cs="Arial"/>
              </w:rPr>
            </w:pPr>
            <w:r>
              <w:rPr>
                <w:rFonts w:cs="Arial"/>
              </w:rPr>
              <w:t>3</w:t>
            </w:r>
            <w:r w:rsidR="00C76F17">
              <w:rPr>
                <w:rFonts w:cs="Arial"/>
              </w:rPr>
              <w:t>3</w:t>
            </w:r>
          </w:p>
        </w:tc>
        <w:tc>
          <w:tcPr>
            <w:tcW w:w="670" w:type="pct"/>
            <w:tcBorders>
              <w:top w:val="single" w:sz="4" w:space="0" w:color="auto"/>
              <w:left w:val="nil"/>
              <w:bottom w:val="single" w:sz="4" w:space="0" w:color="auto"/>
              <w:right w:val="single" w:sz="4" w:space="0" w:color="auto"/>
            </w:tcBorders>
            <w:shd w:val="clear" w:color="000000" w:fill="FFFFFF"/>
            <w:noWrap/>
            <w:vAlign w:val="center"/>
          </w:tcPr>
          <w:p w:rsidR="00560DAE" w:rsidRDefault="00C76F17" w:rsidP="00C76F17">
            <w:pPr>
              <w:jc w:val="center"/>
              <w:rPr>
                <w:rFonts w:cs="Arial"/>
              </w:rPr>
            </w:pPr>
            <w:r>
              <w:rPr>
                <w:rFonts w:cs="Arial"/>
              </w:rPr>
              <w:t>34</w:t>
            </w:r>
          </w:p>
        </w:tc>
        <w:tc>
          <w:tcPr>
            <w:tcW w:w="1385" w:type="pct"/>
            <w:tcBorders>
              <w:top w:val="single" w:sz="4" w:space="0" w:color="auto"/>
              <w:left w:val="nil"/>
              <w:bottom w:val="single" w:sz="4" w:space="0" w:color="auto"/>
              <w:right w:val="single" w:sz="4" w:space="0" w:color="auto"/>
            </w:tcBorders>
            <w:shd w:val="clear" w:color="000000" w:fill="FFFFFF"/>
          </w:tcPr>
          <w:p w:rsidR="00560DAE" w:rsidRDefault="00560DAE" w:rsidP="00560DAE">
            <w:pPr>
              <w:spacing w:after="0"/>
              <w:rPr>
                <w:rFonts w:ascii="Calibri" w:hAnsi="Calibri" w:cs="Calibri"/>
                <w:color w:val="000000"/>
                <w:sz w:val="22"/>
                <w:szCs w:val="22"/>
              </w:rPr>
            </w:pPr>
            <w:r w:rsidRPr="00560DAE">
              <w:rPr>
                <w:rFonts w:ascii="Calibri" w:hAnsi="Calibri" w:cs="Calibri"/>
                <w:color w:val="000000"/>
                <w:sz w:val="22"/>
                <w:szCs w:val="22"/>
              </w:rPr>
              <w:t>Daily Enrolment Report</w:t>
            </w:r>
          </w:p>
        </w:tc>
        <w:tc>
          <w:tcPr>
            <w:tcW w:w="2501" w:type="pct"/>
            <w:tcBorders>
              <w:top w:val="single" w:sz="4" w:space="0" w:color="auto"/>
              <w:left w:val="nil"/>
              <w:bottom w:val="single" w:sz="4" w:space="0" w:color="auto"/>
              <w:right w:val="single" w:sz="4" w:space="0" w:color="auto"/>
            </w:tcBorders>
            <w:shd w:val="clear" w:color="000000" w:fill="FFFFFF"/>
          </w:tcPr>
          <w:p w:rsidR="00560DAE" w:rsidRPr="004D62E3" w:rsidRDefault="00C63B6D" w:rsidP="00106663">
            <w:pPr>
              <w:jc w:val="both"/>
              <w:rPr>
                <w:rFonts w:cs="Arial"/>
              </w:rPr>
            </w:pPr>
            <w:r>
              <w:rPr>
                <w:rFonts w:cs="Arial"/>
              </w:rPr>
              <w:t>Enrolment report on daily basis</w:t>
            </w:r>
          </w:p>
        </w:tc>
      </w:tr>
      <w:tr w:rsidR="00560DAE" w:rsidRPr="00F912B6" w:rsidTr="007637FA">
        <w:trPr>
          <w:trHeight w:val="170"/>
          <w:jc w:val="center"/>
        </w:trPr>
        <w:tc>
          <w:tcPr>
            <w:tcW w:w="444" w:type="pct"/>
            <w:tcBorders>
              <w:top w:val="single" w:sz="4" w:space="0" w:color="auto"/>
              <w:left w:val="single" w:sz="4" w:space="0" w:color="auto"/>
              <w:bottom w:val="single" w:sz="4" w:space="0" w:color="auto"/>
              <w:right w:val="single" w:sz="4" w:space="0" w:color="auto"/>
            </w:tcBorders>
            <w:shd w:val="clear" w:color="000000" w:fill="FFFFFF"/>
            <w:vAlign w:val="center"/>
          </w:tcPr>
          <w:p w:rsidR="00560DAE" w:rsidRDefault="00560DAE" w:rsidP="00106663">
            <w:pPr>
              <w:jc w:val="center"/>
              <w:rPr>
                <w:rFonts w:cs="Arial"/>
              </w:rPr>
            </w:pPr>
            <w:r>
              <w:rPr>
                <w:rFonts w:cs="Arial"/>
              </w:rPr>
              <w:t>3</w:t>
            </w:r>
            <w:r w:rsidR="00C76F17">
              <w:rPr>
                <w:rFonts w:cs="Arial"/>
              </w:rPr>
              <w:t>4</w:t>
            </w:r>
          </w:p>
        </w:tc>
        <w:tc>
          <w:tcPr>
            <w:tcW w:w="670" w:type="pct"/>
            <w:tcBorders>
              <w:top w:val="single" w:sz="4" w:space="0" w:color="auto"/>
              <w:left w:val="nil"/>
              <w:bottom w:val="single" w:sz="4" w:space="0" w:color="auto"/>
              <w:right w:val="single" w:sz="4" w:space="0" w:color="auto"/>
            </w:tcBorders>
            <w:shd w:val="clear" w:color="000000" w:fill="FFFFFF"/>
            <w:noWrap/>
            <w:vAlign w:val="center"/>
          </w:tcPr>
          <w:p w:rsidR="00560DAE" w:rsidRDefault="00C76F17" w:rsidP="00C76F17">
            <w:pPr>
              <w:jc w:val="center"/>
              <w:rPr>
                <w:rFonts w:cs="Arial"/>
              </w:rPr>
            </w:pPr>
            <w:r>
              <w:rPr>
                <w:rFonts w:cs="Arial"/>
              </w:rPr>
              <w:t>35</w:t>
            </w:r>
          </w:p>
        </w:tc>
        <w:tc>
          <w:tcPr>
            <w:tcW w:w="1385" w:type="pct"/>
            <w:tcBorders>
              <w:top w:val="single" w:sz="4" w:space="0" w:color="auto"/>
              <w:left w:val="nil"/>
              <w:bottom w:val="single" w:sz="4" w:space="0" w:color="auto"/>
              <w:right w:val="single" w:sz="4" w:space="0" w:color="auto"/>
            </w:tcBorders>
            <w:shd w:val="clear" w:color="000000" w:fill="FFFFFF"/>
          </w:tcPr>
          <w:p w:rsidR="00560DAE" w:rsidRDefault="00560DAE" w:rsidP="00560DAE">
            <w:pPr>
              <w:spacing w:after="0"/>
              <w:rPr>
                <w:rFonts w:ascii="Calibri" w:hAnsi="Calibri" w:cs="Calibri"/>
                <w:color w:val="000000"/>
                <w:sz w:val="22"/>
                <w:szCs w:val="22"/>
              </w:rPr>
            </w:pPr>
            <w:r w:rsidRPr="00560DAE">
              <w:rPr>
                <w:rFonts w:ascii="Calibri" w:hAnsi="Calibri" w:cs="Calibri"/>
                <w:color w:val="000000"/>
                <w:sz w:val="22"/>
                <w:szCs w:val="22"/>
              </w:rPr>
              <w:t>Daily Reject Email</w:t>
            </w:r>
            <w:r w:rsidR="0099490E">
              <w:rPr>
                <w:rFonts w:ascii="Calibri" w:hAnsi="Calibri" w:cs="Calibri"/>
                <w:color w:val="000000"/>
                <w:sz w:val="22"/>
                <w:szCs w:val="22"/>
              </w:rPr>
              <w:t>/Text</w:t>
            </w:r>
            <w:r w:rsidRPr="00560DAE">
              <w:rPr>
                <w:rFonts w:ascii="Calibri" w:hAnsi="Calibri" w:cs="Calibri"/>
                <w:color w:val="000000"/>
                <w:sz w:val="22"/>
                <w:szCs w:val="22"/>
              </w:rPr>
              <w:t xml:space="preserve"> Report</w:t>
            </w:r>
          </w:p>
        </w:tc>
        <w:tc>
          <w:tcPr>
            <w:tcW w:w="2501" w:type="pct"/>
            <w:tcBorders>
              <w:top w:val="single" w:sz="4" w:space="0" w:color="auto"/>
              <w:left w:val="nil"/>
              <w:bottom w:val="single" w:sz="4" w:space="0" w:color="auto"/>
              <w:right w:val="single" w:sz="4" w:space="0" w:color="auto"/>
            </w:tcBorders>
            <w:shd w:val="clear" w:color="000000" w:fill="FFFFFF"/>
          </w:tcPr>
          <w:p w:rsidR="00560DAE" w:rsidRPr="004D62E3" w:rsidRDefault="00C63B6D" w:rsidP="00106663">
            <w:pPr>
              <w:jc w:val="both"/>
              <w:rPr>
                <w:rFonts w:cs="Arial"/>
              </w:rPr>
            </w:pPr>
            <w:r>
              <w:rPr>
                <w:rFonts w:cs="Arial"/>
              </w:rPr>
              <w:t>Email</w:t>
            </w:r>
            <w:r w:rsidR="0099490E">
              <w:rPr>
                <w:rFonts w:cs="Arial"/>
              </w:rPr>
              <w:t>/Text</w:t>
            </w:r>
            <w:r>
              <w:rPr>
                <w:rFonts w:cs="Arial"/>
              </w:rPr>
              <w:t xml:space="preserve"> Rejection report on daily basis</w:t>
            </w:r>
          </w:p>
        </w:tc>
      </w:tr>
      <w:tr w:rsidR="00560DAE" w:rsidRPr="00F912B6" w:rsidTr="007637FA">
        <w:trPr>
          <w:trHeight w:val="170"/>
          <w:jc w:val="center"/>
        </w:trPr>
        <w:tc>
          <w:tcPr>
            <w:tcW w:w="444" w:type="pct"/>
            <w:tcBorders>
              <w:top w:val="single" w:sz="4" w:space="0" w:color="auto"/>
              <w:left w:val="single" w:sz="4" w:space="0" w:color="auto"/>
              <w:bottom w:val="single" w:sz="4" w:space="0" w:color="auto"/>
              <w:right w:val="single" w:sz="4" w:space="0" w:color="auto"/>
            </w:tcBorders>
            <w:shd w:val="clear" w:color="000000" w:fill="FFFFFF"/>
            <w:vAlign w:val="center"/>
          </w:tcPr>
          <w:p w:rsidR="00560DAE" w:rsidRDefault="00560DAE" w:rsidP="00106663">
            <w:pPr>
              <w:jc w:val="center"/>
              <w:rPr>
                <w:rFonts w:cs="Arial"/>
              </w:rPr>
            </w:pPr>
            <w:r>
              <w:rPr>
                <w:rFonts w:cs="Arial"/>
              </w:rPr>
              <w:t>3</w:t>
            </w:r>
            <w:r w:rsidR="00C76F17">
              <w:rPr>
                <w:rFonts w:cs="Arial"/>
              </w:rPr>
              <w:t>5</w:t>
            </w:r>
          </w:p>
        </w:tc>
        <w:tc>
          <w:tcPr>
            <w:tcW w:w="670" w:type="pct"/>
            <w:tcBorders>
              <w:top w:val="single" w:sz="4" w:space="0" w:color="auto"/>
              <w:left w:val="nil"/>
              <w:bottom w:val="single" w:sz="4" w:space="0" w:color="auto"/>
              <w:right w:val="single" w:sz="4" w:space="0" w:color="auto"/>
            </w:tcBorders>
            <w:shd w:val="clear" w:color="000000" w:fill="FFFFFF"/>
            <w:noWrap/>
            <w:vAlign w:val="center"/>
          </w:tcPr>
          <w:p w:rsidR="00560DAE" w:rsidRDefault="00C76F17" w:rsidP="00C76F17">
            <w:pPr>
              <w:jc w:val="center"/>
              <w:rPr>
                <w:rFonts w:cs="Arial"/>
              </w:rPr>
            </w:pPr>
            <w:r>
              <w:rPr>
                <w:rFonts w:cs="Arial"/>
              </w:rPr>
              <w:t>36</w:t>
            </w:r>
          </w:p>
        </w:tc>
        <w:tc>
          <w:tcPr>
            <w:tcW w:w="1385" w:type="pct"/>
            <w:tcBorders>
              <w:top w:val="single" w:sz="4" w:space="0" w:color="auto"/>
              <w:left w:val="nil"/>
              <w:bottom w:val="single" w:sz="4" w:space="0" w:color="auto"/>
              <w:right w:val="single" w:sz="4" w:space="0" w:color="auto"/>
            </w:tcBorders>
            <w:shd w:val="clear" w:color="000000" w:fill="FFFFFF"/>
          </w:tcPr>
          <w:p w:rsidR="00560DAE" w:rsidRPr="00560DAE" w:rsidRDefault="00560DAE" w:rsidP="00560DAE">
            <w:pPr>
              <w:spacing w:after="0"/>
              <w:rPr>
                <w:rFonts w:ascii="Calibri" w:hAnsi="Calibri" w:cs="Calibri"/>
                <w:color w:val="000000"/>
                <w:sz w:val="22"/>
                <w:szCs w:val="22"/>
              </w:rPr>
            </w:pPr>
            <w:r>
              <w:rPr>
                <w:rFonts w:ascii="Calibri" w:hAnsi="Calibri" w:cs="Calibri"/>
                <w:color w:val="000000"/>
                <w:sz w:val="22"/>
                <w:szCs w:val="22"/>
              </w:rPr>
              <w:t>Default Payment Report</w:t>
            </w:r>
          </w:p>
        </w:tc>
        <w:tc>
          <w:tcPr>
            <w:tcW w:w="2501" w:type="pct"/>
            <w:tcBorders>
              <w:top w:val="single" w:sz="4" w:space="0" w:color="auto"/>
              <w:left w:val="nil"/>
              <w:bottom w:val="single" w:sz="4" w:space="0" w:color="auto"/>
              <w:right w:val="single" w:sz="4" w:space="0" w:color="auto"/>
            </w:tcBorders>
            <w:shd w:val="clear" w:color="000000" w:fill="FFFFFF"/>
          </w:tcPr>
          <w:p w:rsidR="00560DAE" w:rsidRPr="004D62E3" w:rsidRDefault="00C63B6D" w:rsidP="00106663">
            <w:pPr>
              <w:jc w:val="both"/>
              <w:rPr>
                <w:rFonts w:cs="Arial"/>
              </w:rPr>
            </w:pPr>
            <w:r>
              <w:rPr>
                <w:rFonts w:cs="Arial"/>
              </w:rPr>
              <w:t>P</w:t>
            </w:r>
            <w:r w:rsidRPr="00C63B6D">
              <w:rPr>
                <w:rFonts w:cs="Arial"/>
              </w:rPr>
              <w:t xml:space="preserve">ayments report processed basis on client's default payment method  </w:t>
            </w:r>
          </w:p>
        </w:tc>
      </w:tr>
      <w:tr w:rsidR="007637FA" w:rsidRPr="00F912B6" w:rsidTr="007637FA">
        <w:trPr>
          <w:trHeight w:val="170"/>
          <w:jc w:val="center"/>
        </w:trPr>
        <w:tc>
          <w:tcPr>
            <w:tcW w:w="444" w:type="pct"/>
            <w:tcBorders>
              <w:top w:val="single" w:sz="4" w:space="0" w:color="auto"/>
              <w:left w:val="single" w:sz="4" w:space="0" w:color="auto"/>
              <w:bottom w:val="single" w:sz="4" w:space="0" w:color="auto"/>
              <w:right w:val="single" w:sz="4" w:space="0" w:color="auto"/>
            </w:tcBorders>
            <w:shd w:val="clear" w:color="000000" w:fill="FFFFFF"/>
            <w:vAlign w:val="center"/>
          </w:tcPr>
          <w:p w:rsidR="007637FA" w:rsidRDefault="007637FA" w:rsidP="00106663">
            <w:pPr>
              <w:jc w:val="center"/>
              <w:rPr>
                <w:rFonts w:cs="Arial"/>
              </w:rPr>
            </w:pPr>
            <w:r>
              <w:rPr>
                <w:rFonts w:cs="Arial"/>
              </w:rPr>
              <w:t>3</w:t>
            </w:r>
            <w:r w:rsidR="00C76F17">
              <w:rPr>
                <w:rFonts w:cs="Arial"/>
              </w:rPr>
              <w:t>6</w:t>
            </w:r>
          </w:p>
        </w:tc>
        <w:tc>
          <w:tcPr>
            <w:tcW w:w="670" w:type="pct"/>
            <w:tcBorders>
              <w:top w:val="single" w:sz="4" w:space="0" w:color="auto"/>
              <w:left w:val="nil"/>
              <w:bottom w:val="single" w:sz="4" w:space="0" w:color="auto"/>
              <w:right w:val="single" w:sz="4" w:space="0" w:color="auto"/>
            </w:tcBorders>
            <w:shd w:val="clear" w:color="000000" w:fill="FFFFFF"/>
            <w:noWrap/>
            <w:vAlign w:val="center"/>
          </w:tcPr>
          <w:p w:rsidR="007637FA" w:rsidRDefault="00C76F17" w:rsidP="00C76F17">
            <w:pPr>
              <w:jc w:val="center"/>
              <w:rPr>
                <w:rFonts w:cs="Arial"/>
              </w:rPr>
            </w:pPr>
            <w:r>
              <w:rPr>
                <w:rFonts w:cs="Arial"/>
              </w:rPr>
              <w:t>37</w:t>
            </w:r>
          </w:p>
        </w:tc>
        <w:tc>
          <w:tcPr>
            <w:tcW w:w="1385" w:type="pct"/>
            <w:tcBorders>
              <w:top w:val="single" w:sz="4" w:space="0" w:color="auto"/>
              <w:left w:val="nil"/>
              <w:bottom w:val="single" w:sz="4" w:space="0" w:color="auto"/>
              <w:right w:val="single" w:sz="4" w:space="0" w:color="auto"/>
            </w:tcBorders>
            <w:shd w:val="clear" w:color="000000" w:fill="FFFFFF"/>
          </w:tcPr>
          <w:p w:rsidR="007637FA" w:rsidRDefault="007637FA" w:rsidP="00560DAE">
            <w:pPr>
              <w:spacing w:after="0"/>
              <w:rPr>
                <w:rFonts w:ascii="Calibri" w:hAnsi="Calibri" w:cs="Calibri"/>
                <w:color w:val="000000"/>
                <w:sz w:val="22"/>
                <w:szCs w:val="22"/>
              </w:rPr>
            </w:pPr>
            <w:r>
              <w:rPr>
                <w:rFonts w:ascii="Calibri" w:hAnsi="Calibri" w:cs="Calibri"/>
                <w:color w:val="000000"/>
                <w:sz w:val="22"/>
                <w:szCs w:val="22"/>
              </w:rPr>
              <w:t>Payment Expiry Report</w:t>
            </w:r>
          </w:p>
        </w:tc>
        <w:tc>
          <w:tcPr>
            <w:tcW w:w="2501" w:type="pct"/>
            <w:tcBorders>
              <w:top w:val="single" w:sz="4" w:space="0" w:color="auto"/>
              <w:left w:val="nil"/>
              <w:bottom w:val="single" w:sz="4" w:space="0" w:color="auto"/>
              <w:right w:val="single" w:sz="4" w:space="0" w:color="auto"/>
            </w:tcBorders>
            <w:shd w:val="clear" w:color="000000" w:fill="FFFFFF"/>
          </w:tcPr>
          <w:p w:rsidR="007637FA" w:rsidRPr="004D62E3" w:rsidRDefault="00C63B6D" w:rsidP="00C63B6D">
            <w:pPr>
              <w:spacing w:after="0"/>
              <w:jc w:val="both"/>
              <w:rPr>
                <w:rFonts w:cs="Arial"/>
              </w:rPr>
            </w:pPr>
            <w:r>
              <w:rPr>
                <w:rFonts w:ascii="Calibri" w:hAnsi="Calibri" w:cs="Calibri"/>
                <w:color w:val="000000"/>
                <w:sz w:val="22"/>
                <w:szCs w:val="22"/>
              </w:rPr>
              <w:t>Report to inform enrolment link expiry</w:t>
            </w:r>
          </w:p>
        </w:tc>
      </w:tr>
      <w:tr w:rsidR="00560DAE" w:rsidRPr="00F912B6" w:rsidTr="007637FA">
        <w:trPr>
          <w:trHeight w:val="170"/>
          <w:jc w:val="center"/>
        </w:trPr>
        <w:tc>
          <w:tcPr>
            <w:tcW w:w="444" w:type="pct"/>
            <w:tcBorders>
              <w:top w:val="single" w:sz="4" w:space="0" w:color="auto"/>
              <w:left w:val="single" w:sz="4" w:space="0" w:color="auto"/>
              <w:bottom w:val="single" w:sz="4" w:space="0" w:color="auto"/>
              <w:right w:val="single" w:sz="4" w:space="0" w:color="auto"/>
            </w:tcBorders>
            <w:shd w:val="clear" w:color="000000" w:fill="FFFFFF"/>
            <w:vAlign w:val="center"/>
          </w:tcPr>
          <w:p w:rsidR="00560DAE" w:rsidRDefault="00560DAE" w:rsidP="00106663">
            <w:pPr>
              <w:jc w:val="center"/>
              <w:rPr>
                <w:rFonts w:cs="Arial"/>
              </w:rPr>
            </w:pPr>
            <w:r>
              <w:rPr>
                <w:rFonts w:cs="Arial"/>
              </w:rPr>
              <w:t>3</w:t>
            </w:r>
            <w:r w:rsidR="00C76F17">
              <w:rPr>
                <w:rFonts w:cs="Arial"/>
              </w:rPr>
              <w:t>7</w:t>
            </w:r>
          </w:p>
        </w:tc>
        <w:tc>
          <w:tcPr>
            <w:tcW w:w="670" w:type="pct"/>
            <w:tcBorders>
              <w:top w:val="single" w:sz="4" w:space="0" w:color="auto"/>
              <w:left w:val="nil"/>
              <w:bottom w:val="single" w:sz="4" w:space="0" w:color="auto"/>
              <w:right w:val="single" w:sz="4" w:space="0" w:color="auto"/>
            </w:tcBorders>
            <w:shd w:val="clear" w:color="000000" w:fill="FFFFFF"/>
            <w:noWrap/>
            <w:vAlign w:val="center"/>
          </w:tcPr>
          <w:p w:rsidR="00560DAE" w:rsidRDefault="00C76F17" w:rsidP="00C76F17">
            <w:pPr>
              <w:jc w:val="center"/>
              <w:rPr>
                <w:rFonts w:cs="Arial"/>
              </w:rPr>
            </w:pPr>
            <w:r>
              <w:rPr>
                <w:rFonts w:cs="Arial"/>
              </w:rPr>
              <w:t>38</w:t>
            </w:r>
          </w:p>
        </w:tc>
        <w:tc>
          <w:tcPr>
            <w:tcW w:w="1385" w:type="pct"/>
            <w:tcBorders>
              <w:top w:val="single" w:sz="4" w:space="0" w:color="auto"/>
              <w:left w:val="nil"/>
              <w:bottom w:val="single" w:sz="4" w:space="0" w:color="auto"/>
              <w:right w:val="single" w:sz="4" w:space="0" w:color="auto"/>
            </w:tcBorders>
            <w:shd w:val="clear" w:color="000000" w:fill="FFFFFF"/>
          </w:tcPr>
          <w:p w:rsidR="00560DAE" w:rsidRPr="00560DAE" w:rsidRDefault="00A541E2" w:rsidP="00560DAE">
            <w:pPr>
              <w:spacing w:after="0"/>
              <w:rPr>
                <w:rFonts w:ascii="Calibri" w:hAnsi="Calibri" w:cs="Calibri"/>
                <w:color w:val="000000"/>
                <w:sz w:val="22"/>
                <w:szCs w:val="22"/>
              </w:rPr>
            </w:pPr>
            <w:r w:rsidRPr="00560DAE">
              <w:rPr>
                <w:rFonts w:ascii="Calibri" w:hAnsi="Calibri" w:cs="Calibri"/>
                <w:color w:val="000000"/>
                <w:sz w:val="22"/>
                <w:szCs w:val="22"/>
              </w:rPr>
              <w:t>Reconciliation</w:t>
            </w:r>
            <w:r w:rsidR="00560DAE" w:rsidRPr="00560DAE">
              <w:rPr>
                <w:rFonts w:ascii="Calibri" w:hAnsi="Calibri" w:cs="Calibri"/>
                <w:color w:val="000000"/>
                <w:sz w:val="22"/>
                <w:szCs w:val="22"/>
              </w:rPr>
              <w:t xml:space="preserve"> Report</w:t>
            </w:r>
          </w:p>
        </w:tc>
        <w:tc>
          <w:tcPr>
            <w:tcW w:w="2501" w:type="pct"/>
            <w:tcBorders>
              <w:top w:val="single" w:sz="4" w:space="0" w:color="auto"/>
              <w:left w:val="nil"/>
              <w:bottom w:val="single" w:sz="4" w:space="0" w:color="auto"/>
              <w:right w:val="single" w:sz="4" w:space="0" w:color="auto"/>
            </w:tcBorders>
            <w:shd w:val="clear" w:color="000000" w:fill="FFFFFF"/>
          </w:tcPr>
          <w:p w:rsidR="00560DAE" w:rsidRPr="004D62E3" w:rsidRDefault="00C63B6D" w:rsidP="00106663">
            <w:pPr>
              <w:jc w:val="both"/>
              <w:rPr>
                <w:rFonts w:cs="Arial"/>
              </w:rPr>
            </w:pPr>
            <w:r>
              <w:rPr>
                <w:rFonts w:cs="Arial"/>
              </w:rPr>
              <w:t xml:space="preserve">Payment Report on daily basis </w:t>
            </w:r>
          </w:p>
        </w:tc>
      </w:tr>
      <w:tr w:rsidR="00560DAE" w:rsidRPr="00F912B6" w:rsidTr="007637FA">
        <w:trPr>
          <w:trHeight w:val="170"/>
          <w:jc w:val="center"/>
        </w:trPr>
        <w:tc>
          <w:tcPr>
            <w:tcW w:w="444" w:type="pct"/>
            <w:tcBorders>
              <w:top w:val="single" w:sz="4" w:space="0" w:color="auto"/>
              <w:left w:val="single" w:sz="4" w:space="0" w:color="auto"/>
              <w:bottom w:val="single" w:sz="4" w:space="0" w:color="auto"/>
              <w:right w:val="single" w:sz="4" w:space="0" w:color="auto"/>
            </w:tcBorders>
            <w:shd w:val="clear" w:color="000000" w:fill="FFFFFF"/>
            <w:vAlign w:val="center"/>
          </w:tcPr>
          <w:p w:rsidR="00560DAE" w:rsidRDefault="00560DAE" w:rsidP="00106663">
            <w:pPr>
              <w:jc w:val="center"/>
              <w:rPr>
                <w:rFonts w:cs="Arial"/>
              </w:rPr>
            </w:pPr>
            <w:r>
              <w:rPr>
                <w:rFonts w:cs="Arial"/>
              </w:rPr>
              <w:t>3</w:t>
            </w:r>
            <w:r w:rsidR="00C76F17">
              <w:rPr>
                <w:rFonts w:cs="Arial"/>
              </w:rPr>
              <w:t>8</w:t>
            </w:r>
          </w:p>
        </w:tc>
        <w:tc>
          <w:tcPr>
            <w:tcW w:w="670" w:type="pct"/>
            <w:tcBorders>
              <w:top w:val="single" w:sz="4" w:space="0" w:color="auto"/>
              <w:left w:val="nil"/>
              <w:bottom w:val="single" w:sz="4" w:space="0" w:color="auto"/>
              <w:right w:val="single" w:sz="4" w:space="0" w:color="auto"/>
            </w:tcBorders>
            <w:shd w:val="clear" w:color="000000" w:fill="FFFFFF"/>
            <w:noWrap/>
            <w:vAlign w:val="center"/>
          </w:tcPr>
          <w:p w:rsidR="00560DAE" w:rsidRDefault="00C76F17" w:rsidP="00C76F17">
            <w:pPr>
              <w:jc w:val="center"/>
              <w:rPr>
                <w:rFonts w:cs="Arial"/>
              </w:rPr>
            </w:pPr>
            <w:r>
              <w:rPr>
                <w:rFonts w:cs="Arial"/>
              </w:rPr>
              <w:t>39</w:t>
            </w:r>
          </w:p>
        </w:tc>
        <w:tc>
          <w:tcPr>
            <w:tcW w:w="1385" w:type="pct"/>
            <w:tcBorders>
              <w:top w:val="single" w:sz="4" w:space="0" w:color="auto"/>
              <w:left w:val="nil"/>
              <w:bottom w:val="single" w:sz="4" w:space="0" w:color="auto"/>
              <w:right w:val="single" w:sz="4" w:space="0" w:color="auto"/>
            </w:tcBorders>
            <w:shd w:val="clear" w:color="000000" w:fill="FFFFFF"/>
          </w:tcPr>
          <w:p w:rsidR="00560DAE" w:rsidRPr="00560DAE" w:rsidRDefault="00560DAE" w:rsidP="00560DAE">
            <w:pPr>
              <w:spacing w:after="0"/>
              <w:rPr>
                <w:rFonts w:ascii="Calibri" w:hAnsi="Calibri" w:cs="Calibri"/>
                <w:color w:val="000000"/>
                <w:sz w:val="22"/>
                <w:szCs w:val="22"/>
              </w:rPr>
            </w:pPr>
            <w:r w:rsidRPr="00560DAE">
              <w:rPr>
                <w:rFonts w:ascii="Calibri" w:hAnsi="Calibri" w:cs="Calibri"/>
                <w:color w:val="000000"/>
                <w:sz w:val="22"/>
                <w:szCs w:val="22"/>
              </w:rPr>
              <w:t>Exception Report</w:t>
            </w:r>
          </w:p>
        </w:tc>
        <w:tc>
          <w:tcPr>
            <w:tcW w:w="2501" w:type="pct"/>
            <w:tcBorders>
              <w:top w:val="single" w:sz="4" w:space="0" w:color="auto"/>
              <w:left w:val="nil"/>
              <w:bottom w:val="single" w:sz="4" w:space="0" w:color="auto"/>
              <w:right w:val="single" w:sz="4" w:space="0" w:color="auto"/>
            </w:tcBorders>
            <w:shd w:val="clear" w:color="000000" w:fill="FFFFFF"/>
          </w:tcPr>
          <w:p w:rsidR="00560DAE" w:rsidRPr="004D62E3" w:rsidRDefault="00C63B6D" w:rsidP="00106663">
            <w:pPr>
              <w:jc w:val="both"/>
              <w:rPr>
                <w:rFonts w:cs="Arial"/>
              </w:rPr>
            </w:pPr>
            <w:r>
              <w:rPr>
                <w:rFonts w:cs="Arial"/>
              </w:rPr>
              <w:t xml:space="preserve">Report for exceptions </w:t>
            </w:r>
          </w:p>
        </w:tc>
      </w:tr>
    </w:tbl>
    <w:p w:rsidR="00C57495" w:rsidRDefault="00C57495" w:rsidP="00C57495"/>
    <w:p w:rsidR="0041683E" w:rsidRDefault="0041683E" w:rsidP="00C57495"/>
    <w:p w:rsidR="0041683E" w:rsidRDefault="0041683E" w:rsidP="0041683E">
      <w:pPr>
        <w:pStyle w:val="Heading2"/>
      </w:pPr>
      <w:bookmarkStart w:id="239" w:name="_NACHA_Return_File"/>
      <w:bookmarkStart w:id="240" w:name="_Toc528055958"/>
      <w:bookmarkEnd w:id="239"/>
      <w:r>
        <w:t>NACHA Return File Specifications</w:t>
      </w:r>
      <w:bookmarkEnd w:id="240"/>
    </w:p>
    <w:p w:rsidR="0041683E" w:rsidRDefault="0041683E" w:rsidP="00C57495">
      <w:r>
        <w:t xml:space="preserve">Below attached is the </w:t>
      </w:r>
      <w:r w:rsidR="00B961C2">
        <w:t xml:space="preserve">document to refer for NACHA return file specifications. </w:t>
      </w:r>
    </w:p>
    <w:bookmarkStart w:id="241" w:name="_MON_1601797270"/>
    <w:bookmarkEnd w:id="241"/>
    <w:p w:rsidR="00B961C2" w:rsidRDefault="00B961C2" w:rsidP="00C57495">
      <w:r>
        <w:object w:dxaOrig="1534" w:dyaOrig="997">
          <v:shape id="_x0000_i1026" type="#_x0000_t75" style="width:76.5pt;height:49.5pt" o:ole="">
            <v:imagedata r:id="rId59" o:title=""/>
          </v:shape>
          <o:OLEObject Type="Embed" ProgID="Word.Document.8" ShapeID="_x0000_i1026" DrawAspect="Icon" ObjectID="_1605429616" r:id="rId60">
            <o:FieldCodes>\s</o:FieldCodes>
          </o:OLEObject>
        </w:object>
      </w:r>
    </w:p>
    <w:p w:rsidR="005A5B59" w:rsidRDefault="005A5B59" w:rsidP="00C57495"/>
    <w:p w:rsidR="005A5B59" w:rsidRDefault="005A5B59" w:rsidP="005A5B59">
      <w:pPr>
        <w:pStyle w:val="Heading2"/>
      </w:pPr>
      <w:bookmarkStart w:id="242" w:name="_Client_Onboarding_Form"/>
      <w:bookmarkEnd w:id="242"/>
      <w:r>
        <w:t xml:space="preserve">Client </w:t>
      </w:r>
      <w:r w:rsidR="00926438">
        <w:t>Onboarding Form F</w:t>
      </w:r>
      <w:r>
        <w:t>ields</w:t>
      </w:r>
    </w:p>
    <w:p w:rsidR="005A5B59" w:rsidRDefault="005A5B59" w:rsidP="00C57495"/>
    <w:tbl>
      <w:tblPr>
        <w:tblStyle w:val="TableGrid"/>
        <w:tblW w:w="10261" w:type="dxa"/>
        <w:tblLook w:val="04A0" w:firstRow="1" w:lastRow="0" w:firstColumn="1" w:lastColumn="0" w:noHBand="0" w:noVBand="1"/>
      </w:tblPr>
      <w:tblGrid>
        <w:gridCol w:w="1705"/>
        <w:gridCol w:w="2399"/>
        <w:gridCol w:w="2052"/>
        <w:gridCol w:w="2052"/>
        <w:gridCol w:w="2053"/>
      </w:tblGrid>
      <w:tr w:rsidR="00307FF6" w:rsidTr="00C06F3E">
        <w:trPr>
          <w:trHeight w:val="431"/>
        </w:trPr>
        <w:tc>
          <w:tcPr>
            <w:tcW w:w="1705" w:type="dxa"/>
            <w:shd w:val="clear" w:color="auto" w:fill="000000" w:themeFill="text1"/>
            <w:vAlign w:val="center"/>
          </w:tcPr>
          <w:p w:rsidR="00307FF6" w:rsidRDefault="00307FF6" w:rsidP="00C06F3E">
            <w:pPr>
              <w:jc w:val="center"/>
            </w:pPr>
            <w:r>
              <w:rPr>
                <w:bCs/>
                <w:color w:val="FFFFFF" w:themeColor="background1"/>
              </w:rPr>
              <w:t>Value</w:t>
            </w:r>
          </w:p>
        </w:tc>
        <w:tc>
          <w:tcPr>
            <w:tcW w:w="2399" w:type="dxa"/>
            <w:shd w:val="clear" w:color="auto" w:fill="000000" w:themeFill="text1"/>
            <w:vAlign w:val="center"/>
          </w:tcPr>
          <w:p w:rsidR="00307FF6" w:rsidRDefault="00307FF6" w:rsidP="00C06F3E">
            <w:pPr>
              <w:jc w:val="center"/>
            </w:pPr>
            <w:r>
              <w:t>Purpose</w:t>
            </w:r>
          </w:p>
        </w:tc>
        <w:tc>
          <w:tcPr>
            <w:tcW w:w="2052" w:type="dxa"/>
            <w:shd w:val="clear" w:color="auto" w:fill="000000" w:themeFill="text1"/>
            <w:vAlign w:val="center"/>
          </w:tcPr>
          <w:p w:rsidR="00307FF6" w:rsidRDefault="00307FF6" w:rsidP="00C06F3E">
            <w:pPr>
              <w:jc w:val="center"/>
            </w:pPr>
            <w:r>
              <w:rPr>
                <w:bCs/>
                <w:color w:val="FFFFFF" w:themeColor="background1"/>
              </w:rPr>
              <w:t>Source</w:t>
            </w:r>
          </w:p>
        </w:tc>
        <w:tc>
          <w:tcPr>
            <w:tcW w:w="2052" w:type="dxa"/>
            <w:shd w:val="clear" w:color="auto" w:fill="000000" w:themeFill="text1"/>
            <w:vAlign w:val="center"/>
          </w:tcPr>
          <w:p w:rsidR="00307FF6" w:rsidRDefault="00307FF6" w:rsidP="00C06F3E">
            <w:pPr>
              <w:jc w:val="center"/>
            </w:pPr>
            <w:r>
              <w:rPr>
                <w:bCs/>
                <w:color w:val="FFFFFF" w:themeColor="background1"/>
              </w:rPr>
              <w:t>Data Provided for Input to</w:t>
            </w:r>
          </w:p>
        </w:tc>
        <w:tc>
          <w:tcPr>
            <w:tcW w:w="2053" w:type="dxa"/>
            <w:shd w:val="clear" w:color="auto" w:fill="000000" w:themeFill="text1"/>
            <w:vAlign w:val="center"/>
          </w:tcPr>
          <w:p w:rsidR="00307FF6" w:rsidRDefault="00307FF6" w:rsidP="00C06F3E">
            <w:pPr>
              <w:jc w:val="center"/>
            </w:pPr>
            <w:r>
              <w:rPr>
                <w:bCs/>
                <w:color w:val="FFFFFF" w:themeColor="background1"/>
              </w:rPr>
              <w:t>Data Input &amp; Stored</w:t>
            </w:r>
          </w:p>
        </w:tc>
      </w:tr>
      <w:tr w:rsidR="00307FF6" w:rsidTr="00C06F3E">
        <w:trPr>
          <w:trHeight w:val="431"/>
        </w:trPr>
        <w:tc>
          <w:tcPr>
            <w:tcW w:w="1705" w:type="dxa"/>
            <w:vAlign w:val="bottom"/>
          </w:tcPr>
          <w:p w:rsidR="00307FF6" w:rsidRPr="00307FF6" w:rsidRDefault="00307FF6" w:rsidP="00C06F3E">
            <w:pPr>
              <w:jc w:val="center"/>
              <w:rPr>
                <w:rFonts w:cs="Arial"/>
              </w:rPr>
            </w:pPr>
            <w:r w:rsidRPr="00C06F3E">
              <w:rPr>
                <w:rFonts w:cs="Arial"/>
              </w:rPr>
              <w:t>Company name</w:t>
            </w:r>
          </w:p>
        </w:tc>
        <w:tc>
          <w:tcPr>
            <w:tcW w:w="2399" w:type="dxa"/>
            <w:vAlign w:val="bottom"/>
          </w:tcPr>
          <w:p w:rsidR="00307FF6" w:rsidRPr="00307FF6" w:rsidRDefault="00307FF6" w:rsidP="00C06F3E">
            <w:pPr>
              <w:jc w:val="center"/>
              <w:rPr>
                <w:rFonts w:cs="Arial"/>
              </w:rPr>
            </w:pPr>
            <w:r w:rsidRPr="00C06F3E">
              <w:rPr>
                <w:rFonts w:cs="Arial"/>
              </w:rPr>
              <w:t>Account setup</w:t>
            </w:r>
          </w:p>
        </w:tc>
        <w:tc>
          <w:tcPr>
            <w:tcW w:w="2052" w:type="dxa"/>
            <w:vAlign w:val="bottom"/>
          </w:tcPr>
          <w:p w:rsidR="00307FF6" w:rsidRPr="00307FF6" w:rsidRDefault="00307FF6" w:rsidP="00C06F3E">
            <w:pPr>
              <w:jc w:val="center"/>
              <w:rPr>
                <w:rFonts w:cs="Arial"/>
              </w:rPr>
            </w:pPr>
            <w:r w:rsidRPr="00C06F3E">
              <w:rPr>
                <w:rFonts w:cs="Arial"/>
              </w:rPr>
              <w:t>On-boarding form</w:t>
            </w:r>
          </w:p>
        </w:tc>
        <w:tc>
          <w:tcPr>
            <w:tcW w:w="2052" w:type="dxa"/>
            <w:vAlign w:val="bottom"/>
          </w:tcPr>
          <w:p w:rsidR="00307FF6" w:rsidRPr="00307FF6" w:rsidRDefault="00307FF6" w:rsidP="00C06F3E">
            <w:pPr>
              <w:jc w:val="center"/>
              <w:rPr>
                <w:rFonts w:cs="Arial"/>
              </w:rPr>
            </w:pPr>
            <w:r w:rsidRPr="00C06F3E">
              <w:rPr>
                <w:rFonts w:cs="Arial"/>
              </w:rPr>
              <w:t>Incedo</w:t>
            </w:r>
          </w:p>
        </w:tc>
        <w:tc>
          <w:tcPr>
            <w:tcW w:w="2053" w:type="dxa"/>
            <w:vAlign w:val="bottom"/>
          </w:tcPr>
          <w:p w:rsidR="00307FF6" w:rsidRPr="00307FF6" w:rsidRDefault="00307FF6" w:rsidP="00C06F3E">
            <w:pPr>
              <w:jc w:val="center"/>
              <w:rPr>
                <w:rFonts w:cs="Arial"/>
              </w:rPr>
            </w:pPr>
            <w:r w:rsidRPr="00C06F3E">
              <w:rPr>
                <w:rFonts w:cs="Arial"/>
              </w:rPr>
              <w:t>refund portal</w:t>
            </w:r>
          </w:p>
        </w:tc>
      </w:tr>
      <w:tr w:rsidR="00307FF6" w:rsidTr="00C06F3E">
        <w:trPr>
          <w:trHeight w:val="431"/>
        </w:trPr>
        <w:tc>
          <w:tcPr>
            <w:tcW w:w="1705" w:type="dxa"/>
            <w:vAlign w:val="bottom"/>
          </w:tcPr>
          <w:p w:rsidR="00307FF6" w:rsidRPr="00307FF6" w:rsidRDefault="00307FF6" w:rsidP="00C06F3E">
            <w:pPr>
              <w:jc w:val="center"/>
              <w:rPr>
                <w:rFonts w:cs="Arial"/>
              </w:rPr>
            </w:pPr>
            <w:r w:rsidRPr="00C06F3E">
              <w:rPr>
                <w:rFonts w:cs="Arial"/>
              </w:rPr>
              <w:t>Email address</w:t>
            </w:r>
          </w:p>
        </w:tc>
        <w:tc>
          <w:tcPr>
            <w:tcW w:w="2399" w:type="dxa"/>
            <w:vAlign w:val="bottom"/>
          </w:tcPr>
          <w:p w:rsidR="00307FF6" w:rsidRPr="00307FF6" w:rsidRDefault="00307FF6" w:rsidP="00C06F3E">
            <w:pPr>
              <w:jc w:val="center"/>
              <w:rPr>
                <w:rFonts w:cs="Arial"/>
              </w:rPr>
            </w:pPr>
            <w:r w:rsidRPr="00C06F3E">
              <w:rPr>
                <w:rFonts w:cs="Arial"/>
              </w:rPr>
              <w:t>Account setup</w:t>
            </w:r>
          </w:p>
        </w:tc>
        <w:tc>
          <w:tcPr>
            <w:tcW w:w="2052" w:type="dxa"/>
            <w:vAlign w:val="bottom"/>
          </w:tcPr>
          <w:p w:rsidR="00307FF6" w:rsidRPr="00307FF6" w:rsidRDefault="00307FF6" w:rsidP="00C06F3E">
            <w:pPr>
              <w:jc w:val="center"/>
              <w:rPr>
                <w:rFonts w:cs="Arial"/>
              </w:rPr>
            </w:pPr>
            <w:r w:rsidRPr="00C06F3E">
              <w:rPr>
                <w:rFonts w:cs="Arial"/>
              </w:rPr>
              <w:t>On-boarding form</w:t>
            </w:r>
          </w:p>
        </w:tc>
        <w:tc>
          <w:tcPr>
            <w:tcW w:w="2052" w:type="dxa"/>
            <w:vAlign w:val="bottom"/>
          </w:tcPr>
          <w:p w:rsidR="00307FF6" w:rsidRPr="00307FF6" w:rsidRDefault="00307FF6" w:rsidP="00C06F3E">
            <w:pPr>
              <w:jc w:val="center"/>
              <w:rPr>
                <w:rFonts w:cs="Arial"/>
              </w:rPr>
            </w:pPr>
            <w:r w:rsidRPr="00C06F3E">
              <w:rPr>
                <w:rFonts w:cs="Arial"/>
              </w:rPr>
              <w:t>Incedo</w:t>
            </w:r>
          </w:p>
        </w:tc>
        <w:tc>
          <w:tcPr>
            <w:tcW w:w="2053" w:type="dxa"/>
            <w:vAlign w:val="bottom"/>
          </w:tcPr>
          <w:p w:rsidR="00307FF6" w:rsidRPr="00307FF6" w:rsidRDefault="00307FF6" w:rsidP="00C06F3E">
            <w:pPr>
              <w:jc w:val="center"/>
              <w:rPr>
                <w:rFonts w:cs="Arial"/>
              </w:rPr>
            </w:pPr>
            <w:r w:rsidRPr="00C06F3E">
              <w:rPr>
                <w:rFonts w:cs="Arial"/>
              </w:rPr>
              <w:t>refund portal</w:t>
            </w:r>
          </w:p>
        </w:tc>
      </w:tr>
      <w:tr w:rsidR="00307FF6" w:rsidTr="00C06F3E">
        <w:trPr>
          <w:trHeight w:val="431"/>
        </w:trPr>
        <w:tc>
          <w:tcPr>
            <w:tcW w:w="1705" w:type="dxa"/>
            <w:vAlign w:val="bottom"/>
          </w:tcPr>
          <w:p w:rsidR="00307FF6" w:rsidRPr="00307FF6" w:rsidRDefault="00307FF6" w:rsidP="00C06F3E">
            <w:pPr>
              <w:jc w:val="center"/>
              <w:rPr>
                <w:rFonts w:cs="Arial"/>
              </w:rPr>
            </w:pPr>
            <w:r w:rsidRPr="00C06F3E">
              <w:rPr>
                <w:rFonts w:cs="Arial"/>
              </w:rPr>
              <w:t>login type</w:t>
            </w:r>
          </w:p>
        </w:tc>
        <w:tc>
          <w:tcPr>
            <w:tcW w:w="2399" w:type="dxa"/>
            <w:vAlign w:val="bottom"/>
          </w:tcPr>
          <w:p w:rsidR="00307FF6" w:rsidRPr="00307FF6" w:rsidRDefault="00307FF6" w:rsidP="00C06F3E">
            <w:pPr>
              <w:jc w:val="center"/>
              <w:rPr>
                <w:rFonts w:cs="Arial"/>
              </w:rPr>
            </w:pPr>
            <w:r w:rsidRPr="00C06F3E">
              <w:rPr>
                <w:rFonts w:cs="Arial"/>
              </w:rPr>
              <w:t>Account setup</w:t>
            </w:r>
          </w:p>
        </w:tc>
        <w:tc>
          <w:tcPr>
            <w:tcW w:w="2052" w:type="dxa"/>
            <w:vAlign w:val="bottom"/>
          </w:tcPr>
          <w:p w:rsidR="00307FF6" w:rsidRPr="00307FF6" w:rsidRDefault="00307FF6" w:rsidP="00C06F3E">
            <w:pPr>
              <w:jc w:val="center"/>
              <w:rPr>
                <w:rFonts w:cs="Arial"/>
              </w:rPr>
            </w:pPr>
            <w:r w:rsidRPr="00C06F3E">
              <w:rPr>
                <w:rFonts w:cs="Arial"/>
              </w:rPr>
              <w:t>On-boarding form</w:t>
            </w:r>
          </w:p>
        </w:tc>
        <w:tc>
          <w:tcPr>
            <w:tcW w:w="2052" w:type="dxa"/>
            <w:vAlign w:val="bottom"/>
          </w:tcPr>
          <w:p w:rsidR="00307FF6" w:rsidRPr="00307FF6" w:rsidRDefault="00307FF6" w:rsidP="00C06F3E">
            <w:pPr>
              <w:jc w:val="center"/>
              <w:rPr>
                <w:rFonts w:cs="Arial"/>
              </w:rPr>
            </w:pPr>
            <w:r w:rsidRPr="00C06F3E">
              <w:rPr>
                <w:rFonts w:cs="Arial"/>
              </w:rPr>
              <w:t>Incedo</w:t>
            </w:r>
          </w:p>
        </w:tc>
        <w:tc>
          <w:tcPr>
            <w:tcW w:w="2053" w:type="dxa"/>
            <w:vAlign w:val="bottom"/>
          </w:tcPr>
          <w:p w:rsidR="00307FF6" w:rsidRPr="00307FF6" w:rsidRDefault="00307FF6" w:rsidP="00C06F3E">
            <w:pPr>
              <w:jc w:val="center"/>
              <w:rPr>
                <w:rFonts w:cs="Arial"/>
              </w:rPr>
            </w:pPr>
            <w:r w:rsidRPr="00C06F3E">
              <w:rPr>
                <w:rFonts w:cs="Arial"/>
              </w:rPr>
              <w:t>refund portal</w:t>
            </w:r>
          </w:p>
        </w:tc>
      </w:tr>
      <w:tr w:rsidR="00307FF6" w:rsidTr="00C06F3E">
        <w:trPr>
          <w:trHeight w:val="431"/>
        </w:trPr>
        <w:tc>
          <w:tcPr>
            <w:tcW w:w="1705" w:type="dxa"/>
            <w:vAlign w:val="bottom"/>
          </w:tcPr>
          <w:p w:rsidR="00307FF6" w:rsidRPr="00307FF6" w:rsidRDefault="00307FF6" w:rsidP="00C06F3E">
            <w:pPr>
              <w:jc w:val="center"/>
              <w:rPr>
                <w:rFonts w:cs="Arial"/>
              </w:rPr>
            </w:pPr>
            <w:r w:rsidRPr="00C06F3E">
              <w:rPr>
                <w:rFonts w:cs="Arial"/>
              </w:rPr>
              <w:lastRenderedPageBreak/>
              <w:t>phone</w:t>
            </w:r>
          </w:p>
        </w:tc>
        <w:tc>
          <w:tcPr>
            <w:tcW w:w="2399" w:type="dxa"/>
            <w:vAlign w:val="bottom"/>
          </w:tcPr>
          <w:p w:rsidR="00307FF6" w:rsidRPr="00307FF6" w:rsidRDefault="00307FF6" w:rsidP="00C06F3E">
            <w:pPr>
              <w:jc w:val="center"/>
              <w:rPr>
                <w:rFonts w:cs="Arial"/>
              </w:rPr>
            </w:pPr>
            <w:r w:rsidRPr="00C06F3E">
              <w:rPr>
                <w:rFonts w:cs="Arial"/>
              </w:rPr>
              <w:t>Account setup</w:t>
            </w:r>
          </w:p>
        </w:tc>
        <w:tc>
          <w:tcPr>
            <w:tcW w:w="2052" w:type="dxa"/>
            <w:vAlign w:val="bottom"/>
          </w:tcPr>
          <w:p w:rsidR="00307FF6" w:rsidRPr="00307FF6" w:rsidRDefault="00307FF6" w:rsidP="00C06F3E">
            <w:pPr>
              <w:jc w:val="center"/>
              <w:rPr>
                <w:rFonts w:cs="Arial"/>
              </w:rPr>
            </w:pPr>
            <w:r w:rsidRPr="00C06F3E">
              <w:rPr>
                <w:rFonts w:cs="Arial"/>
              </w:rPr>
              <w:t>On-boarding form</w:t>
            </w:r>
          </w:p>
        </w:tc>
        <w:tc>
          <w:tcPr>
            <w:tcW w:w="2052" w:type="dxa"/>
            <w:vAlign w:val="bottom"/>
          </w:tcPr>
          <w:p w:rsidR="00307FF6" w:rsidRPr="00307FF6" w:rsidRDefault="00307FF6" w:rsidP="00C06F3E">
            <w:pPr>
              <w:jc w:val="center"/>
              <w:rPr>
                <w:rFonts w:cs="Arial"/>
              </w:rPr>
            </w:pPr>
            <w:r w:rsidRPr="00C06F3E">
              <w:rPr>
                <w:rFonts w:cs="Arial"/>
              </w:rPr>
              <w:t>Incedo</w:t>
            </w:r>
          </w:p>
        </w:tc>
        <w:tc>
          <w:tcPr>
            <w:tcW w:w="2053" w:type="dxa"/>
            <w:vAlign w:val="bottom"/>
          </w:tcPr>
          <w:p w:rsidR="00307FF6" w:rsidRPr="00307FF6" w:rsidRDefault="00307FF6" w:rsidP="00C06F3E">
            <w:pPr>
              <w:jc w:val="center"/>
              <w:rPr>
                <w:rFonts w:cs="Arial"/>
              </w:rPr>
            </w:pPr>
            <w:r w:rsidRPr="00C06F3E">
              <w:rPr>
                <w:rFonts w:cs="Arial"/>
              </w:rPr>
              <w:t>refund portal</w:t>
            </w:r>
          </w:p>
        </w:tc>
      </w:tr>
      <w:tr w:rsidR="00307FF6" w:rsidTr="00C06F3E">
        <w:trPr>
          <w:trHeight w:val="431"/>
        </w:trPr>
        <w:tc>
          <w:tcPr>
            <w:tcW w:w="1705" w:type="dxa"/>
            <w:vAlign w:val="bottom"/>
          </w:tcPr>
          <w:p w:rsidR="00307FF6" w:rsidRDefault="00307FF6" w:rsidP="00C06F3E">
            <w:pPr>
              <w:jc w:val="center"/>
            </w:pPr>
            <w:r>
              <w:rPr>
                <w:rFonts w:ascii="Calibri" w:hAnsi="Calibri" w:cs="Calibri"/>
                <w:color w:val="000000"/>
                <w:sz w:val="22"/>
                <w:szCs w:val="22"/>
              </w:rPr>
              <w:t>Tax ID</w:t>
            </w:r>
          </w:p>
        </w:tc>
        <w:tc>
          <w:tcPr>
            <w:tcW w:w="2399" w:type="dxa"/>
            <w:vAlign w:val="bottom"/>
          </w:tcPr>
          <w:p w:rsidR="00307FF6" w:rsidRDefault="00307FF6" w:rsidP="00C06F3E">
            <w:pPr>
              <w:jc w:val="center"/>
            </w:pPr>
            <w:r>
              <w:rPr>
                <w:rFonts w:ascii="Calibri" w:hAnsi="Calibri" w:cs="Calibri"/>
                <w:color w:val="000000"/>
                <w:sz w:val="22"/>
                <w:szCs w:val="22"/>
              </w:rPr>
              <w:t>Account setup</w:t>
            </w:r>
          </w:p>
        </w:tc>
        <w:tc>
          <w:tcPr>
            <w:tcW w:w="2052" w:type="dxa"/>
            <w:vAlign w:val="bottom"/>
          </w:tcPr>
          <w:p w:rsidR="00307FF6" w:rsidRDefault="00307FF6" w:rsidP="00C06F3E">
            <w:pPr>
              <w:jc w:val="center"/>
            </w:pPr>
            <w:r>
              <w:rPr>
                <w:rFonts w:ascii="Calibri" w:hAnsi="Calibri" w:cs="Calibri"/>
                <w:color w:val="000000"/>
                <w:sz w:val="22"/>
                <w:szCs w:val="22"/>
              </w:rPr>
              <w:t>On-boarding form</w:t>
            </w:r>
          </w:p>
        </w:tc>
        <w:tc>
          <w:tcPr>
            <w:tcW w:w="2052" w:type="dxa"/>
            <w:vAlign w:val="bottom"/>
          </w:tcPr>
          <w:p w:rsidR="00307FF6" w:rsidRDefault="00307FF6" w:rsidP="00C06F3E">
            <w:pPr>
              <w:jc w:val="center"/>
            </w:pPr>
            <w:r>
              <w:rPr>
                <w:rFonts w:ascii="Calibri" w:hAnsi="Calibri" w:cs="Calibri"/>
                <w:color w:val="000000"/>
                <w:sz w:val="22"/>
                <w:szCs w:val="22"/>
              </w:rPr>
              <w:t>Incedo</w:t>
            </w:r>
          </w:p>
        </w:tc>
        <w:tc>
          <w:tcPr>
            <w:tcW w:w="2053" w:type="dxa"/>
            <w:vAlign w:val="bottom"/>
          </w:tcPr>
          <w:p w:rsidR="00307FF6" w:rsidRDefault="00307FF6" w:rsidP="00C06F3E">
            <w:pPr>
              <w:jc w:val="center"/>
            </w:pPr>
            <w:r>
              <w:rPr>
                <w:rFonts w:ascii="Calibri" w:hAnsi="Calibri" w:cs="Calibri"/>
                <w:color w:val="000000"/>
                <w:sz w:val="22"/>
                <w:szCs w:val="22"/>
              </w:rPr>
              <w:t>refund portal</w:t>
            </w:r>
          </w:p>
        </w:tc>
      </w:tr>
      <w:tr w:rsidR="00307FF6" w:rsidTr="00C06F3E">
        <w:trPr>
          <w:trHeight w:val="431"/>
        </w:trPr>
        <w:tc>
          <w:tcPr>
            <w:tcW w:w="1705" w:type="dxa"/>
            <w:vAlign w:val="bottom"/>
          </w:tcPr>
          <w:p w:rsidR="00307FF6" w:rsidRDefault="00307FF6" w:rsidP="00C06F3E">
            <w:pPr>
              <w:jc w:val="center"/>
            </w:pPr>
            <w:r>
              <w:rPr>
                <w:rFonts w:ascii="Calibri" w:hAnsi="Calibri" w:cs="Calibri"/>
                <w:color w:val="000000"/>
                <w:sz w:val="22"/>
                <w:szCs w:val="22"/>
              </w:rPr>
              <w:t>City</w:t>
            </w:r>
          </w:p>
        </w:tc>
        <w:tc>
          <w:tcPr>
            <w:tcW w:w="2399" w:type="dxa"/>
            <w:vAlign w:val="bottom"/>
          </w:tcPr>
          <w:p w:rsidR="00307FF6" w:rsidRDefault="00307FF6" w:rsidP="00C06F3E">
            <w:pPr>
              <w:jc w:val="center"/>
            </w:pPr>
            <w:r>
              <w:rPr>
                <w:rFonts w:ascii="Calibri" w:hAnsi="Calibri" w:cs="Calibri"/>
                <w:color w:val="000000"/>
                <w:sz w:val="22"/>
                <w:szCs w:val="22"/>
              </w:rPr>
              <w:t>Initial user setup</w:t>
            </w:r>
          </w:p>
        </w:tc>
        <w:tc>
          <w:tcPr>
            <w:tcW w:w="2052" w:type="dxa"/>
            <w:vAlign w:val="bottom"/>
          </w:tcPr>
          <w:p w:rsidR="00307FF6" w:rsidRDefault="00307FF6" w:rsidP="00C06F3E">
            <w:pPr>
              <w:jc w:val="center"/>
            </w:pPr>
            <w:r>
              <w:rPr>
                <w:rFonts w:ascii="Calibri" w:hAnsi="Calibri" w:cs="Calibri"/>
                <w:color w:val="000000"/>
                <w:sz w:val="22"/>
                <w:szCs w:val="22"/>
              </w:rPr>
              <w:t>On-boarding form</w:t>
            </w:r>
          </w:p>
        </w:tc>
        <w:tc>
          <w:tcPr>
            <w:tcW w:w="2052" w:type="dxa"/>
            <w:vAlign w:val="bottom"/>
          </w:tcPr>
          <w:p w:rsidR="00307FF6" w:rsidRDefault="00307FF6" w:rsidP="00C06F3E">
            <w:pPr>
              <w:jc w:val="center"/>
            </w:pPr>
            <w:r>
              <w:rPr>
                <w:rFonts w:ascii="Calibri" w:hAnsi="Calibri" w:cs="Calibri"/>
                <w:color w:val="000000"/>
                <w:sz w:val="22"/>
                <w:szCs w:val="22"/>
              </w:rPr>
              <w:t>Bank</w:t>
            </w:r>
          </w:p>
        </w:tc>
        <w:tc>
          <w:tcPr>
            <w:tcW w:w="2053" w:type="dxa"/>
            <w:vAlign w:val="bottom"/>
          </w:tcPr>
          <w:p w:rsidR="00307FF6" w:rsidRDefault="00307FF6" w:rsidP="00C06F3E">
            <w:pPr>
              <w:jc w:val="center"/>
            </w:pPr>
            <w:r>
              <w:rPr>
                <w:rFonts w:ascii="Calibri" w:hAnsi="Calibri" w:cs="Calibri"/>
                <w:color w:val="000000"/>
                <w:sz w:val="22"/>
                <w:szCs w:val="22"/>
              </w:rPr>
              <w:t>refund portal</w:t>
            </w:r>
          </w:p>
        </w:tc>
      </w:tr>
      <w:tr w:rsidR="00307FF6" w:rsidTr="00C06F3E">
        <w:trPr>
          <w:trHeight w:val="431"/>
        </w:trPr>
        <w:tc>
          <w:tcPr>
            <w:tcW w:w="1705" w:type="dxa"/>
            <w:vAlign w:val="bottom"/>
          </w:tcPr>
          <w:p w:rsidR="00307FF6" w:rsidRDefault="00307FF6" w:rsidP="00C06F3E">
            <w:pPr>
              <w:jc w:val="center"/>
            </w:pPr>
            <w:r>
              <w:rPr>
                <w:rFonts w:ascii="Calibri" w:hAnsi="Calibri" w:cs="Calibri"/>
                <w:color w:val="000000"/>
                <w:sz w:val="22"/>
                <w:szCs w:val="22"/>
              </w:rPr>
              <w:t>Country</w:t>
            </w:r>
          </w:p>
        </w:tc>
        <w:tc>
          <w:tcPr>
            <w:tcW w:w="2399" w:type="dxa"/>
            <w:vAlign w:val="bottom"/>
          </w:tcPr>
          <w:p w:rsidR="00307FF6" w:rsidRDefault="00307FF6" w:rsidP="00C06F3E">
            <w:pPr>
              <w:jc w:val="center"/>
            </w:pPr>
            <w:r>
              <w:rPr>
                <w:rFonts w:ascii="Calibri" w:hAnsi="Calibri" w:cs="Calibri"/>
                <w:color w:val="000000"/>
                <w:sz w:val="22"/>
                <w:szCs w:val="22"/>
              </w:rPr>
              <w:t>Initial user setup</w:t>
            </w:r>
          </w:p>
        </w:tc>
        <w:tc>
          <w:tcPr>
            <w:tcW w:w="2052" w:type="dxa"/>
            <w:vAlign w:val="bottom"/>
          </w:tcPr>
          <w:p w:rsidR="00307FF6" w:rsidRDefault="00307FF6" w:rsidP="00C06F3E">
            <w:pPr>
              <w:jc w:val="center"/>
            </w:pPr>
            <w:r>
              <w:rPr>
                <w:rFonts w:ascii="Calibri" w:hAnsi="Calibri" w:cs="Calibri"/>
                <w:color w:val="000000"/>
                <w:sz w:val="22"/>
                <w:szCs w:val="22"/>
              </w:rPr>
              <w:t>On-boarding form</w:t>
            </w:r>
          </w:p>
        </w:tc>
        <w:tc>
          <w:tcPr>
            <w:tcW w:w="2052" w:type="dxa"/>
            <w:vAlign w:val="bottom"/>
          </w:tcPr>
          <w:p w:rsidR="00307FF6" w:rsidRDefault="00307FF6" w:rsidP="00C06F3E">
            <w:pPr>
              <w:jc w:val="center"/>
            </w:pPr>
            <w:r>
              <w:rPr>
                <w:rFonts w:ascii="Calibri" w:hAnsi="Calibri" w:cs="Calibri"/>
                <w:color w:val="000000"/>
                <w:sz w:val="22"/>
                <w:szCs w:val="22"/>
              </w:rPr>
              <w:t>Bank</w:t>
            </w:r>
          </w:p>
        </w:tc>
        <w:tc>
          <w:tcPr>
            <w:tcW w:w="2053" w:type="dxa"/>
            <w:vAlign w:val="bottom"/>
          </w:tcPr>
          <w:p w:rsidR="00307FF6" w:rsidRDefault="00307FF6" w:rsidP="00C06F3E">
            <w:pPr>
              <w:jc w:val="center"/>
            </w:pPr>
            <w:r>
              <w:rPr>
                <w:rFonts w:ascii="Calibri" w:hAnsi="Calibri" w:cs="Calibri"/>
                <w:color w:val="000000"/>
                <w:sz w:val="22"/>
                <w:szCs w:val="22"/>
              </w:rPr>
              <w:t>refund portal</w:t>
            </w:r>
          </w:p>
        </w:tc>
      </w:tr>
      <w:tr w:rsidR="00307FF6" w:rsidTr="00C06F3E">
        <w:trPr>
          <w:trHeight w:val="431"/>
        </w:trPr>
        <w:tc>
          <w:tcPr>
            <w:tcW w:w="1705" w:type="dxa"/>
            <w:vAlign w:val="bottom"/>
          </w:tcPr>
          <w:p w:rsidR="00307FF6" w:rsidRDefault="00307FF6" w:rsidP="00C06F3E">
            <w:pPr>
              <w:jc w:val="center"/>
            </w:pPr>
            <w:r>
              <w:rPr>
                <w:rFonts w:ascii="Calibri" w:hAnsi="Calibri" w:cs="Calibri"/>
                <w:color w:val="000000"/>
                <w:sz w:val="22"/>
                <w:szCs w:val="22"/>
              </w:rPr>
              <w:t>Zip</w:t>
            </w:r>
          </w:p>
        </w:tc>
        <w:tc>
          <w:tcPr>
            <w:tcW w:w="2399" w:type="dxa"/>
            <w:vAlign w:val="bottom"/>
          </w:tcPr>
          <w:p w:rsidR="00307FF6" w:rsidRDefault="00307FF6" w:rsidP="00C06F3E">
            <w:pPr>
              <w:jc w:val="center"/>
            </w:pPr>
            <w:r>
              <w:rPr>
                <w:rFonts w:ascii="Calibri" w:hAnsi="Calibri" w:cs="Calibri"/>
                <w:color w:val="000000"/>
                <w:sz w:val="22"/>
                <w:szCs w:val="22"/>
              </w:rPr>
              <w:t>Initial user setup</w:t>
            </w:r>
          </w:p>
        </w:tc>
        <w:tc>
          <w:tcPr>
            <w:tcW w:w="2052" w:type="dxa"/>
            <w:vAlign w:val="bottom"/>
          </w:tcPr>
          <w:p w:rsidR="00307FF6" w:rsidRDefault="00307FF6" w:rsidP="00C06F3E">
            <w:pPr>
              <w:jc w:val="center"/>
            </w:pPr>
            <w:r>
              <w:rPr>
                <w:rFonts w:ascii="Calibri" w:hAnsi="Calibri" w:cs="Calibri"/>
                <w:color w:val="000000"/>
                <w:sz w:val="22"/>
                <w:szCs w:val="22"/>
              </w:rPr>
              <w:t>On-boarding form</w:t>
            </w:r>
          </w:p>
        </w:tc>
        <w:tc>
          <w:tcPr>
            <w:tcW w:w="2052" w:type="dxa"/>
            <w:vAlign w:val="bottom"/>
          </w:tcPr>
          <w:p w:rsidR="00307FF6" w:rsidRDefault="00307FF6" w:rsidP="00C06F3E">
            <w:pPr>
              <w:jc w:val="center"/>
            </w:pPr>
            <w:r>
              <w:rPr>
                <w:rFonts w:ascii="Calibri" w:hAnsi="Calibri" w:cs="Calibri"/>
                <w:color w:val="000000"/>
                <w:sz w:val="22"/>
                <w:szCs w:val="22"/>
              </w:rPr>
              <w:t>Bank</w:t>
            </w:r>
          </w:p>
        </w:tc>
        <w:tc>
          <w:tcPr>
            <w:tcW w:w="2053" w:type="dxa"/>
            <w:vAlign w:val="bottom"/>
          </w:tcPr>
          <w:p w:rsidR="00307FF6" w:rsidRDefault="00307FF6" w:rsidP="00C06F3E">
            <w:pPr>
              <w:jc w:val="center"/>
            </w:pPr>
            <w:r>
              <w:rPr>
                <w:rFonts w:ascii="Calibri" w:hAnsi="Calibri" w:cs="Calibri"/>
                <w:color w:val="000000"/>
                <w:sz w:val="22"/>
                <w:szCs w:val="22"/>
              </w:rPr>
              <w:t>refund portal</w:t>
            </w:r>
          </w:p>
        </w:tc>
      </w:tr>
      <w:tr w:rsidR="00307FF6" w:rsidTr="00C06F3E">
        <w:trPr>
          <w:trHeight w:val="431"/>
        </w:trPr>
        <w:tc>
          <w:tcPr>
            <w:tcW w:w="1705" w:type="dxa"/>
            <w:vAlign w:val="bottom"/>
          </w:tcPr>
          <w:p w:rsidR="00307FF6" w:rsidRDefault="00307FF6" w:rsidP="00C06F3E">
            <w:pPr>
              <w:jc w:val="center"/>
            </w:pPr>
            <w:r>
              <w:rPr>
                <w:rFonts w:ascii="Calibri" w:hAnsi="Calibri" w:cs="Calibri"/>
                <w:color w:val="000000"/>
                <w:sz w:val="22"/>
                <w:szCs w:val="22"/>
              </w:rPr>
              <w:t>State</w:t>
            </w:r>
          </w:p>
        </w:tc>
        <w:tc>
          <w:tcPr>
            <w:tcW w:w="2399" w:type="dxa"/>
            <w:vAlign w:val="bottom"/>
          </w:tcPr>
          <w:p w:rsidR="00307FF6" w:rsidRDefault="00307FF6" w:rsidP="00C06F3E">
            <w:pPr>
              <w:jc w:val="center"/>
            </w:pPr>
            <w:r>
              <w:rPr>
                <w:rFonts w:ascii="Calibri" w:hAnsi="Calibri" w:cs="Calibri"/>
                <w:color w:val="000000"/>
                <w:sz w:val="22"/>
                <w:szCs w:val="22"/>
              </w:rPr>
              <w:t>Initial user setup</w:t>
            </w:r>
          </w:p>
        </w:tc>
        <w:tc>
          <w:tcPr>
            <w:tcW w:w="2052" w:type="dxa"/>
            <w:vAlign w:val="bottom"/>
          </w:tcPr>
          <w:p w:rsidR="00307FF6" w:rsidRDefault="00307FF6" w:rsidP="00C06F3E">
            <w:pPr>
              <w:jc w:val="center"/>
            </w:pPr>
            <w:r>
              <w:rPr>
                <w:rFonts w:ascii="Calibri" w:hAnsi="Calibri" w:cs="Calibri"/>
                <w:color w:val="000000"/>
                <w:sz w:val="22"/>
                <w:szCs w:val="22"/>
              </w:rPr>
              <w:t>On-boarding form</w:t>
            </w:r>
          </w:p>
        </w:tc>
        <w:tc>
          <w:tcPr>
            <w:tcW w:w="2052" w:type="dxa"/>
            <w:vAlign w:val="bottom"/>
          </w:tcPr>
          <w:p w:rsidR="00307FF6" w:rsidRDefault="00307FF6" w:rsidP="00C06F3E">
            <w:pPr>
              <w:jc w:val="center"/>
            </w:pPr>
            <w:r>
              <w:rPr>
                <w:rFonts w:ascii="Calibri" w:hAnsi="Calibri" w:cs="Calibri"/>
                <w:color w:val="000000"/>
                <w:sz w:val="22"/>
                <w:szCs w:val="22"/>
              </w:rPr>
              <w:t>Bank</w:t>
            </w:r>
          </w:p>
        </w:tc>
        <w:tc>
          <w:tcPr>
            <w:tcW w:w="2053" w:type="dxa"/>
            <w:vAlign w:val="bottom"/>
          </w:tcPr>
          <w:p w:rsidR="00307FF6" w:rsidRDefault="00307FF6" w:rsidP="00C06F3E">
            <w:pPr>
              <w:jc w:val="center"/>
            </w:pPr>
            <w:r>
              <w:rPr>
                <w:rFonts w:ascii="Calibri" w:hAnsi="Calibri" w:cs="Calibri"/>
                <w:color w:val="000000"/>
                <w:sz w:val="22"/>
                <w:szCs w:val="22"/>
              </w:rPr>
              <w:t>refund portal</w:t>
            </w:r>
          </w:p>
        </w:tc>
      </w:tr>
      <w:tr w:rsidR="00307FF6" w:rsidTr="00C06F3E">
        <w:trPr>
          <w:trHeight w:val="431"/>
        </w:trPr>
        <w:tc>
          <w:tcPr>
            <w:tcW w:w="1705" w:type="dxa"/>
            <w:vAlign w:val="bottom"/>
          </w:tcPr>
          <w:p w:rsidR="00307FF6" w:rsidRDefault="00307FF6" w:rsidP="00C06F3E">
            <w:pPr>
              <w:jc w:val="center"/>
            </w:pPr>
            <w:r>
              <w:rPr>
                <w:rFonts w:ascii="Calibri" w:hAnsi="Calibri" w:cs="Calibri"/>
                <w:color w:val="000000"/>
                <w:sz w:val="22"/>
                <w:szCs w:val="22"/>
              </w:rPr>
              <w:t>Name Prefix</w:t>
            </w:r>
          </w:p>
        </w:tc>
        <w:tc>
          <w:tcPr>
            <w:tcW w:w="2399" w:type="dxa"/>
            <w:vAlign w:val="bottom"/>
          </w:tcPr>
          <w:p w:rsidR="00307FF6" w:rsidRDefault="00307FF6" w:rsidP="00C06F3E">
            <w:pPr>
              <w:jc w:val="center"/>
            </w:pPr>
            <w:r>
              <w:rPr>
                <w:rFonts w:ascii="Calibri" w:hAnsi="Calibri" w:cs="Calibri"/>
                <w:color w:val="000000"/>
                <w:sz w:val="22"/>
                <w:szCs w:val="22"/>
              </w:rPr>
              <w:t>Initial user setup</w:t>
            </w:r>
          </w:p>
        </w:tc>
        <w:tc>
          <w:tcPr>
            <w:tcW w:w="2052" w:type="dxa"/>
            <w:vAlign w:val="bottom"/>
          </w:tcPr>
          <w:p w:rsidR="00307FF6" w:rsidRDefault="00307FF6" w:rsidP="00C06F3E">
            <w:pPr>
              <w:jc w:val="center"/>
            </w:pPr>
            <w:r>
              <w:rPr>
                <w:rFonts w:ascii="Calibri" w:hAnsi="Calibri" w:cs="Calibri"/>
                <w:color w:val="000000"/>
                <w:sz w:val="22"/>
                <w:szCs w:val="22"/>
              </w:rPr>
              <w:t>On-boarding form</w:t>
            </w:r>
          </w:p>
        </w:tc>
        <w:tc>
          <w:tcPr>
            <w:tcW w:w="2052" w:type="dxa"/>
            <w:vAlign w:val="bottom"/>
          </w:tcPr>
          <w:p w:rsidR="00307FF6" w:rsidRDefault="00307FF6" w:rsidP="00C06F3E">
            <w:pPr>
              <w:jc w:val="center"/>
            </w:pPr>
            <w:r>
              <w:rPr>
                <w:rFonts w:ascii="Calibri" w:hAnsi="Calibri" w:cs="Calibri"/>
                <w:color w:val="000000"/>
                <w:sz w:val="22"/>
                <w:szCs w:val="22"/>
              </w:rPr>
              <w:t>Bank</w:t>
            </w:r>
          </w:p>
        </w:tc>
        <w:tc>
          <w:tcPr>
            <w:tcW w:w="2053" w:type="dxa"/>
            <w:vAlign w:val="bottom"/>
          </w:tcPr>
          <w:p w:rsidR="00307FF6" w:rsidRDefault="00307FF6" w:rsidP="00C06F3E">
            <w:pPr>
              <w:jc w:val="center"/>
            </w:pPr>
            <w:r>
              <w:rPr>
                <w:rFonts w:ascii="Calibri" w:hAnsi="Calibri" w:cs="Calibri"/>
                <w:color w:val="000000"/>
                <w:sz w:val="22"/>
                <w:szCs w:val="22"/>
              </w:rPr>
              <w:t>refund portal</w:t>
            </w:r>
          </w:p>
        </w:tc>
      </w:tr>
      <w:tr w:rsidR="00307FF6" w:rsidTr="00C06F3E">
        <w:trPr>
          <w:trHeight w:val="431"/>
        </w:trPr>
        <w:tc>
          <w:tcPr>
            <w:tcW w:w="1705" w:type="dxa"/>
            <w:vAlign w:val="bottom"/>
          </w:tcPr>
          <w:p w:rsidR="00307FF6" w:rsidRDefault="00307FF6" w:rsidP="00C06F3E">
            <w:pPr>
              <w:jc w:val="center"/>
            </w:pPr>
            <w:r>
              <w:rPr>
                <w:rFonts w:ascii="Calibri" w:hAnsi="Calibri" w:cs="Calibri"/>
                <w:color w:val="000000"/>
                <w:sz w:val="22"/>
                <w:szCs w:val="22"/>
              </w:rPr>
              <w:t>First name</w:t>
            </w:r>
          </w:p>
        </w:tc>
        <w:tc>
          <w:tcPr>
            <w:tcW w:w="2399" w:type="dxa"/>
            <w:vAlign w:val="bottom"/>
          </w:tcPr>
          <w:p w:rsidR="00307FF6" w:rsidRDefault="00307FF6" w:rsidP="00C06F3E">
            <w:pPr>
              <w:jc w:val="center"/>
            </w:pPr>
            <w:r>
              <w:rPr>
                <w:rFonts w:ascii="Calibri" w:hAnsi="Calibri" w:cs="Calibri"/>
                <w:color w:val="000000"/>
                <w:sz w:val="22"/>
                <w:szCs w:val="22"/>
              </w:rPr>
              <w:t>Initial user setup</w:t>
            </w:r>
          </w:p>
        </w:tc>
        <w:tc>
          <w:tcPr>
            <w:tcW w:w="2052" w:type="dxa"/>
            <w:vAlign w:val="bottom"/>
          </w:tcPr>
          <w:p w:rsidR="00307FF6" w:rsidRDefault="00307FF6" w:rsidP="00C06F3E">
            <w:pPr>
              <w:jc w:val="center"/>
            </w:pPr>
            <w:r>
              <w:rPr>
                <w:rFonts w:ascii="Calibri" w:hAnsi="Calibri" w:cs="Calibri"/>
                <w:color w:val="000000"/>
                <w:sz w:val="22"/>
                <w:szCs w:val="22"/>
              </w:rPr>
              <w:t>On-boarding form</w:t>
            </w:r>
          </w:p>
        </w:tc>
        <w:tc>
          <w:tcPr>
            <w:tcW w:w="2052" w:type="dxa"/>
            <w:vAlign w:val="bottom"/>
          </w:tcPr>
          <w:p w:rsidR="00307FF6" w:rsidRDefault="00307FF6" w:rsidP="00C06F3E">
            <w:pPr>
              <w:jc w:val="center"/>
            </w:pPr>
            <w:r>
              <w:rPr>
                <w:rFonts w:ascii="Calibri" w:hAnsi="Calibri" w:cs="Calibri"/>
                <w:color w:val="000000"/>
                <w:sz w:val="22"/>
                <w:szCs w:val="22"/>
              </w:rPr>
              <w:t>Bank</w:t>
            </w:r>
          </w:p>
        </w:tc>
        <w:tc>
          <w:tcPr>
            <w:tcW w:w="2053" w:type="dxa"/>
            <w:vAlign w:val="bottom"/>
          </w:tcPr>
          <w:p w:rsidR="00307FF6" w:rsidRDefault="00307FF6" w:rsidP="00C06F3E">
            <w:pPr>
              <w:jc w:val="center"/>
            </w:pPr>
            <w:r>
              <w:rPr>
                <w:rFonts w:ascii="Calibri" w:hAnsi="Calibri" w:cs="Calibri"/>
                <w:color w:val="000000"/>
                <w:sz w:val="22"/>
                <w:szCs w:val="22"/>
              </w:rPr>
              <w:t>refund portal</w:t>
            </w:r>
          </w:p>
        </w:tc>
      </w:tr>
      <w:tr w:rsidR="00307FF6" w:rsidTr="00C06F3E">
        <w:trPr>
          <w:trHeight w:val="431"/>
        </w:trPr>
        <w:tc>
          <w:tcPr>
            <w:tcW w:w="1705" w:type="dxa"/>
            <w:vAlign w:val="bottom"/>
          </w:tcPr>
          <w:p w:rsidR="00307FF6" w:rsidRDefault="00307FF6" w:rsidP="00C06F3E">
            <w:pPr>
              <w:jc w:val="center"/>
            </w:pPr>
            <w:r>
              <w:rPr>
                <w:rFonts w:ascii="Calibri" w:hAnsi="Calibri" w:cs="Calibri"/>
                <w:color w:val="000000"/>
                <w:sz w:val="22"/>
                <w:szCs w:val="22"/>
              </w:rPr>
              <w:t>Last name</w:t>
            </w:r>
          </w:p>
        </w:tc>
        <w:tc>
          <w:tcPr>
            <w:tcW w:w="2399" w:type="dxa"/>
            <w:vAlign w:val="bottom"/>
          </w:tcPr>
          <w:p w:rsidR="00307FF6" w:rsidRDefault="00307FF6" w:rsidP="00C06F3E">
            <w:pPr>
              <w:jc w:val="center"/>
            </w:pPr>
            <w:r>
              <w:rPr>
                <w:rFonts w:ascii="Calibri" w:hAnsi="Calibri" w:cs="Calibri"/>
                <w:color w:val="000000"/>
                <w:sz w:val="22"/>
                <w:szCs w:val="22"/>
              </w:rPr>
              <w:t>Initial user setup</w:t>
            </w:r>
          </w:p>
        </w:tc>
        <w:tc>
          <w:tcPr>
            <w:tcW w:w="2052" w:type="dxa"/>
            <w:vAlign w:val="bottom"/>
          </w:tcPr>
          <w:p w:rsidR="00307FF6" w:rsidRDefault="00307FF6" w:rsidP="00C06F3E">
            <w:pPr>
              <w:jc w:val="center"/>
            </w:pPr>
            <w:r>
              <w:rPr>
                <w:rFonts w:ascii="Calibri" w:hAnsi="Calibri" w:cs="Calibri"/>
                <w:color w:val="000000"/>
                <w:sz w:val="22"/>
                <w:szCs w:val="22"/>
              </w:rPr>
              <w:t>On-boarding form</w:t>
            </w:r>
          </w:p>
        </w:tc>
        <w:tc>
          <w:tcPr>
            <w:tcW w:w="2052" w:type="dxa"/>
            <w:vAlign w:val="bottom"/>
          </w:tcPr>
          <w:p w:rsidR="00307FF6" w:rsidRDefault="00307FF6" w:rsidP="00C06F3E">
            <w:pPr>
              <w:jc w:val="center"/>
            </w:pPr>
            <w:r>
              <w:rPr>
                <w:rFonts w:ascii="Calibri" w:hAnsi="Calibri" w:cs="Calibri"/>
                <w:color w:val="000000"/>
                <w:sz w:val="22"/>
                <w:szCs w:val="22"/>
              </w:rPr>
              <w:t>Bank</w:t>
            </w:r>
          </w:p>
        </w:tc>
        <w:tc>
          <w:tcPr>
            <w:tcW w:w="2053" w:type="dxa"/>
            <w:vAlign w:val="bottom"/>
          </w:tcPr>
          <w:p w:rsidR="00307FF6" w:rsidRDefault="00307FF6" w:rsidP="00C06F3E">
            <w:pPr>
              <w:jc w:val="center"/>
            </w:pPr>
            <w:r>
              <w:rPr>
                <w:rFonts w:ascii="Calibri" w:hAnsi="Calibri" w:cs="Calibri"/>
                <w:color w:val="000000"/>
                <w:sz w:val="22"/>
                <w:szCs w:val="22"/>
              </w:rPr>
              <w:t>refund portal</w:t>
            </w:r>
          </w:p>
        </w:tc>
      </w:tr>
      <w:tr w:rsidR="00307FF6" w:rsidTr="00C06F3E">
        <w:trPr>
          <w:trHeight w:val="431"/>
        </w:trPr>
        <w:tc>
          <w:tcPr>
            <w:tcW w:w="1705" w:type="dxa"/>
            <w:vAlign w:val="bottom"/>
          </w:tcPr>
          <w:p w:rsidR="00307FF6" w:rsidRDefault="00307FF6" w:rsidP="00C06F3E">
            <w:pPr>
              <w:jc w:val="center"/>
            </w:pPr>
            <w:r>
              <w:rPr>
                <w:rFonts w:ascii="Calibri" w:hAnsi="Calibri" w:cs="Calibri"/>
                <w:color w:val="000000"/>
                <w:sz w:val="22"/>
                <w:szCs w:val="22"/>
              </w:rPr>
              <w:t>User name</w:t>
            </w:r>
          </w:p>
        </w:tc>
        <w:tc>
          <w:tcPr>
            <w:tcW w:w="2399" w:type="dxa"/>
            <w:vAlign w:val="bottom"/>
          </w:tcPr>
          <w:p w:rsidR="00307FF6" w:rsidRDefault="00307FF6" w:rsidP="00C06F3E">
            <w:pPr>
              <w:jc w:val="center"/>
            </w:pPr>
            <w:r>
              <w:rPr>
                <w:rFonts w:ascii="Calibri" w:hAnsi="Calibri" w:cs="Calibri"/>
                <w:color w:val="000000"/>
                <w:sz w:val="22"/>
                <w:szCs w:val="22"/>
              </w:rPr>
              <w:t>Initial user setup</w:t>
            </w:r>
          </w:p>
        </w:tc>
        <w:tc>
          <w:tcPr>
            <w:tcW w:w="2052" w:type="dxa"/>
            <w:vAlign w:val="bottom"/>
          </w:tcPr>
          <w:p w:rsidR="00307FF6" w:rsidRDefault="00307FF6" w:rsidP="00C06F3E">
            <w:pPr>
              <w:jc w:val="center"/>
            </w:pPr>
            <w:r>
              <w:rPr>
                <w:rFonts w:ascii="Calibri" w:hAnsi="Calibri" w:cs="Calibri"/>
                <w:color w:val="000000"/>
                <w:sz w:val="22"/>
                <w:szCs w:val="22"/>
              </w:rPr>
              <w:t>On-boarding form</w:t>
            </w:r>
          </w:p>
        </w:tc>
        <w:tc>
          <w:tcPr>
            <w:tcW w:w="2052" w:type="dxa"/>
            <w:vAlign w:val="bottom"/>
          </w:tcPr>
          <w:p w:rsidR="00307FF6" w:rsidRDefault="00307FF6" w:rsidP="00C06F3E">
            <w:pPr>
              <w:jc w:val="center"/>
            </w:pPr>
            <w:r>
              <w:rPr>
                <w:rFonts w:ascii="Calibri" w:hAnsi="Calibri" w:cs="Calibri"/>
                <w:color w:val="000000"/>
                <w:sz w:val="22"/>
                <w:szCs w:val="22"/>
              </w:rPr>
              <w:t>Bank</w:t>
            </w:r>
          </w:p>
        </w:tc>
        <w:tc>
          <w:tcPr>
            <w:tcW w:w="2053" w:type="dxa"/>
            <w:vAlign w:val="bottom"/>
          </w:tcPr>
          <w:p w:rsidR="00307FF6" w:rsidRDefault="00307FF6" w:rsidP="00C06F3E">
            <w:pPr>
              <w:jc w:val="center"/>
            </w:pPr>
            <w:r>
              <w:rPr>
                <w:rFonts w:ascii="Calibri" w:hAnsi="Calibri" w:cs="Calibri"/>
                <w:color w:val="000000"/>
                <w:sz w:val="22"/>
                <w:szCs w:val="22"/>
              </w:rPr>
              <w:t>refund portal</w:t>
            </w:r>
          </w:p>
        </w:tc>
      </w:tr>
      <w:tr w:rsidR="00307FF6" w:rsidTr="00C06F3E">
        <w:trPr>
          <w:trHeight w:val="431"/>
        </w:trPr>
        <w:tc>
          <w:tcPr>
            <w:tcW w:w="1705" w:type="dxa"/>
            <w:vAlign w:val="bottom"/>
          </w:tcPr>
          <w:p w:rsidR="00307FF6" w:rsidRDefault="00307FF6" w:rsidP="00C06F3E">
            <w:pPr>
              <w:jc w:val="center"/>
            </w:pPr>
            <w:r>
              <w:rPr>
                <w:rFonts w:ascii="Calibri" w:hAnsi="Calibri" w:cs="Calibri"/>
                <w:color w:val="000000"/>
                <w:sz w:val="22"/>
                <w:szCs w:val="22"/>
              </w:rPr>
              <w:t>Password</w:t>
            </w:r>
          </w:p>
        </w:tc>
        <w:tc>
          <w:tcPr>
            <w:tcW w:w="2399" w:type="dxa"/>
            <w:vAlign w:val="bottom"/>
          </w:tcPr>
          <w:p w:rsidR="00307FF6" w:rsidRDefault="00307FF6" w:rsidP="00C06F3E">
            <w:pPr>
              <w:jc w:val="center"/>
            </w:pPr>
            <w:r>
              <w:rPr>
                <w:rFonts w:ascii="Calibri" w:hAnsi="Calibri" w:cs="Calibri"/>
                <w:color w:val="000000"/>
                <w:sz w:val="22"/>
                <w:szCs w:val="22"/>
              </w:rPr>
              <w:t>Initial user setup</w:t>
            </w:r>
          </w:p>
        </w:tc>
        <w:tc>
          <w:tcPr>
            <w:tcW w:w="2052" w:type="dxa"/>
            <w:vAlign w:val="bottom"/>
          </w:tcPr>
          <w:p w:rsidR="00307FF6" w:rsidRDefault="00307FF6" w:rsidP="00C06F3E">
            <w:pPr>
              <w:jc w:val="center"/>
            </w:pPr>
            <w:r>
              <w:rPr>
                <w:rFonts w:ascii="Calibri" w:hAnsi="Calibri" w:cs="Calibri"/>
                <w:color w:val="000000"/>
                <w:sz w:val="22"/>
                <w:szCs w:val="22"/>
              </w:rPr>
              <w:t>Generic</w:t>
            </w:r>
          </w:p>
        </w:tc>
        <w:tc>
          <w:tcPr>
            <w:tcW w:w="2052" w:type="dxa"/>
            <w:vAlign w:val="bottom"/>
          </w:tcPr>
          <w:p w:rsidR="00307FF6" w:rsidRDefault="00307FF6" w:rsidP="00C06F3E">
            <w:pPr>
              <w:jc w:val="center"/>
            </w:pPr>
            <w:r>
              <w:rPr>
                <w:rFonts w:ascii="Calibri" w:hAnsi="Calibri" w:cs="Calibri"/>
                <w:color w:val="000000"/>
                <w:sz w:val="22"/>
                <w:szCs w:val="22"/>
              </w:rPr>
              <w:t>Bank</w:t>
            </w:r>
          </w:p>
        </w:tc>
        <w:tc>
          <w:tcPr>
            <w:tcW w:w="2053" w:type="dxa"/>
            <w:vAlign w:val="bottom"/>
          </w:tcPr>
          <w:p w:rsidR="00307FF6" w:rsidRDefault="00307FF6" w:rsidP="00C06F3E">
            <w:pPr>
              <w:jc w:val="center"/>
            </w:pPr>
            <w:r>
              <w:rPr>
                <w:rFonts w:ascii="Calibri" w:hAnsi="Calibri" w:cs="Calibri"/>
                <w:color w:val="000000"/>
                <w:sz w:val="22"/>
                <w:szCs w:val="22"/>
              </w:rPr>
              <w:t>refund portal</w:t>
            </w:r>
          </w:p>
        </w:tc>
      </w:tr>
      <w:tr w:rsidR="00307FF6" w:rsidTr="00C06F3E">
        <w:trPr>
          <w:trHeight w:val="431"/>
        </w:trPr>
        <w:tc>
          <w:tcPr>
            <w:tcW w:w="1705" w:type="dxa"/>
            <w:vAlign w:val="bottom"/>
          </w:tcPr>
          <w:p w:rsidR="00307FF6" w:rsidRDefault="00307FF6" w:rsidP="00C06F3E">
            <w:pPr>
              <w:jc w:val="center"/>
            </w:pPr>
            <w:r>
              <w:rPr>
                <w:rFonts w:ascii="Calibri" w:hAnsi="Calibri" w:cs="Calibri"/>
                <w:color w:val="000000"/>
                <w:sz w:val="22"/>
                <w:szCs w:val="22"/>
              </w:rPr>
              <w:t>Payment type</w:t>
            </w:r>
          </w:p>
        </w:tc>
        <w:tc>
          <w:tcPr>
            <w:tcW w:w="2399" w:type="dxa"/>
            <w:vAlign w:val="bottom"/>
          </w:tcPr>
          <w:p w:rsidR="00307FF6" w:rsidRDefault="00307FF6" w:rsidP="00C06F3E">
            <w:pPr>
              <w:jc w:val="center"/>
            </w:pPr>
            <w:r>
              <w:rPr>
                <w:rFonts w:ascii="Calibri" w:hAnsi="Calibri" w:cs="Calibri"/>
                <w:color w:val="000000"/>
                <w:sz w:val="22"/>
                <w:szCs w:val="22"/>
              </w:rPr>
              <w:t>Initial user setup</w:t>
            </w:r>
          </w:p>
        </w:tc>
        <w:tc>
          <w:tcPr>
            <w:tcW w:w="2052" w:type="dxa"/>
            <w:vAlign w:val="bottom"/>
          </w:tcPr>
          <w:p w:rsidR="00307FF6" w:rsidRDefault="00307FF6" w:rsidP="00C06F3E">
            <w:pPr>
              <w:jc w:val="center"/>
            </w:pPr>
            <w:r>
              <w:rPr>
                <w:rFonts w:ascii="Calibri" w:hAnsi="Calibri" w:cs="Calibri"/>
                <w:color w:val="000000"/>
                <w:sz w:val="22"/>
                <w:szCs w:val="22"/>
              </w:rPr>
              <w:t>On-boarding form</w:t>
            </w:r>
          </w:p>
        </w:tc>
        <w:tc>
          <w:tcPr>
            <w:tcW w:w="2052" w:type="dxa"/>
            <w:vAlign w:val="bottom"/>
          </w:tcPr>
          <w:p w:rsidR="00307FF6" w:rsidRDefault="00307FF6" w:rsidP="00C06F3E">
            <w:pPr>
              <w:jc w:val="center"/>
            </w:pPr>
            <w:r>
              <w:rPr>
                <w:rFonts w:ascii="Calibri" w:hAnsi="Calibri" w:cs="Calibri"/>
                <w:color w:val="000000"/>
                <w:sz w:val="22"/>
                <w:szCs w:val="22"/>
              </w:rPr>
              <w:t>Bank</w:t>
            </w:r>
          </w:p>
        </w:tc>
        <w:tc>
          <w:tcPr>
            <w:tcW w:w="2053" w:type="dxa"/>
            <w:vAlign w:val="bottom"/>
          </w:tcPr>
          <w:p w:rsidR="00307FF6" w:rsidRDefault="00307FF6" w:rsidP="00C06F3E">
            <w:pPr>
              <w:jc w:val="center"/>
            </w:pPr>
            <w:r>
              <w:rPr>
                <w:rFonts w:ascii="Calibri" w:hAnsi="Calibri" w:cs="Calibri"/>
                <w:color w:val="000000"/>
                <w:sz w:val="22"/>
                <w:szCs w:val="22"/>
              </w:rPr>
              <w:t>refund portal</w:t>
            </w:r>
          </w:p>
        </w:tc>
      </w:tr>
      <w:tr w:rsidR="00307FF6" w:rsidTr="00C06F3E">
        <w:trPr>
          <w:trHeight w:val="431"/>
        </w:trPr>
        <w:tc>
          <w:tcPr>
            <w:tcW w:w="1705" w:type="dxa"/>
            <w:vAlign w:val="bottom"/>
          </w:tcPr>
          <w:p w:rsidR="00307FF6" w:rsidRDefault="00307FF6" w:rsidP="00C06F3E">
            <w:pPr>
              <w:jc w:val="center"/>
            </w:pPr>
            <w:r>
              <w:rPr>
                <w:rFonts w:ascii="Calibri" w:hAnsi="Calibri" w:cs="Calibri"/>
                <w:color w:val="000000"/>
                <w:sz w:val="22"/>
                <w:szCs w:val="22"/>
              </w:rPr>
              <w:t>Email</w:t>
            </w:r>
          </w:p>
        </w:tc>
        <w:tc>
          <w:tcPr>
            <w:tcW w:w="2399" w:type="dxa"/>
            <w:vAlign w:val="bottom"/>
          </w:tcPr>
          <w:p w:rsidR="00307FF6" w:rsidRDefault="00307FF6" w:rsidP="00C06F3E">
            <w:pPr>
              <w:jc w:val="center"/>
            </w:pPr>
            <w:r>
              <w:rPr>
                <w:rFonts w:ascii="Calibri" w:hAnsi="Calibri" w:cs="Calibri"/>
                <w:color w:val="000000"/>
                <w:sz w:val="22"/>
                <w:szCs w:val="22"/>
              </w:rPr>
              <w:t>Initial user setup</w:t>
            </w:r>
          </w:p>
        </w:tc>
        <w:tc>
          <w:tcPr>
            <w:tcW w:w="2052" w:type="dxa"/>
            <w:vAlign w:val="bottom"/>
          </w:tcPr>
          <w:p w:rsidR="00307FF6" w:rsidRDefault="00307FF6" w:rsidP="00C06F3E">
            <w:pPr>
              <w:jc w:val="center"/>
            </w:pPr>
            <w:r>
              <w:rPr>
                <w:rFonts w:ascii="Calibri" w:hAnsi="Calibri" w:cs="Calibri"/>
                <w:color w:val="000000"/>
                <w:sz w:val="22"/>
                <w:szCs w:val="22"/>
              </w:rPr>
              <w:t>On-boarding form</w:t>
            </w:r>
          </w:p>
        </w:tc>
        <w:tc>
          <w:tcPr>
            <w:tcW w:w="2052" w:type="dxa"/>
            <w:vAlign w:val="bottom"/>
          </w:tcPr>
          <w:p w:rsidR="00307FF6" w:rsidRDefault="00307FF6" w:rsidP="00C06F3E">
            <w:pPr>
              <w:jc w:val="center"/>
            </w:pPr>
            <w:r>
              <w:rPr>
                <w:rFonts w:ascii="Calibri" w:hAnsi="Calibri" w:cs="Calibri"/>
                <w:color w:val="000000"/>
                <w:sz w:val="22"/>
                <w:szCs w:val="22"/>
              </w:rPr>
              <w:t>Bank</w:t>
            </w:r>
          </w:p>
        </w:tc>
        <w:tc>
          <w:tcPr>
            <w:tcW w:w="2053" w:type="dxa"/>
            <w:vAlign w:val="bottom"/>
          </w:tcPr>
          <w:p w:rsidR="00307FF6" w:rsidRDefault="00307FF6" w:rsidP="00C06F3E">
            <w:pPr>
              <w:jc w:val="center"/>
            </w:pPr>
            <w:r>
              <w:rPr>
                <w:rFonts w:ascii="Calibri" w:hAnsi="Calibri" w:cs="Calibri"/>
                <w:color w:val="000000"/>
                <w:sz w:val="22"/>
                <w:szCs w:val="22"/>
              </w:rPr>
              <w:t>refund portal</w:t>
            </w:r>
          </w:p>
        </w:tc>
      </w:tr>
      <w:tr w:rsidR="00307FF6" w:rsidTr="00C06F3E">
        <w:trPr>
          <w:trHeight w:val="431"/>
        </w:trPr>
        <w:tc>
          <w:tcPr>
            <w:tcW w:w="1705" w:type="dxa"/>
            <w:vAlign w:val="bottom"/>
          </w:tcPr>
          <w:p w:rsidR="00307FF6" w:rsidRDefault="00307FF6" w:rsidP="00C06F3E">
            <w:pPr>
              <w:jc w:val="center"/>
            </w:pPr>
            <w:r>
              <w:rPr>
                <w:rFonts w:ascii="Calibri" w:hAnsi="Calibri" w:cs="Calibri"/>
                <w:color w:val="000000"/>
                <w:sz w:val="22"/>
                <w:szCs w:val="22"/>
              </w:rPr>
              <w:t>Phone</w:t>
            </w:r>
          </w:p>
        </w:tc>
        <w:tc>
          <w:tcPr>
            <w:tcW w:w="2399" w:type="dxa"/>
            <w:vAlign w:val="bottom"/>
          </w:tcPr>
          <w:p w:rsidR="00307FF6" w:rsidRDefault="00307FF6" w:rsidP="00C06F3E">
            <w:pPr>
              <w:jc w:val="center"/>
            </w:pPr>
            <w:r>
              <w:rPr>
                <w:rFonts w:ascii="Calibri" w:hAnsi="Calibri" w:cs="Calibri"/>
                <w:color w:val="000000"/>
                <w:sz w:val="22"/>
                <w:szCs w:val="22"/>
              </w:rPr>
              <w:t>Initial user setup</w:t>
            </w:r>
          </w:p>
        </w:tc>
        <w:tc>
          <w:tcPr>
            <w:tcW w:w="2052" w:type="dxa"/>
            <w:vAlign w:val="bottom"/>
          </w:tcPr>
          <w:p w:rsidR="00307FF6" w:rsidRDefault="00307FF6" w:rsidP="00C06F3E">
            <w:pPr>
              <w:jc w:val="center"/>
            </w:pPr>
            <w:r>
              <w:rPr>
                <w:rFonts w:ascii="Calibri" w:hAnsi="Calibri" w:cs="Calibri"/>
                <w:color w:val="000000"/>
                <w:sz w:val="22"/>
                <w:szCs w:val="22"/>
              </w:rPr>
              <w:t>On-boarding form</w:t>
            </w:r>
          </w:p>
        </w:tc>
        <w:tc>
          <w:tcPr>
            <w:tcW w:w="2052" w:type="dxa"/>
            <w:vAlign w:val="bottom"/>
          </w:tcPr>
          <w:p w:rsidR="00307FF6" w:rsidRDefault="00307FF6" w:rsidP="00C06F3E">
            <w:pPr>
              <w:jc w:val="center"/>
            </w:pPr>
            <w:r>
              <w:rPr>
                <w:rFonts w:ascii="Calibri" w:hAnsi="Calibri" w:cs="Calibri"/>
                <w:color w:val="000000"/>
                <w:sz w:val="22"/>
                <w:szCs w:val="22"/>
              </w:rPr>
              <w:t>Bank</w:t>
            </w:r>
          </w:p>
        </w:tc>
        <w:tc>
          <w:tcPr>
            <w:tcW w:w="2053" w:type="dxa"/>
            <w:vAlign w:val="bottom"/>
          </w:tcPr>
          <w:p w:rsidR="00307FF6" w:rsidRDefault="00307FF6" w:rsidP="00C06F3E">
            <w:pPr>
              <w:jc w:val="center"/>
            </w:pPr>
            <w:r>
              <w:rPr>
                <w:rFonts w:ascii="Calibri" w:hAnsi="Calibri" w:cs="Calibri"/>
                <w:color w:val="000000"/>
                <w:sz w:val="22"/>
                <w:szCs w:val="22"/>
              </w:rPr>
              <w:t>refund portal</w:t>
            </w:r>
          </w:p>
        </w:tc>
      </w:tr>
      <w:tr w:rsidR="00307FF6" w:rsidTr="00C06F3E">
        <w:trPr>
          <w:trHeight w:val="431"/>
        </w:trPr>
        <w:tc>
          <w:tcPr>
            <w:tcW w:w="1705" w:type="dxa"/>
            <w:vAlign w:val="bottom"/>
          </w:tcPr>
          <w:p w:rsidR="00307FF6" w:rsidRDefault="00307FF6" w:rsidP="00C06F3E">
            <w:pPr>
              <w:jc w:val="center"/>
            </w:pPr>
            <w:r>
              <w:rPr>
                <w:rFonts w:ascii="Calibri" w:hAnsi="Calibri" w:cs="Calibri"/>
                <w:color w:val="000000"/>
                <w:sz w:val="22"/>
                <w:szCs w:val="22"/>
              </w:rPr>
              <w:t>Security Question and answer</w:t>
            </w:r>
          </w:p>
        </w:tc>
        <w:tc>
          <w:tcPr>
            <w:tcW w:w="2399" w:type="dxa"/>
            <w:vAlign w:val="bottom"/>
          </w:tcPr>
          <w:p w:rsidR="00307FF6" w:rsidRDefault="00307FF6" w:rsidP="00C06F3E">
            <w:pPr>
              <w:jc w:val="center"/>
            </w:pPr>
            <w:r>
              <w:rPr>
                <w:rFonts w:ascii="Calibri" w:hAnsi="Calibri" w:cs="Calibri"/>
                <w:color w:val="000000"/>
                <w:sz w:val="22"/>
                <w:szCs w:val="22"/>
              </w:rPr>
              <w:t>Initial user setup</w:t>
            </w:r>
          </w:p>
        </w:tc>
        <w:tc>
          <w:tcPr>
            <w:tcW w:w="2052" w:type="dxa"/>
            <w:vAlign w:val="bottom"/>
          </w:tcPr>
          <w:p w:rsidR="00307FF6" w:rsidRDefault="00307FF6" w:rsidP="00C06F3E">
            <w:pPr>
              <w:jc w:val="center"/>
            </w:pPr>
            <w:r>
              <w:rPr>
                <w:rFonts w:ascii="Calibri" w:hAnsi="Calibri" w:cs="Calibri"/>
                <w:color w:val="000000"/>
                <w:sz w:val="22"/>
                <w:szCs w:val="22"/>
              </w:rPr>
              <w:t>Generic</w:t>
            </w:r>
          </w:p>
        </w:tc>
        <w:tc>
          <w:tcPr>
            <w:tcW w:w="2052" w:type="dxa"/>
            <w:vAlign w:val="bottom"/>
          </w:tcPr>
          <w:p w:rsidR="00307FF6" w:rsidRDefault="00307FF6" w:rsidP="00C06F3E">
            <w:pPr>
              <w:jc w:val="center"/>
            </w:pPr>
            <w:r>
              <w:rPr>
                <w:rFonts w:ascii="Calibri" w:hAnsi="Calibri" w:cs="Calibri"/>
                <w:color w:val="000000"/>
                <w:sz w:val="22"/>
                <w:szCs w:val="22"/>
              </w:rPr>
              <w:t>Bank</w:t>
            </w:r>
          </w:p>
        </w:tc>
        <w:tc>
          <w:tcPr>
            <w:tcW w:w="2053" w:type="dxa"/>
            <w:vAlign w:val="bottom"/>
          </w:tcPr>
          <w:p w:rsidR="00307FF6" w:rsidRDefault="00307FF6" w:rsidP="00C06F3E">
            <w:pPr>
              <w:jc w:val="center"/>
            </w:pPr>
            <w:r>
              <w:rPr>
                <w:rFonts w:ascii="Calibri" w:hAnsi="Calibri" w:cs="Calibri"/>
                <w:color w:val="000000"/>
                <w:sz w:val="22"/>
                <w:szCs w:val="22"/>
              </w:rPr>
              <w:t>refund portal</w:t>
            </w:r>
          </w:p>
        </w:tc>
      </w:tr>
      <w:tr w:rsidR="00307FF6" w:rsidTr="00C06F3E">
        <w:trPr>
          <w:trHeight w:val="431"/>
        </w:trPr>
        <w:tc>
          <w:tcPr>
            <w:tcW w:w="1705" w:type="dxa"/>
            <w:vAlign w:val="bottom"/>
          </w:tcPr>
          <w:p w:rsidR="00307FF6" w:rsidRDefault="00307FF6" w:rsidP="00C06F3E">
            <w:pPr>
              <w:jc w:val="center"/>
            </w:pPr>
            <w:r>
              <w:rPr>
                <w:rFonts w:ascii="Calibri" w:hAnsi="Calibri" w:cs="Calibri"/>
                <w:color w:val="000000"/>
                <w:sz w:val="22"/>
                <w:szCs w:val="22"/>
              </w:rPr>
              <w:t>ACH company ID</w:t>
            </w:r>
          </w:p>
        </w:tc>
        <w:tc>
          <w:tcPr>
            <w:tcW w:w="2399" w:type="dxa"/>
            <w:vAlign w:val="bottom"/>
          </w:tcPr>
          <w:p w:rsidR="00307FF6" w:rsidRDefault="00307FF6" w:rsidP="00C06F3E">
            <w:pPr>
              <w:jc w:val="center"/>
            </w:pPr>
            <w:r>
              <w:rPr>
                <w:rFonts w:ascii="Calibri" w:hAnsi="Calibri" w:cs="Calibri"/>
                <w:color w:val="000000"/>
                <w:sz w:val="22"/>
                <w:szCs w:val="22"/>
              </w:rPr>
              <w:t>ACH setup</w:t>
            </w:r>
          </w:p>
        </w:tc>
        <w:tc>
          <w:tcPr>
            <w:tcW w:w="2052" w:type="dxa"/>
            <w:vAlign w:val="bottom"/>
          </w:tcPr>
          <w:p w:rsidR="00307FF6" w:rsidRDefault="00307FF6" w:rsidP="00C06F3E">
            <w:pPr>
              <w:jc w:val="center"/>
            </w:pPr>
            <w:r>
              <w:rPr>
                <w:rFonts w:ascii="Calibri" w:hAnsi="Calibri" w:cs="Calibri"/>
                <w:color w:val="000000"/>
                <w:sz w:val="22"/>
                <w:szCs w:val="22"/>
              </w:rPr>
              <w:t>On-boarding form</w:t>
            </w:r>
          </w:p>
        </w:tc>
        <w:tc>
          <w:tcPr>
            <w:tcW w:w="2052" w:type="dxa"/>
            <w:vAlign w:val="bottom"/>
          </w:tcPr>
          <w:p w:rsidR="00307FF6" w:rsidRDefault="00307FF6" w:rsidP="00C06F3E">
            <w:pPr>
              <w:jc w:val="center"/>
            </w:pPr>
            <w:r>
              <w:rPr>
                <w:rFonts w:ascii="Calibri" w:hAnsi="Calibri" w:cs="Calibri"/>
                <w:color w:val="000000"/>
                <w:sz w:val="22"/>
                <w:szCs w:val="22"/>
              </w:rPr>
              <w:t>Incedo</w:t>
            </w:r>
          </w:p>
        </w:tc>
        <w:tc>
          <w:tcPr>
            <w:tcW w:w="2053" w:type="dxa"/>
            <w:vAlign w:val="bottom"/>
          </w:tcPr>
          <w:p w:rsidR="00307FF6" w:rsidRDefault="00307FF6" w:rsidP="00C06F3E">
            <w:pPr>
              <w:jc w:val="center"/>
            </w:pPr>
            <w:r>
              <w:rPr>
                <w:rFonts w:ascii="Calibri" w:hAnsi="Calibri" w:cs="Calibri"/>
                <w:color w:val="000000"/>
                <w:sz w:val="22"/>
                <w:szCs w:val="22"/>
              </w:rPr>
              <w:t>Refund Backend</w:t>
            </w:r>
          </w:p>
        </w:tc>
      </w:tr>
      <w:tr w:rsidR="00307FF6" w:rsidTr="00C06F3E">
        <w:trPr>
          <w:trHeight w:val="431"/>
        </w:trPr>
        <w:tc>
          <w:tcPr>
            <w:tcW w:w="1705" w:type="dxa"/>
            <w:vAlign w:val="bottom"/>
          </w:tcPr>
          <w:p w:rsidR="00307FF6" w:rsidRPr="00C06F3E" w:rsidRDefault="00307FF6" w:rsidP="00C06F3E">
            <w:pPr>
              <w:jc w:val="center"/>
              <w:rPr>
                <w:color w:val="000000" w:themeColor="text1"/>
              </w:rPr>
            </w:pPr>
            <w:r w:rsidRPr="00C06F3E">
              <w:rPr>
                <w:rFonts w:ascii="Calibri" w:hAnsi="Calibri" w:cs="Calibri"/>
                <w:color w:val="000000" w:themeColor="text1"/>
                <w:sz w:val="22"/>
                <w:szCs w:val="22"/>
              </w:rPr>
              <w:t>Immediate Destination</w:t>
            </w:r>
          </w:p>
        </w:tc>
        <w:tc>
          <w:tcPr>
            <w:tcW w:w="2399" w:type="dxa"/>
            <w:vAlign w:val="bottom"/>
          </w:tcPr>
          <w:p w:rsidR="00307FF6" w:rsidRDefault="00307FF6" w:rsidP="00C06F3E">
            <w:pPr>
              <w:jc w:val="center"/>
            </w:pPr>
            <w:r>
              <w:rPr>
                <w:rFonts w:ascii="Calibri" w:hAnsi="Calibri" w:cs="Calibri"/>
                <w:color w:val="000000"/>
                <w:sz w:val="22"/>
                <w:szCs w:val="22"/>
              </w:rPr>
              <w:t>ACH setup</w:t>
            </w:r>
          </w:p>
        </w:tc>
        <w:tc>
          <w:tcPr>
            <w:tcW w:w="2052" w:type="dxa"/>
            <w:vAlign w:val="bottom"/>
          </w:tcPr>
          <w:p w:rsidR="00307FF6" w:rsidRDefault="00307FF6" w:rsidP="00C06F3E">
            <w:pPr>
              <w:jc w:val="center"/>
            </w:pPr>
            <w:r>
              <w:rPr>
                <w:rFonts w:ascii="Calibri" w:hAnsi="Calibri" w:cs="Calibri"/>
                <w:color w:val="000000"/>
                <w:sz w:val="22"/>
                <w:szCs w:val="22"/>
              </w:rPr>
              <w:t>Same for all</w:t>
            </w:r>
          </w:p>
        </w:tc>
        <w:tc>
          <w:tcPr>
            <w:tcW w:w="2052" w:type="dxa"/>
            <w:vAlign w:val="bottom"/>
          </w:tcPr>
          <w:p w:rsidR="00307FF6" w:rsidRDefault="00307FF6" w:rsidP="00C06F3E">
            <w:pPr>
              <w:jc w:val="center"/>
            </w:pPr>
            <w:r>
              <w:rPr>
                <w:rFonts w:ascii="Calibri" w:hAnsi="Calibri" w:cs="Calibri"/>
                <w:color w:val="000000"/>
                <w:sz w:val="22"/>
                <w:szCs w:val="22"/>
              </w:rPr>
              <w:t>Incedo</w:t>
            </w:r>
          </w:p>
        </w:tc>
        <w:tc>
          <w:tcPr>
            <w:tcW w:w="2053" w:type="dxa"/>
            <w:vAlign w:val="bottom"/>
          </w:tcPr>
          <w:p w:rsidR="00307FF6" w:rsidRDefault="00307FF6" w:rsidP="00C06F3E">
            <w:pPr>
              <w:jc w:val="center"/>
            </w:pPr>
            <w:r>
              <w:rPr>
                <w:rFonts w:ascii="Calibri" w:hAnsi="Calibri" w:cs="Calibri"/>
                <w:color w:val="000000"/>
                <w:sz w:val="22"/>
                <w:szCs w:val="22"/>
              </w:rPr>
              <w:t>Refund Backend</w:t>
            </w:r>
          </w:p>
        </w:tc>
      </w:tr>
      <w:tr w:rsidR="00307FF6" w:rsidTr="00C06F3E">
        <w:trPr>
          <w:trHeight w:val="431"/>
        </w:trPr>
        <w:tc>
          <w:tcPr>
            <w:tcW w:w="1705" w:type="dxa"/>
            <w:vAlign w:val="bottom"/>
          </w:tcPr>
          <w:p w:rsidR="00307FF6" w:rsidRPr="00C06F3E" w:rsidRDefault="00307FF6" w:rsidP="00C06F3E">
            <w:pPr>
              <w:jc w:val="center"/>
              <w:rPr>
                <w:color w:val="000000" w:themeColor="text1"/>
              </w:rPr>
            </w:pPr>
            <w:r w:rsidRPr="00C06F3E">
              <w:rPr>
                <w:rFonts w:ascii="Calibri" w:hAnsi="Calibri" w:cs="Calibri"/>
                <w:color w:val="000000" w:themeColor="text1"/>
                <w:sz w:val="22"/>
                <w:szCs w:val="22"/>
              </w:rPr>
              <w:t>Immediate Orgin</w:t>
            </w:r>
          </w:p>
        </w:tc>
        <w:tc>
          <w:tcPr>
            <w:tcW w:w="2399" w:type="dxa"/>
            <w:vAlign w:val="bottom"/>
          </w:tcPr>
          <w:p w:rsidR="00307FF6" w:rsidRDefault="00307FF6" w:rsidP="00C06F3E">
            <w:pPr>
              <w:jc w:val="center"/>
            </w:pPr>
            <w:r>
              <w:rPr>
                <w:rFonts w:ascii="Calibri" w:hAnsi="Calibri" w:cs="Calibri"/>
                <w:color w:val="000000"/>
                <w:sz w:val="22"/>
                <w:szCs w:val="22"/>
              </w:rPr>
              <w:t>ACH setup</w:t>
            </w:r>
          </w:p>
        </w:tc>
        <w:tc>
          <w:tcPr>
            <w:tcW w:w="2052" w:type="dxa"/>
            <w:vAlign w:val="bottom"/>
          </w:tcPr>
          <w:p w:rsidR="00307FF6" w:rsidRDefault="00307FF6" w:rsidP="00C06F3E">
            <w:pPr>
              <w:jc w:val="center"/>
            </w:pPr>
            <w:r>
              <w:rPr>
                <w:rFonts w:ascii="Calibri" w:hAnsi="Calibri" w:cs="Calibri"/>
                <w:color w:val="000000"/>
                <w:sz w:val="22"/>
                <w:szCs w:val="22"/>
              </w:rPr>
              <w:t>Same for all</w:t>
            </w:r>
          </w:p>
        </w:tc>
        <w:tc>
          <w:tcPr>
            <w:tcW w:w="2052" w:type="dxa"/>
            <w:vAlign w:val="bottom"/>
          </w:tcPr>
          <w:p w:rsidR="00307FF6" w:rsidRDefault="00307FF6" w:rsidP="00C06F3E">
            <w:pPr>
              <w:jc w:val="center"/>
            </w:pPr>
            <w:r>
              <w:rPr>
                <w:rFonts w:ascii="Calibri" w:hAnsi="Calibri" w:cs="Calibri"/>
                <w:color w:val="000000"/>
                <w:sz w:val="22"/>
                <w:szCs w:val="22"/>
              </w:rPr>
              <w:t>Incedo</w:t>
            </w:r>
          </w:p>
        </w:tc>
        <w:tc>
          <w:tcPr>
            <w:tcW w:w="2053" w:type="dxa"/>
            <w:vAlign w:val="bottom"/>
          </w:tcPr>
          <w:p w:rsidR="00307FF6" w:rsidRDefault="00307FF6" w:rsidP="00C06F3E">
            <w:pPr>
              <w:jc w:val="center"/>
            </w:pPr>
            <w:r>
              <w:rPr>
                <w:rFonts w:ascii="Calibri" w:hAnsi="Calibri" w:cs="Calibri"/>
                <w:color w:val="000000"/>
                <w:sz w:val="22"/>
                <w:szCs w:val="22"/>
              </w:rPr>
              <w:t>Refund Backend</w:t>
            </w:r>
          </w:p>
        </w:tc>
      </w:tr>
      <w:tr w:rsidR="00307FF6" w:rsidTr="00C06F3E">
        <w:trPr>
          <w:trHeight w:val="431"/>
        </w:trPr>
        <w:tc>
          <w:tcPr>
            <w:tcW w:w="1705" w:type="dxa"/>
            <w:vAlign w:val="bottom"/>
          </w:tcPr>
          <w:p w:rsidR="00307FF6" w:rsidRPr="00C06F3E" w:rsidRDefault="00307FF6" w:rsidP="00C06F3E">
            <w:pPr>
              <w:jc w:val="center"/>
              <w:rPr>
                <w:color w:val="000000" w:themeColor="text1"/>
              </w:rPr>
            </w:pPr>
            <w:r w:rsidRPr="00C06F3E">
              <w:rPr>
                <w:rFonts w:ascii="Calibri" w:hAnsi="Calibri" w:cs="Calibri"/>
                <w:color w:val="000000" w:themeColor="text1"/>
                <w:sz w:val="22"/>
                <w:szCs w:val="22"/>
              </w:rPr>
              <w:t>Immediate Orgin Name</w:t>
            </w:r>
          </w:p>
        </w:tc>
        <w:tc>
          <w:tcPr>
            <w:tcW w:w="2399" w:type="dxa"/>
            <w:vAlign w:val="bottom"/>
          </w:tcPr>
          <w:p w:rsidR="00307FF6" w:rsidRDefault="00307FF6" w:rsidP="00C06F3E">
            <w:pPr>
              <w:jc w:val="center"/>
            </w:pPr>
            <w:r>
              <w:rPr>
                <w:rFonts w:ascii="Calibri" w:hAnsi="Calibri" w:cs="Calibri"/>
                <w:color w:val="000000"/>
                <w:sz w:val="22"/>
                <w:szCs w:val="22"/>
              </w:rPr>
              <w:t>ACH setup</w:t>
            </w:r>
          </w:p>
        </w:tc>
        <w:tc>
          <w:tcPr>
            <w:tcW w:w="2052" w:type="dxa"/>
            <w:vAlign w:val="bottom"/>
          </w:tcPr>
          <w:p w:rsidR="00307FF6" w:rsidRDefault="00307FF6" w:rsidP="00C06F3E">
            <w:pPr>
              <w:jc w:val="center"/>
            </w:pPr>
            <w:r>
              <w:rPr>
                <w:rFonts w:ascii="Calibri" w:hAnsi="Calibri" w:cs="Calibri"/>
                <w:color w:val="000000"/>
                <w:sz w:val="22"/>
                <w:szCs w:val="22"/>
              </w:rPr>
              <w:t>Same for all</w:t>
            </w:r>
          </w:p>
        </w:tc>
        <w:tc>
          <w:tcPr>
            <w:tcW w:w="2052" w:type="dxa"/>
            <w:vAlign w:val="bottom"/>
          </w:tcPr>
          <w:p w:rsidR="00307FF6" w:rsidRDefault="00307FF6" w:rsidP="00C06F3E">
            <w:pPr>
              <w:jc w:val="center"/>
            </w:pPr>
            <w:r>
              <w:rPr>
                <w:rFonts w:ascii="Calibri" w:hAnsi="Calibri" w:cs="Calibri"/>
                <w:color w:val="000000"/>
                <w:sz w:val="22"/>
                <w:szCs w:val="22"/>
              </w:rPr>
              <w:t>Incedo</w:t>
            </w:r>
          </w:p>
        </w:tc>
        <w:tc>
          <w:tcPr>
            <w:tcW w:w="2053" w:type="dxa"/>
            <w:vAlign w:val="bottom"/>
          </w:tcPr>
          <w:p w:rsidR="00307FF6" w:rsidRDefault="00307FF6" w:rsidP="00C06F3E">
            <w:pPr>
              <w:jc w:val="center"/>
            </w:pPr>
            <w:r>
              <w:rPr>
                <w:rFonts w:ascii="Calibri" w:hAnsi="Calibri" w:cs="Calibri"/>
                <w:color w:val="000000"/>
                <w:sz w:val="22"/>
                <w:szCs w:val="22"/>
              </w:rPr>
              <w:t>Refund Backend</w:t>
            </w:r>
          </w:p>
        </w:tc>
      </w:tr>
      <w:tr w:rsidR="00307FF6" w:rsidTr="00C06F3E">
        <w:trPr>
          <w:trHeight w:val="431"/>
        </w:trPr>
        <w:tc>
          <w:tcPr>
            <w:tcW w:w="1705" w:type="dxa"/>
            <w:vAlign w:val="bottom"/>
          </w:tcPr>
          <w:p w:rsidR="00307FF6" w:rsidRPr="00C06F3E" w:rsidRDefault="00307FF6" w:rsidP="00C06F3E">
            <w:pPr>
              <w:jc w:val="center"/>
              <w:rPr>
                <w:color w:val="000000" w:themeColor="text1"/>
              </w:rPr>
            </w:pPr>
            <w:r w:rsidRPr="00C06F3E">
              <w:rPr>
                <w:rFonts w:ascii="Calibri" w:hAnsi="Calibri" w:cs="Calibri"/>
                <w:color w:val="000000" w:themeColor="text1"/>
                <w:sz w:val="22"/>
                <w:szCs w:val="22"/>
              </w:rPr>
              <w:t>Company Entry Description</w:t>
            </w:r>
          </w:p>
        </w:tc>
        <w:tc>
          <w:tcPr>
            <w:tcW w:w="2399" w:type="dxa"/>
            <w:vAlign w:val="bottom"/>
          </w:tcPr>
          <w:p w:rsidR="00307FF6" w:rsidRDefault="00307FF6" w:rsidP="00C06F3E">
            <w:pPr>
              <w:jc w:val="center"/>
            </w:pPr>
            <w:r>
              <w:rPr>
                <w:rFonts w:ascii="Calibri" w:hAnsi="Calibri" w:cs="Calibri"/>
                <w:color w:val="000000"/>
                <w:sz w:val="22"/>
                <w:szCs w:val="22"/>
              </w:rPr>
              <w:t>ACH setup</w:t>
            </w:r>
          </w:p>
        </w:tc>
        <w:tc>
          <w:tcPr>
            <w:tcW w:w="2052" w:type="dxa"/>
            <w:vAlign w:val="bottom"/>
          </w:tcPr>
          <w:p w:rsidR="00307FF6" w:rsidRDefault="00307FF6" w:rsidP="00C06F3E">
            <w:pPr>
              <w:jc w:val="center"/>
            </w:pPr>
            <w:r>
              <w:rPr>
                <w:rFonts w:ascii="Calibri" w:hAnsi="Calibri" w:cs="Calibri"/>
                <w:color w:val="000000"/>
                <w:sz w:val="22"/>
                <w:szCs w:val="22"/>
              </w:rPr>
              <w:t>On-boarding form</w:t>
            </w:r>
          </w:p>
        </w:tc>
        <w:tc>
          <w:tcPr>
            <w:tcW w:w="2052" w:type="dxa"/>
            <w:vAlign w:val="bottom"/>
          </w:tcPr>
          <w:p w:rsidR="00307FF6" w:rsidRDefault="00307FF6" w:rsidP="00C06F3E">
            <w:pPr>
              <w:jc w:val="center"/>
            </w:pPr>
            <w:r>
              <w:rPr>
                <w:rFonts w:ascii="Calibri" w:hAnsi="Calibri" w:cs="Calibri"/>
                <w:color w:val="000000"/>
                <w:sz w:val="22"/>
                <w:szCs w:val="22"/>
              </w:rPr>
              <w:t>Incedo</w:t>
            </w:r>
          </w:p>
        </w:tc>
        <w:tc>
          <w:tcPr>
            <w:tcW w:w="2053" w:type="dxa"/>
            <w:vAlign w:val="bottom"/>
          </w:tcPr>
          <w:p w:rsidR="00307FF6" w:rsidRDefault="00307FF6" w:rsidP="00C06F3E">
            <w:pPr>
              <w:jc w:val="center"/>
            </w:pPr>
            <w:r>
              <w:rPr>
                <w:rFonts w:ascii="Calibri" w:hAnsi="Calibri" w:cs="Calibri"/>
                <w:color w:val="000000"/>
                <w:sz w:val="22"/>
                <w:szCs w:val="22"/>
              </w:rPr>
              <w:t>Refund Backend</w:t>
            </w:r>
          </w:p>
        </w:tc>
      </w:tr>
      <w:tr w:rsidR="00307FF6" w:rsidTr="00C06F3E">
        <w:trPr>
          <w:trHeight w:val="431"/>
        </w:trPr>
        <w:tc>
          <w:tcPr>
            <w:tcW w:w="1705" w:type="dxa"/>
            <w:vAlign w:val="bottom"/>
          </w:tcPr>
          <w:p w:rsidR="00307FF6" w:rsidRPr="00C06F3E" w:rsidRDefault="00307FF6" w:rsidP="00C06F3E">
            <w:pPr>
              <w:jc w:val="center"/>
              <w:rPr>
                <w:color w:val="000000" w:themeColor="text1"/>
              </w:rPr>
            </w:pPr>
            <w:r w:rsidRPr="00C06F3E">
              <w:rPr>
                <w:rFonts w:ascii="Calibri" w:hAnsi="Calibri" w:cs="Calibri"/>
                <w:color w:val="000000" w:themeColor="text1"/>
                <w:sz w:val="22"/>
                <w:szCs w:val="22"/>
              </w:rPr>
              <w:t>Originating DFI Identification</w:t>
            </w:r>
          </w:p>
        </w:tc>
        <w:tc>
          <w:tcPr>
            <w:tcW w:w="2399" w:type="dxa"/>
            <w:vAlign w:val="bottom"/>
          </w:tcPr>
          <w:p w:rsidR="00307FF6" w:rsidRDefault="00307FF6" w:rsidP="00C06F3E">
            <w:pPr>
              <w:jc w:val="center"/>
            </w:pPr>
            <w:r>
              <w:rPr>
                <w:rFonts w:ascii="Calibri" w:hAnsi="Calibri" w:cs="Calibri"/>
                <w:color w:val="000000"/>
                <w:sz w:val="22"/>
                <w:szCs w:val="22"/>
              </w:rPr>
              <w:t>ACH setup</w:t>
            </w:r>
          </w:p>
        </w:tc>
        <w:tc>
          <w:tcPr>
            <w:tcW w:w="2052" w:type="dxa"/>
            <w:vAlign w:val="bottom"/>
          </w:tcPr>
          <w:p w:rsidR="00307FF6" w:rsidRDefault="00307FF6" w:rsidP="00C06F3E">
            <w:pPr>
              <w:jc w:val="center"/>
            </w:pPr>
            <w:r>
              <w:rPr>
                <w:rFonts w:ascii="Calibri" w:hAnsi="Calibri" w:cs="Calibri"/>
                <w:color w:val="000000"/>
                <w:sz w:val="22"/>
                <w:szCs w:val="22"/>
              </w:rPr>
              <w:t>Same for all</w:t>
            </w:r>
          </w:p>
        </w:tc>
        <w:tc>
          <w:tcPr>
            <w:tcW w:w="2052" w:type="dxa"/>
            <w:vAlign w:val="bottom"/>
          </w:tcPr>
          <w:p w:rsidR="00307FF6" w:rsidRDefault="00307FF6" w:rsidP="00C06F3E">
            <w:pPr>
              <w:jc w:val="center"/>
            </w:pPr>
            <w:r>
              <w:rPr>
                <w:rFonts w:ascii="Calibri" w:hAnsi="Calibri" w:cs="Calibri"/>
                <w:color w:val="000000"/>
                <w:sz w:val="22"/>
                <w:szCs w:val="22"/>
              </w:rPr>
              <w:t>Incedo</w:t>
            </w:r>
          </w:p>
        </w:tc>
        <w:tc>
          <w:tcPr>
            <w:tcW w:w="2053" w:type="dxa"/>
            <w:vAlign w:val="bottom"/>
          </w:tcPr>
          <w:p w:rsidR="00307FF6" w:rsidRDefault="00307FF6" w:rsidP="00C06F3E">
            <w:pPr>
              <w:jc w:val="center"/>
            </w:pPr>
            <w:r>
              <w:rPr>
                <w:rFonts w:ascii="Calibri" w:hAnsi="Calibri" w:cs="Calibri"/>
                <w:color w:val="000000"/>
                <w:sz w:val="22"/>
                <w:szCs w:val="22"/>
              </w:rPr>
              <w:t>Refund Backend</w:t>
            </w:r>
          </w:p>
        </w:tc>
      </w:tr>
      <w:tr w:rsidR="00307FF6" w:rsidTr="00C06F3E">
        <w:trPr>
          <w:trHeight w:val="431"/>
        </w:trPr>
        <w:tc>
          <w:tcPr>
            <w:tcW w:w="1705" w:type="dxa"/>
            <w:vAlign w:val="bottom"/>
          </w:tcPr>
          <w:p w:rsidR="00307FF6" w:rsidRDefault="00307FF6" w:rsidP="00C06F3E">
            <w:pPr>
              <w:jc w:val="center"/>
            </w:pPr>
            <w:r>
              <w:rPr>
                <w:rFonts w:ascii="Calibri" w:hAnsi="Calibri" w:cs="Calibri"/>
                <w:color w:val="000000"/>
                <w:sz w:val="22"/>
                <w:szCs w:val="22"/>
              </w:rPr>
              <w:t>Routing Number for ACH payments</w:t>
            </w:r>
          </w:p>
        </w:tc>
        <w:tc>
          <w:tcPr>
            <w:tcW w:w="2399" w:type="dxa"/>
            <w:vAlign w:val="bottom"/>
          </w:tcPr>
          <w:p w:rsidR="00307FF6" w:rsidRDefault="00307FF6" w:rsidP="00C06F3E">
            <w:pPr>
              <w:jc w:val="center"/>
            </w:pPr>
            <w:r>
              <w:rPr>
                <w:rFonts w:ascii="Calibri" w:hAnsi="Calibri" w:cs="Calibri"/>
                <w:color w:val="000000"/>
                <w:sz w:val="22"/>
                <w:szCs w:val="22"/>
              </w:rPr>
              <w:t>ACH setup</w:t>
            </w:r>
          </w:p>
        </w:tc>
        <w:tc>
          <w:tcPr>
            <w:tcW w:w="2052" w:type="dxa"/>
            <w:vAlign w:val="bottom"/>
          </w:tcPr>
          <w:p w:rsidR="00307FF6" w:rsidRDefault="00307FF6" w:rsidP="00C06F3E">
            <w:pPr>
              <w:jc w:val="center"/>
            </w:pPr>
            <w:r>
              <w:rPr>
                <w:rFonts w:ascii="Calibri" w:hAnsi="Calibri" w:cs="Calibri"/>
                <w:color w:val="000000"/>
                <w:sz w:val="22"/>
                <w:szCs w:val="22"/>
              </w:rPr>
              <w:t>On-boarding form</w:t>
            </w:r>
          </w:p>
        </w:tc>
        <w:tc>
          <w:tcPr>
            <w:tcW w:w="2052" w:type="dxa"/>
            <w:vAlign w:val="bottom"/>
          </w:tcPr>
          <w:p w:rsidR="00307FF6" w:rsidRDefault="00307FF6" w:rsidP="00C06F3E">
            <w:pPr>
              <w:jc w:val="center"/>
            </w:pPr>
            <w:r>
              <w:rPr>
                <w:rFonts w:ascii="Calibri" w:hAnsi="Calibri" w:cs="Calibri"/>
                <w:color w:val="000000"/>
                <w:sz w:val="22"/>
                <w:szCs w:val="22"/>
              </w:rPr>
              <w:t>Incedo</w:t>
            </w:r>
          </w:p>
        </w:tc>
        <w:tc>
          <w:tcPr>
            <w:tcW w:w="2053" w:type="dxa"/>
            <w:vAlign w:val="bottom"/>
          </w:tcPr>
          <w:p w:rsidR="00307FF6" w:rsidRDefault="00307FF6" w:rsidP="00C06F3E">
            <w:pPr>
              <w:jc w:val="center"/>
            </w:pPr>
            <w:r>
              <w:rPr>
                <w:rFonts w:ascii="Calibri" w:hAnsi="Calibri" w:cs="Calibri"/>
                <w:color w:val="000000"/>
                <w:sz w:val="22"/>
                <w:szCs w:val="22"/>
              </w:rPr>
              <w:t>Refund Backend</w:t>
            </w:r>
          </w:p>
        </w:tc>
      </w:tr>
      <w:tr w:rsidR="00307FF6" w:rsidTr="00C06F3E">
        <w:trPr>
          <w:trHeight w:val="431"/>
        </w:trPr>
        <w:tc>
          <w:tcPr>
            <w:tcW w:w="1705" w:type="dxa"/>
            <w:vAlign w:val="bottom"/>
          </w:tcPr>
          <w:p w:rsidR="00307FF6" w:rsidRDefault="00307FF6" w:rsidP="00C06F3E">
            <w:pPr>
              <w:jc w:val="center"/>
            </w:pPr>
            <w:r>
              <w:rPr>
                <w:rFonts w:ascii="Calibri" w:hAnsi="Calibri" w:cs="Calibri"/>
                <w:color w:val="000000"/>
                <w:sz w:val="22"/>
                <w:szCs w:val="22"/>
              </w:rPr>
              <w:lastRenderedPageBreak/>
              <w:t>Account number for ACH payments</w:t>
            </w:r>
          </w:p>
        </w:tc>
        <w:tc>
          <w:tcPr>
            <w:tcW w:w="2399" w:type="dxa"/>
            <w:vAlign w:val="bottom"/>
          </w:tcPr>
          <w:p w:rsidR="00307FF6" w:rsidRDefault="00307FF6" w:rsidP="00C06F3E">
            <w:pPr>
              <w:jc w:val="center"/>
            </w:pPr>
            <w:r>
              <w:rPr>
                <w:rFonts w:ascii="Calibri" w:hAnsi="Calibri" w:cs="Calibri"/>
                <w:color w:val="000000"/>
                <w:sz w:val="22"/>
                <w:szCs w:val="22"/>
              </w:rPr>
              <w:t>ACH setup</w:t>
            </w:r>
          </w:p>
        </w:tc>
        <w:tc>
          <w:tcPr>
            <w:tcW w:w="2052" w:type="dxa"/>
            <w:vAlign w:val="bottom"/>
          </w:tcPr>
          <w:p w:rsidR="00307FF6" w:rsidRDefault="00307FF6" w:rsidP="00C06F3E">
            <w:pPr>
              <w:jc w:val="center"/>
            </w:pPr>
            <w:r>
              <w:rPr>
                <w:rFonts w:ascii="Calibri" w:hAnsi="Calibri" w:cs="Calibri"/>
                <w:color w:val="000000"/>
                <w:sz w:val="22"/>
                <w:szCs w:val="22"/>
              </w:rPr>
              <w:t>On-boarding form</w:t>
            </w:r>
          </w:p>
        </w:tc>
        <w:tc>
          <w:tcPr>
            <w:tcW w:w="2052" w:type="dxa"/>
            <w:vAlign w:val="bottom"/>
          </w:tcPr>
          <w:p w:rsidR="00307FF6" w:rsidRDefault="00307FF6" w:rsidP="00C06F3E">
            <w:pPr>
              <w:jc w:val="center"/>
            </w:pPr>
            <w:r>
              <w:rPr>
                <w:rFonts w:ascii="Calibri" w:hAnsi="Calibri" w:cs="Calibri"/>
                <w:color w:val="000000"/>
                <w:sz w:val="22"/>
                <w:szCs w:val="22"/>
              </w:rPr>
              <w:t>Incedo</w:t>
            </w:r>
          </w:p>
        </w:tc>
        <w:tc>
          <w:tcPr>
            <w:tcW w:w="2053" w:type="dxa"/>
            <w:vAlign w:val="bottom"/>
          </w:tcPr>
          <w:p w:rsidR="00307FF6" w:rsidRDefault="00307FF6" w:rsidP="00C06F3E">
            <w:pPr>
              <w:jc w:val="center"/>
            </w:pPr>
            <w:r>
              <w:rPr>
                <w:rFonts w:ascii="Calibri" w:hAnsi="Calibri" w:cs="Calibri"/>
                <w:color w:val="000000"/>
                <w:sz w:val="22"/>
                <w:szCs w:val="22"/>
              </w:rPr>
              <w:t>Refund Backend</w:t>
            </w:r>
          </w:p>
        </w:tc>
      </w:tr>
      <w:tr w:rsidR="00307FF6" w:rsidTr="00C06F3E">
        <w:trPr>
          <w:trHeight w:val="431"/>
        </w:trPr>
        <w:tc>
          <w:tcPr>
            <w:tcW w:w="1705" w:type="dxa"/>
            <w:vAlign w:val="bottom"/>
          </w:tcPr>
          <w:p w:rsidR="00307FF6" w:rsidRDefault="00307FF6" w:rsidP="00C06F3E">
            <w:pPr>
              <w:jc w:val="center"/>
            </w:pPr>
            <w:r>
              <w:rPr>
                <w:rFonts w:ascii="Calibri" w:hAnsi="Calibri" w:cs="Calibri"/>
                <w:color w:val="000000"/>
                <w:sz w:val="22"/>
                <w:szCs w:val="22"/>
              </w:rPr>
              <w:t>Zelle payer ID</w:t>
            </w:r>
          </w:p>
        </w:tc>
        <w:tc>
          <w:tcPr>
            <w:tcW w:w="2399" w:type="dxa"/>
            <w:vAlign w:val="bottom"/>
          </w:tcPr>
          <w:p w:rsidR="00307FF6" w:rsidRDefault="00307FF6" w:rsidP="00C06F3E">
            <w:pPr>
              <w:jc w:val="center"/>
            </w:pPr>
            <w:r>
              <w:rPr>
                <w:rFonts w:ascii="Calibri" w:hAnsi="Calibri" w:cs="Calibri"/>
                <w:color w:val="000000"/>
                <w:sz w:val="22"/>
                <w:szCs w:val="22"/>
              </w:rPr>
              <w:t>Zelle setup</w:t>
            </w:r>
          </w:p>
        </w:tc>
        <w:tc>
          <w:tcPr>
            <w:tcW w:w="2052" w:type="dxa"/>
            <w:vAlign w:val="bottom"/>
          </w:tcPr>
          <w:p w:rsidR="00307FF6" w:rsidRDefault="00307FF6" w:rsidP="00C06F3E">
            <w:pPr>
              <w:jc w:val="center"/>
            </w:pPr>
            <w:r>
              <w:rPr>
                <w:rFonts w:ascii="Calibri" w:hAnsi="Calibri" w:cs="Calibri"/>
                <w:color w:val="000000"/>
                <w:sz w:val="22"/>
                <w:szCs w:val="22"/>
              </w:rPr>
              <w:t>On-boarding form</w:t>
            </w:r>
          </w:p>
        </w:tc>
        <w:tc>
          <w:tcPr>
            <w:tcW w:w="2052" w:type="dxa"/>
            <w:vAlign w:val="bottom"/>
          </w:tcPr>
          <w:p w:rsidR="00307FF6" w:rsidRDefault="00307FF6" w:rsidP="00C06F3E">
            <w:pPr>
              <w:jc w:val="center"/>
            </w:pPr>
            <w:r>
              <w:rPr>
                <w:rFonts w:ascii="Calibri" w:hAnsi="Calibri" w:cs="Calibri"/>
                <w:color w:val="000000"/>
                <w:sz w:val="22"/>
                <w:szCs w:val="22"/>
              </w:rPr>
              <w:t>Incedo</w:t>
            </w:r>
          </w:p>
        </w:tc>
        <w:tc>
          <w:tcPr>
            <w:tcW w:w="2053" w:type="dxa"/>
            <w:vAlign w:val="bottom"/>
          </w:tcPr>
          <w:p w:rsidR="00307FF6" w:rsidRDefault="00307FF6" w:rsidP="00C06F3E">
            <w:pPr>
              <w:jc w:val="center"/>
            </w:pPr>
            <w:r>
              <w:rPr>
                <w:rFonts w:ascii="Calibri" w:hAnsi="Calibri" w:cs="Calibri"/>
                <w:color w:val="000000"/>
                <w:sz w:val="22"/>
                <w:szCs w:val="22"/>
              </w:rPr>
              <w:t>Refund Backend</w:t>
            </w:r>
          </w:p>
        </w:tc>
      </w:tr>
      <w:tr w:rsidR="00307FF6" w:rsidTr="00C06F3E">
        <w:trPr>
          <w:trHeight w:val="431"/>
        </w:trPr>
        <w:tc>
          <w:tcPr>
            <w:tcW w:w="1705" w:type="dxa"/>
            <w:vAlign w:val="bottom"/>
          </w:tcPr>
          <w:p w:rsidR="00307FF6" w:rsidRDefault="00307FF6" w:rsidP="00C06F3E">
            <w:pPr>
              <w:jc w:val="center"/>
            </w:pPr>
            <w:r>
              <w:rPr>
                <w:rFonts w:ascii="Calibri" w:hAnsi="Calibri" w:cs="Calibri"/>
                <w:color w:val="000000"/>
                <w:sz w:val="22"/>
                <w:szCs w:val="22"/>
              </w:rPr>
              <w:t>Billing account number</w:t>
            </w:r>
          </w:p>
        </w:tc>
        <w:tc>
          <w:tcPr>
            <w:tcW w:w="2399" w:type="dxa"/>
            <w:vAlign w:val="bottom"/>
          </w:tcPr>
          <w:p w:rsidR="00307FF6" w:rsidRDefault="00307FF6" w:rsidP="00C06F3E">
            <w:pPr>
              <w:jc w:val="center"/>
            </w:pPr>
            <w:r>
              <w:rPr>
                <w:rFonts w:ascii="Calibri" w:hAnsi="Calibri" w:cs="Calibri"/>
                <w:color w:val="000000"/>
                <w:sz w:val="22"/>
                <w:szCs w:val="22"/>
              </w:rPr>
              <w:t>Billing setup</w:t>
            </w:r>
          </w:p>
        </w:tc>
        <w:tc>
          <w:tcPr>
            <w:tcW w:w="2052" w:type="dxa"/>
            <w:vAlign w:val="bottom"/>
          </w:tcPr>
          <w:p w:rsidR="00307FF6" w:rsidRDefault="00307FF6" w:rsidP="00C06F3E">
            <w:pPr>
              <w:jc w:val="center"/>
            </w:pPr>
            <w:r>
              <w:rPr>
                <w:rFonts w:ascii="Calibri" w:hAnsi="Calibri" w:cs="Calibri"/>
                <w:color w:val="000000"/>
                <w:sz w:val="22"/>
                <w:szCs w:val="22"/>
              </w:rPr>
              <w:t>On-boarding form</w:t>
            </w:r>
          </w:p>
        </w:tc>
        <w:tc>
          <w:tcPr>
            <w:tcW w:w="2052" w:type="dxa"/>
            <w:vAlign w:val="bottom"/>
          </w:tcPr>
          <w:p w:rsidR="00307FF6" w:rsidRDefault="00307FF6" w:rsidP="00C06F3E">
            <w:pPr>
              <w:jc w:val="center"/>
            </w:pPr>
            <w:r>
              <w:rPr>
                <w:rFonts w:ascii="Calibri" w:hAnsi="Calibri" w:cs="Calibri"/>
                <w:color w:val="000000"/>
                <w:sz w:val="22"/>
                <w:szCs w:val="22"/>
              </w:rPr>
              <w:t>Incedo</w:t>
            </w:r>
          </w:p>
        </w:tc>
        <w:tc>
          <w:tcPr>
            <w:tcW w:w="2053" w:type="dxa"/>
            <w:vAlign w:val="bottom"/>
          </w:tcPr>
          <w:p w:rsidR="00307FF6" w:rsidRDefault="00307FF6" w:rsidP="00C06F3E">
            <w:pPr>
              <w:jc w:val="center"/>
            </w:pPr>
            <w:r>
              <w:rPr>
                <w:rFonts w:ascii="Calibri" w:hAnsi="Calibri" w:cs="Calibri"/>
                <w:color w:val="000000"/>
                <w:sz w:val="22"/>
                <w:szCs w:val="22"/>
              </w:rPr>
              <w:t>Refund Backend</w:t>
            </w:r>
          </w:p>
        </w:tc>
      </w:tr>
      <w:tr w:rsidR="00307FF6" w:rsidTr="00C06F3E">
        <w:trPr>
          <w:trHeight w:val="431"/>
        </w:trPr>
        <w:tc>
          <w:tcPr>
            <w:tcW w:w="1705" w:type="dxa"/>
            <w:vAlign w:val="bottom"/>
          </w:tcPr>
          <w:p w:rsidR="00307FF6" w:rsidRDefault="00307FF6" w:rsidP="00C06F3E">
            <w:pPr>
              <w:jc w:val="center"/>
            </w:pPr>
            <w:r>
              <w:rPr>
                <w:rFonts w:ascii="Calibri" w:hAnsi="Calibri" w:cs="Calibri"/>
                <w:color w:val="000000"/>
                <w:sz w:val="22"/>
                <w:szCs w:val="22"/>
              </w:rPr>
              <w:t>Billing account company number</w:t>
            </w:r>
          </w:p>
        </w:tc>
        <w:tc>
          <w:tcPr>
            <w:tcW w:w="2399" w:type="dxa"/>
            <w:vAlign w:val="bottom"/>
          </w:tcPr>
          <w:p w:rsidR="00307FF6" w:rsidRDefault="00307FF6" w:rsidP="00C06F3E">
            <w:pPr>
              <w:jc w:val="center"/>
            </w:pPr>
            <w:r>
              <w:rPr>
                <w:rFonts w:ascii="Calibri" w:hAnsi="Calibri" w:cs="Calibri"/>
                <w:color w:val="000000"/>
                <w:sz w:val="22"/>
                <w:szCs w:val="22"/>
              </w:rPr>
              <w:t>Billing setup</w:t>
            </w:r>
          </w:p>
        </w:tc>
        <w:tc>
          <w:tcPr>
            <w:tcW w:w="2052" w:type="dxa"/>
            <w:vAlign w:val="bottom"/>
          </w:tcPr>
          <w:p w:rsidR="00307FF6" w:rsidRDefault="00307FF6" w:rsidP="00C06F3E">
            <w:pPr>
              <w:jc w:val="center"/>
            </w:pPr>
            <w:r>
              <w:rPr>
                <w:rFonts w:ascii="Calibri" w:hAnsi="Calibri" w:cs="Calibri"/>
                <w:color w:val="000000"/>
                <w:sz w:val="22"/>
                <w:szCs w:val="22"/>
              </w:rPr>
              <w:t>On-boarding form</w:t>
            </w:r>
          </w:p>
        </w:tc>
        <w:tc>
          <w:tcPr>
            <w:tcW w:w="2052" w:type="dxa"/>
            <w:vAlign w:val="bottom"/>
          </w:tcPr>
          <w:p w:rsidR="00307FF6" w:rsidRDefault="00307FF6" w:rsidP="00C06F3E">
            <w:pPr>
              <w:jc w:val="center"/>
            </w:pPr>
            <w:r>
              <w:rPr>
                <w:rFonts w:ascii="Calibri" w:hAnsi="Calibri" w:cs="Calibri"/>
                <w:color w:val="000000"/>
                <w:sz w:val="22"/>
                <w:szCs w:val="22"/>
              </w:rPr>
              <w:t>Incedo</w:t>
            </w:r>
          </w:p>
        </w:tc>
        <w:tc>
          <w:tcPr>
            <w:tcW w:w="2053" w:type="dxa"/>
            <w:vAlign w:val="bottom"/>
          </w:tcPr>
          <w:p w:rsidR="00307FF6" w:rsidRDefault="00307FF6" w:rsidP="00C06F3E">
            <w:pPr>
              <w:jc w:val="center"/>
            </w:pPr>
            <w:r>
              <w:rPr>
                <w:rFonts w:ascii="Calibri" w:hAnsi="Calibri" w:cs="Calibri"/>
                <w:color w:val="000000"/>
                <w:sz w:val="22"/>
                <w:szCs w:val="22"/>
              </w:rPr>
              <w:t>Refund Backend</w:t>
            </w:r>
          </w:p>
        </w:tc>
      </w:tr>
      <w:tr w:rsidR="00307FF6" w:rsidTr="00C06F3E">
        <w:trPr>
          <w:trHeight w:val="431"/>
        </w:trPr>
        <w:tc>
          <w:tcPr>
            <w:tcW w:w="1705" w:type="dxa"/>
            <w:vAlign w:val="bottom"/>
          </w:tcPr>
          <w:p w:rsidR="00307FF6" w:rsidRDefault="00307FF6" w:rsidP="00C06F3E">
            <w:pPr>
              <w:jc w:val="center"/>
            </w:pPr>
            <w:r>
              <w:rPr>
                <w:rFonts w:ascii="Calibri" w:hAnsi="Calibri" w:cs="Calibri"/>
                <w:color w:val="000000"/>
                <w:sz w:val="22"/>
                <w:szCs w:val="22"/>
              </w:rPr>
              <w:t>Blank</w:t>
            </w:r>
          </w:p>
        </w:tc>
        <w:tc>
          <w:tcPr>
            <w:tcW w:w="2399" w:type="dxa"/>
            <w:vAlign w:val="bottom"/>
          </w:tcPr>
          <w:p w:rsidR="00307FF6" w:rsidRDefault="00AD282E" w:rsidP="00C06F3E">
            <w:pPr>
              <w:jc w:val="center"/>
            </w:pPr>
            <w:r>
              <w:t>Check Setup</w:t>
            </w:r>
          </w:p>
        </w:tc>
        <w:tc>
          <w:tcPr>
            <w:tcW w:w="2052" w:type="dxa"/>
            <w:vAlign w:val="bottom"/>
          </w:tcPr>
          <w:p w:rsidR="00307FF6" w:rsidRDefault="00AD282E" w:rsidP="00C06F3E">
            <w:pPr>
              <w:jc w:val="center"/>
            </w:pPr>
            <w:r>
              <w:t>On-boarding form</w:t>
            </w:r>
          </w:p>
        </w:tc>
        <w:tc>
          <w:tcPr>
            <w:tcW w:w="2052" w:type="dxa"/>
            <w:vAlign w:val="bottom"/>
          </w:tcPr>
          <w:p w:rsidR="00307FF6" w:rsidRDefault="00AD282E" w:rsidP="00C06F3E">
            <w:pPr>
              <w:jc w:val="center"/>
            </w:pPr>
            <w:r>
              <w:t>Incedo</w:t>
            </w:r>
          </w:p>
        </w:tc>
        <w:tc>
          <w:tcPr>
            <w:tcW w:w="2053" w:type="dxa"/>
            <w:vAlign w:val="bottom"/>
          </w:tcPr>
          <w:p w:rsidR="00307FF6" w:rsidRDefault="00AD282E" w:rsidP="00C06F3E">
            <w:pPr>
              <w:jc w:val="center"/>
            </w:pPr>
            <w:r>
              <w:t xml:space="preserve">Refund Backend </w:t>
            </w:r>
          </w:p>
        </w:tc>
      </w:tr>
    </w:tbl>
    <w:p w:rsidR="005A5B59" w:rsidRDefault="005A5B59" w:rsidP="00C57495"/>
    <w:sectPr w:rsidR="005A5B59" w:rsidSect="0065595F">
      <w:headerReference w:type="default" r:id="rId61"/>
      <w:footerReference w:type="default" r:id="rId62"/>
      <w:headerReference w:type="first" r:id="rId63"/>
      <w:footerReference w:type="first" r:id="rId64"/>
      <w:pgSz w:w="12240" w:h="15840" w:code="1"/>
      <w:pgMar w:top="1440" w:right="1080" w:bottom="1440" w:left="1080" w:header="360" w:footer="360"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A48BF" w:rsidRDefault="006A48BF">
      <w:r>
        <w:separator/>
      </w:r>
    </w:p>
  </w:endnote>
  <w:endnote w:type="continuationSeparator" w:id="0">
    <w:p w:rsidR="006A48BF" w:rsidRDefault="006A48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Arial (W1)">
    <w:altName w:val="Arial"/>
    <w:charset w:val="00"/>
    <w:family w:val="swiss"/>
    <w:pitch w:val="variable"/>
    <w:sig w:usb0="20007A87" w:usb1="80000000" w:usb2="00000008" w:usb3="00000000" w:csb0="000001FF" w:csb1="00000000"/>
  </w:font>
  <w:font w:name="Tms Rmn">
    <w:panose1 w:val="02020603040505020304"/>
    <w:charset w:val="00"/>
    <w:family w:val="roman"/>
    <w:notTrueType/>
    <w:pitch w:val="variable"/>
    <w:sig w:usb0="00000003" w:usb1="00000000" w:usb2="00000000" w:usb3="00000000" w:csb0="00000001" w:csb1="00000000"/>
  </w:font>
  <w:font w:name="NewCenturySchlbk">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Verdana">
    <w:panose1 w:val="020B0604030504040204"/>
    <w:charset w:val="00"/>
    <w:family w:val="swiss"/>
    <w:pitch w:val="variable"/>
    <w:sig w:usb0="A1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3593813"/>
      <w:docPartObj>
        <w:docPartGallery w:val="Page Numbers (Bottom of Page)"/>
        <w:docPartUnique/>
      </w:docPartObj>
    </w:sdtPr>
    <w:sdtContent>
      <w:p w:rsidR="0050705F" w:rsidRPr="00B134A4" w:rsidRDefault="0050705F" w:rsidP="006B3C6A">
        <w:pPr>
          <w:pStyle w:val="Footer"/>
          <w:rPr>
            <w:rStyle w:val="PageNumber"/>
          </w:rPr>
        </w:pPr>
        <w:r w:rsidRPr="00B134A4">
          <w:fldChar w:fldCharType="begin"/>
        </w:r>
        <w:r w:rsidRPr="00B134A4">
          <w:instrText xml:space="preserve"> PAGE   \* MERGEFORMAT </w:instrText>
        </w:r>
        <w:r w:rsidRPr="00B134A4">
          <w:fldChar w:fldCharType="separate"/>
        </w:r>
        <w:r w:rsidR="008429B6">
          <w:rPr>
            <w:noProof/>
          </w:rPr>
          <w:t>17</w:t>
        </w:r>
        <w:r w:rsidRPr="00B134A4">
          <w:rPr>
            <w:noProof/>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705F" w:rsidRPr="00046DE6" w:rsidRDefault="0050705F" w:rsidP="00046DE6">
    <w:pPr>
      <w:pStyle w:val="Footer"/>
      <w:jc w:val="center"/>
      <w:rPr>
        <w:rFonts w:cs="Arial"/>
        <w:sz w:val="16"/>
        <w:szCs w:val="16"/>
      </w:rPr>
    </w:pPr>
    <w:r w:rsidRPr="00046DE6">
      <w:rPr>
        <w:rFonts w:cs="Arial"/>
        <w:sz w:val="16"/>
        <w:szCs w:val="16"/>
      </w:rPr>
      <w:t>Copyright © 20</w:t>
    </w:r>
    <w:r>
      <w:rPr>
        <w:rFonts w:cs="Arial"/>
        <w:sz w:val="16"/>
        <w:szCs w:val="16"/>
      </w:rPr>
      <w:t>12</w:t>
    </w:r>
    <w:r w:rsidRPr="00046DE6">
      <w:rPr>
        <w:rFonts w:cs="Arial"/>
        <w:sz w:val="16"/>
        <w:szCs w:val="16"/>
      </w:rPr>
      <w:t xml:space="preserve"> – Citi.  All rights reserved.  Information contained herein is for Internal use and may only be used for business purposes authorized by Citi.</w:t>
    </w:r>
  </w:p>
  <w:p w:rsidR="0050705F" w:rsidRPr="00046DE6" w:rsidRDefault="0050705F" w:rsidP="00046DE6">
    <w:pPr>
      <w:pStyle w:val="Footer"/>
      <w:jc w:val="center"/>
      <w:rPr>
        <w:rStyle w:val="PageNumber"/>
      </w:rPr>
    </w:pPr>
    <w:r w:rsidRPr="00A54142">
      <w:rPr>
        <w:rStyle w:val="PageNumber"/>
      </w:rPr>
      <w:t>Scheduling and Warehousing FMD</w:t>
    </w:r>
    <w:r>
      <w:rPr>
        <w:rStyle w:val="PageNumber"/>
      </w:rPr>
      <w:t xml:space="preserve"> - Page </w:t>
    </w:r>
    <w:r>
      <w:rPr>
        <w:rStyle w:val="PageNumber"/>
      </w:rPr>
      <w:fldChar w:fldCharType="begin"/>
    </w:r>
    <w:r>
      <w:rPr>
        <w:rStyle w:val="PageNumber"/>
      </w:rPr>
      <w:instrText xml:space="preserve"> PAGE  \* Arabic  \* MERGEFORMAT </w:instrText>
    </w:r>
    <w:r>
      <w:rPr>
        <w:rStyle w:val="PageNumber"/>
      </w:rPr>
      <w:fldChar w:fldCharType="separate"/>
    </w:r>
    <w:r>
      <w:rPr>
        <w:rStyle w:val="PageNumber"/>
        <w:noProof/>
      </w:rPr>
      <w:t>7</w:t>
    </w:r>
    <w:r>
      <w:rPr>
        <w:rStyle w:val="PageNumber"/>
      </w:rPr>
      <w:fldChar w:fldCharType="end"/>
    </w:r>
    <w:r>
      <w:rPr>
        <w:rStyle w:val="PageNumber"/>
      </w:rPr>
      <w:t xml:space="preserve"> of </w:t>
    </w:r>
    <w:fldSimple w:instr=" NUMPAGES  \* Arabic  \* MERGEFORMAT ">
      <w:r w:rsidRPr="00C06F3E">
        <w:rPr>
          <w:rStyle w:val="PageNumber"/>
          <w:noProof/>
        </w:rPr>
        <w:t>73</w:t>
      </w:r>
    </w:fldSimple>
    <w:r>
      <w:rPr>
        <w:rStyle w:val="PageNumber"/>
      </w:rPr>
      <w:t xml:space="preserve"> Pages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A48BF" w:rsidRDefault="006A48BF">
      <w:r>
        <w:separator/>
      </w:r>
    </w:p>
  </w:footnote>
  <w:footnote w:type="continuationSeparator" w:id="0">
    <w:p w:rsidR="006A48BF" w:rsidRDefault="006A48BF">
      <w:r>
        <w:continuationSeparator/>
      </w:r>
    </w:p>
  </w:footnote>
  <w:footnote w:id="1">
    <w:p w:rsidR="0050705F" w:rsidRDefault="0050705F" w:rsidP="00BF5D21">
      <w:pPr>
        <w:pStyle w:val="FootnoteText"/>
      </w:pPr>
      <w:r>
        <w:rPr>
          <w:rStyle w:val="FootnoteReference"/>
        </w:rPr>
        <w:footnoteRef/>
      </w:r>
      <w:r>
        <w:t xml:space="preserve"> International ACH Transactions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ayout w:type="fixed"/>
      <w:tblLook w:val="04A0" w:firstRow="1" w:lastRow="0" w:firstColumn="1" w:lastColumn="0" w:noHBand="0" w:noVBand="1"/>
    </w:tblPr>
    <w:tblGrid>
      <w:gridCol w:w="1638"/>
      <w:gridCol w:w="5850"/>
      <w:gridCol w:w="2790"/>
    </w:tblGrid>
    <w:tr w:rsidR="0050705F" w:rsidTr="00DF305F">
      <w:tc>
        <w:tcPr>
          <w:tcW w:w="1638" w:type="dxa"/>
          <w:vMerge w:val="restart"/>
          <w:tcBorders>
            <w:top w:val="single" w:sz="4" w:space="0" w:color="auto"/>
            <w:left w:val="single" w:sz="4" w:space="0" w:color="auto"/>
            <w:bottom w:val="single" w:sz="4" w:space="0" w:color="auto"/>
            <w:right w:val="single" w:sz="4" w:space="0" w:color="auto"/>
          </w:tcBorders>
          <w:vAlign w:val="center"/>
        </w:tcPr>
        <w:p w:rsidR="0050705F" w:rsidRPr="00506C1F" w:rsidRDefault="0050705F" w:rsidP="00DF305F">
          <w:pPr>
            <w:pStyle w:val="Header"/>
            <w:jc w:val="center"/>
            <w:rPr>
              <w:rFonts w:cs="Arial"/>
              <w:b/>
              <w:bCs/>
              <w:sz w:val="24"/>
            </w:rPr>
          </w:pPr>
          <w:r>
            <w:rPr>
              <w:noProof/>
              <w:lang w:val="en-US"/>
            </w:rPr>
            <w:drawing>
              <wp:inline distT="0" distB="0" distL="0" distR="0" wp14:anchorId="23B5A48B" wp14:editId="0A76227F">
                <wp:extent cx="647700" cy="3711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js99209\AppData\Local\Microsoft\Windows\Temporary Internet Files\Content.Word\citi_2c-blu_pos_rgb.jp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62923" cy="379900"/>
                        </a:xfrm>
                        <a:prstGeom prst="rect">
                          <a:avLst/>
                        </a:prstGeom>
                        <a:noFill/>
                        <a:ln>
                          <a:noFill/>
                        </a:ln>
                      </pic:spPr>
                    </pic:pic>
                  </a:graphicData>
                </a:graphic>
              </wp:inline>
            </w:drawing>
          </w:r>
        </w:p>
      </w:tc>
      <w:tc>
        <w:tcPr>
          <w:tcW w:w="8640" w:type="dxa"/>
          <w:gridSpan w:val="2"/>
          <w:tcBorders>
            <w:top w:val="single" w:sz="4" w:space="0" w:color="auto"/>
            <w:left w:val="single" w:sz="4" w:space="0" w:color="auto"/>
            <w:bottom w:val="single" w:sz="4" w:space="0" w:color="auto"/>
            <w:right w:val="single" w:sz="4" w:space="0" w:color="auto"/>
          </w:tcBorders>
          <w:vAlign w:val="center"/>
        </w:tcPr>
        <w:p w:rsidR="0050705F" w:rsidRPr="00506C1F" w:rsidRDefault="0050705F" w:rsidP="00DF305F">
          <w:pPr>
            <w:pStyle w:val="Header"/>
            <w:jc w:val="center"/>
            <w:rPr>
              <w:rFonts w:cs="Arial"/>
              <w:b/>
              <w:bCs/>
              <w:sz w:val="24"/>
            </w:rPr>
          </w:pPr>
          <w:r>
            <w:rPr>
              <w:rFonts w:cs="Arial"/>
              <w:b/>
              <w:bCs/>
              <w:sz w:val="24"/>
            </w:rPr>
            <w:t xml:space="preserve">IncedoPay Document – </w:t>
          </w:r>
          <w:sdt>
            <w:sdtPr>
              <w:rPr>
                <w:rFonts w:cs="Arial"/>
                <w:b/>
                <w:bCs/>
                <w:sz w:val="24"/>
              </w:rPr>
              <w:alias w:val="Title"/>
              <w:tag w:val=""/>
              <w:id w:val="1390770802"/>
              <w:dataBinding w:prefixMappings="xmlns:ns0='http://purl.org/dc/elements/1.1/' xmlns:ns1='http://schemas.openxmlformats.org/package/2006/metadata/core-properties' " w:xpath="/ns1:coreProperties[1]/ns0:title[1]" w:storeItemID="{6C3C8BC8-F283-45AE-878A-BAB7291924A1}"/>
              <w:text/>
            </w:sdtPr>
            <w:sdtContent>
              <w:r>
                <w:rPr>
                  <w:rFonts w:cs="Arial"/>
                  <w:b/>
                  <w:bCs/>
                  <w:sz w:val="24"/>
                  <w:lang w:val="en-US"/>
                </w:rPr>
                <w:t>US Bank- IncedoPay ICD</w:t>
              </w:r>
            </w:sdtContent>
          </w:sdt>
        </w:p>
      </w:tc>
    </w:tr>
    <w:tr w:rsidR="0050705F" w:rsidTr="00DF305F">
      <w:tc>
        <w:tcPr>
          <w:tcW w:w="1638" w:type="dxa"/>
          <w:vMerge/>
          <w:tcBorders>
            <w:top w:val="single" w:sz="4" w:space="0" w:color="auto"/>
            <w:left w:val="single" w:sz="4" w:space="0" w:color="auto"/>
            <w:bottom w:val="single" w:sz="4" w:space="0" w:color="auto"/>
            <w:right w:val="single" w:sz="4" w:space="0" w:color="auto"/>
          </w:tcBorders>
        </w:tcPr>
        <w:p w:rsidR="0050705F" w:rsidRPr="00506C1F" w:rsidRDefault="0050705F" w:rsidP="00DF305F">
          <w:pPr>
            <w:pStyle w:val="Header"/>
            <w:rPr>
              <w:rFonts w:cs="Arial"/>
              <w:b/>
              <w:bCs/>
              <w:sz w:val="24"/>
            </w:rPr>
          </w:pPr>
        </w:p>
      </w:tc>
      <w:tc>
        <w:tcPr>
          <w:tcW w:w="5850" w:type="dxa"/>
          <w:tcBorders>
            <w:top w:val="single" w:sz="4" w:space="0" w:color="auto"/>
            <w:left w:val="single" w:sz="4" w:space="0" w:color="auto"/>
          </w:tcBorders>
        </w:tcPr>
        <w:p w:rsidR="0050705F" w:rsidRPr="00916373" w:rsidRDefault="0050705F" w:rsidP="00DF305F">
          <w:pPr>
            <w:pStyle w:val="Header"/>
            <w:rPr>
              <w:rFonts w:cs="Arial"/>
              <w:bCs/>
            </w:rPr>
          </w:pPr>
          <w:r w:rsidRPr="00916373">
            <w:rPr>
              <w:rFonts w:cs="Arial"/>
              <w:bCs/>
            </w:rPr>
            <w:t>Module:</w:t>
          </w:r>
          <w:r>
            <w:rPr>
              <w:rFonts w:cs="Arial"/>
              <w:bCs/>
            </w:rPr>
            <w:t xml:space="preserve"> </w:t>
          </w:r>
          <w:sdt>
            <w:sdtPr>
              <w:rPr>
                <w:rFonts w:cs="Arial"/>
                <w:bCs/>
              </w:rPr>
              <w:alias w:val="Subject"/>
              <w:tag w:val=""/>
              <w:id w:val="-223372654"/>
              <w:dataBinding w:prefixMappings="xmlns:ns0='http://purl.org/dc/elements/1.1/' xmlns:ns1='http://schemas.openxmlformats.org/package/2006/metadata/core-properties' " w:xpath="/ns1:coreProperties[1]/ns0:subject[1]" w:storeItemID="{6C3C8BC8-F283-45AE-878A-BAB7291924A1}"/>
              <w:text/>
            </w:sdtPr>
            <w:sdtContent>
              <w:r>
                <w:rPr>
                  <w:rFonts w:cs="Arial"/>
                  <w:bCs/>
                </w:rPr>
                <w:t>Interface Control</w:t>
              </w:r>
            </w:sdtContent>
          </w:sdt>
          <w:r w:rsidRPr="00916373">
            <w:rPr>
              <w:rFonts w:cs="Arial"/>
              <w:bCs/>
            </w:rPr>
            <w:t xml:space="preserve"> </w:t>
          </w:r>
        </w:p>
      </w:tc>
      <w:tc>
        <w:tcPr>
          <w:tcW w:w="2790" w:type="dxa"/>
          <w:tcBorders>
            <w:top w:val="single" w:sz="4" w:space="0" w:color="auto"/>
          </w:tcBorders>
        </w:tcPr>
        <w:p w:rsidR="0050705F" w:rsidRPr="00916373" w:rsidRDefault="0050705F" w:rsidP="00DF305F">
          <w:pPr>
            <w:pStyle w:val="Header"/>
            <w:jc w:val="right"/>
            <w:rPr>
              <w:rFonts w:cs="Arial"/>
              <w:bCs/>
            </w:rPr>
          </w:pPr>
        </w:p>
      </w:tc>
    </w:tr>
    <w:tr w:rsidR="0050705F" w:rsidTr="00DF305F">
      <w:trPr>
        <w:trHeight w:val="350"/>
      </w:trPr>
      <w:tc>
        <w:tcPr>
          <w:tcW w:w="1638" w:type="dxa"/>
          <w:vMerge/>
          <w:tcBorders>
            <w:top w:val="single" w:sz="4" w:space="0" w:color="auto"/>
            <w:left w:val="single" w:sz="4" w:space="0" w:color="auto"/>
            <w:bottom w:val="single" w:sz="4" w:space="0" w:color="auto"/>
            <w:right w:val="single" w:sz="4" w:space="0" w:color="auto"/>
          </w:tcBorders>
        </w:tcPr>
        <w:p w:rsidR="0050705F" w:rsidRPr="00506C1F" w:rsidRDefault="0050705F" w:rsidP="00DF305F">
          <w:pPr>
            <w:pStyle w:val="Header"/>
            <w:rPr>
              <w:rFonts w:cs="Arial"/>
              <w:b/>
              <w:bCs/>
              <w:sz w:val="24"/>
            </w:rPr>
          </w:pPr>
        </w:p>
      </w:tc>
      <w:tc>
        <w:tcPr>
          <w:tcW w:w="5850" w:type="dxa"/>
          <w:tcBorders>
            <w:left w:val="single" w:sz="4" w:space="0" w:color="auto"/>
          </w:tcBorders>
        </w:tcPr>
        <w:p w:rsidR="0050705F" w:rsidRPr="00916373" w:rsidRDefault="0050705F" w:rsidP="00DF305F">
          <w:pPr>
            <w:pStyle w:val="Header"/>
            <w:rPr>
              <w:rFonts w:cs="Arial"/>
              <w:bCs/>
            </w:rPr>
          </w:pPr>
          <w:r>
            <w:rPr>
              <w:rFonts w:cs="Arial"/>
              <w:bCs/>
            </w:rPr>
            <w:t xml:space="preserve">Last Updated: </w:t>
          </w:r>
          <w:sdt>
            <w:sdtPr>
              <w:rPr>
                <w:rFonts w:cs="Arial"/>
                <w:bCs/>
                <w:lang w:val="en-US"/>
              </w:rPr>
              <w:alias w:val="Publish Date"/>
              <w:tag w:val=""/>
              <w:id w:val="-1877143402"/>
              <w:dataBinding w:prefixMappings="xmlns:ns0='http://schemas.microsoft.com/office/2006/coverPageProps' " w:xpath="/ns0:CoverPageProperties[1]/ns0:PublishDate[1]" w:storeItemID="{55AF091B-3C7A-41E3-B477-F2FDAA23CFDA}"/>
              <w:date w:fullDate="2018-12-04T00:00:00Z">
                <w:dateFormat w:val="M/d/yyyy"/>
                <w:lid w:val="en-US"/>
                <w:storeMappedDataAs w:val="dateTime"/>
                <w:calendar w:val="gregorian"/>
              </w:date>
            </w:sdtPr>
            <w:sdtContent>
              <w:del w:id="243" w:author="Shivani Singh" w:date="2018-12-04T11:53:00Z">
                <w:r w:rsidR="008429B6" w:rsidDel="008429B6">
                  <w:rPr>
                    <w:rFonts w:cs="Arial"/>
                    <w:bCs/>
                    <w:lang w:val="en-US"/>
                  </w:rPr>
                  <w:delText>11/2/2018</w:delText>
                </w:r>
              </w:del>
              <w:ins w:id="244" w:author="Shivani Singh" w:date="2018-12-04T11:53:00Z">
                <w:r w:rsidR="008429B6">
                  <w:rPr>
                    <w:rFonts w:cs="Arial"/>
                    <w:bCs/>
                    <w:lang w:val="en-US"/>
                  </w:rPr>
                  <w:t>12/4/2018</w:t>
                </w:r>
              </w:ins>
            </w:sdtContent>
          </w:sdt>
        </w:p>
      </w:tc>
      <w:tc>
        <w:tcPr>
          <w:tcW w:w="2790" w:type="dxa"/>
        </w:tcPr>
        <w:p w:rsidR="0050705F" w:rsidRPr="00916373" w:rsidRDefault="0050705F" w:rsidP="00B961C2">
          <w:pPr>
            <w:pStyle w:val="Header"/>
            <w:jc w:val="right"/>
            <w:rPr>
              <w:rFonts w:cs="Arial"/>
              <w:bCs/>
            </w:rPr>
          </w:pPr>
          <w:r w:rsidRPr="00916373">
            <w:rPr>
              <w:rFonts w:cs="Arial"/>
              <w:bCs/>
            </w:rPr>
            <w:t>Document Version:</w:t>
          </w:r>
          <w:r>
            <w:rPr>
              <w:rFonts w:cs="Arial"/>
              <w:bCs/>
            </w:rPr>
            <w:t xml:space="preserve">Draft </w:t>
          </w:r>
          <w:ins w:id="245" w:author="Shivani Singh" w:date="2018-12-04T11:53:00Z">
            <w:r w:rsidR="008429B6">
              <w:rPr>
                <w:rFonts w:cs="Arial"/>
                <w:bCs/>
              </w:rPr>
              <w:t>6</w:t>
            </w:r>
          </w:ins>
          <w:del w:id="246" w:author="Shivani Singh" w:date="2018-12-04T11:53:00Z">
            <w:r w:rsidDel="008429B6">
              <w:rPr>
                <w:rFonts w:cs="Arial"/>
                <w:bCs/>
              </w:rPr>
              <w:delText>5</w:delText>
            </w:r>
          </w:del>
          <w:r>
            <w:rPr>
              <w:rFonts w:cs="Arial"/>
              <w:bCs/>
            </w:rPr>
            <w:t xml:space="preserve">.0 </w:t>
          </w:r>
          <w:sdt>
            <w:sdtPr>
              <w:rPr>
                <w:rFonts w:cs="Arial"/>
                <w:bCs/>
              </w:rPr>
              <w:alias w:val="Status"/>
              <w:tag w:val=""/>
              <w:id w:val="-826362688"/>
              <w:showingPlcHdr/>
              <w:dataBinding w:prefixMappings="xmlns:ns0='http://purl.org/dc/elements/1.1/' xmlns:ns1='http://schemas.openxmlformats.org/package/2006/metadata/core-properties' " w:xpath="/ns1:coreProperties[1]/ns1:contentStatus[1]" w:storeItemID="{6C3C8BC8-F283-45AE-878A-BAB7291924A1}"/>
              <w:text/>
            </w:sdtPr>
            <w:sdtContent>
              <w:r>
                <w:rPr>
                  <w:rFonts w:cs="Arial"/>
                  <w:bCs/>
                </w:rPr>
                <w:t xml:space="preserve">     </w:t>
              </w:r>
            </w:sdtContent>
          </w:sdt>
        </w:p>
      </w:tc>
    </w:tr>
  </w:tbl>
  <w:p w:rsidR="0050705F" w:rsidRDefault="0050705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Layout w:type="fixed"/>
      <w:tblLook w:val="0000" w:firstRow="0" w:lastRow="0" w:firstColumn="0" w:lastColumn="0" w:noHBand="0" w:noVBand="0"/>
    </w:tblPr>
    <w:tblGrid>
      <w:gridCol w:w="13500"/>
      <w:gridCol w:w="1620"/>
    </w:tblGrid>
    <w:tr w:rsidR="0050705F" w:rsidTr="000B5CD9">
      <w:trPr>
        <w:trHeight w:val="987"/>
      </w:trPr>
      <w:tc>
        <w:tcPr>
          <w:tcW w:w="13500" w:type="dxa"/>
        </w:tcPr>
        <w:p w:rsidR="0050705F" w:rsidRPr="00046DE6" w:rsidRDefault="0050705F" w:rsidP="00FF0646">
          <w:pPr>
            <w:pStyle w:val="Header"/>
            <w:rPr>
              <w:rFonts w:cs="Arial"/>
              <w:b/>
              <w:bCs/>
              <w:sz w:val="32"/>
            </w:rPr>
          </w:pPr>
          <w:r>
            <w:rPr>
              <w:rFonts w:cs="Arial"/>
              <w:b/>
              <w:bCs/>
              <w:sz w:val="32"/>
            </w:rPr>
            <w:t>Scheduling and Warehousing FMD</w:t>
          </w:r>
        </w:p>
      </w:tc>
      <w:tc>
        <w:tcPr>
          <w:tcW w:w="1620" w:type="dxa"/>
        </w:tcPr>
        <w:p w:rsidR="0050705F" w:rsidRDefault="0050705F" w:rsidP="00FF0646">
          <w:pPr>
            <w:pStyle w:val="Header"/>
            <w:jc w:val="right"/>
          </w:pPr>
          <w:r>
            <w:rPr>
              <w:noProof/>
              <w:lang w:val="en-US"/>
            </w:rPr>
            <w:drawing>
              <wp:inline distT="0" distB="0" distL="0" distR="0" wp14:anchorId="531006A2" wp14:editId="28DB4E18">
                <wp:extent cx="838200" cy="529590"/>
                <wp:effectExtent l="19050" t="0" r="0" b="0"/>
                <wp:docPr id="4" name="Picture 1" descr="citi_2c-gry_pos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ti_2c-gry_pos_rgb"/>
                        <pic:cNvPicPr>
                          <a:picLocks noChangeAspect="1" noChangeArrowheads="1"/>
                        </pic:cNvPicPr>
                      </pic:nvPicPr>
                      <pic:blipFill>
                        <a:blip r:embed="rId1"/>
                        <a:srcRect r="12996" b="19995"/>
                        <a:stretch>
                          <a:fillRect/>
                        </a:stretch>
                      </pic:blipFill>
                      <pic:spPr bwMode="auto">
                        <a:xfrm>
                          <a:off x="0" y="0"/>
                          <a:ext cx="838200" cy="529590"/>
                        </a:xfrm>
                        <a:prstGeom prst="rect">
                          <a:avLst/>
                        </a:prstGeom>
                        <a:noFill/>
                      </pic:spPr>
                    </pic:pic>
                  </a:graphicData>
                </a:graphic>
              </wp:inline>
            </w:drawing>
          </w:r>
          <w:r>
            <w:t xml:space="preserve">            </w:t>
          </w:r>
        </w:p>
      </w:tc>
    </w:tr>
  </w:tbl>
  <w:p w:rsidR="0050705F" w:rsidRDefault="0050705F" w:rsidP="00D162D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E63E94B6"/>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44D33FC"/>
    <w:multiLevelType w:val="hybridMultilevel"/>
    <w:tmpl w:val="221A991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nsid w:val="05DE42B4"/>
    <w:multiLevelType w:val="hybridMultilevel"/>
    <w:tmpl w:val="561CF9B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C885E1D"/>
    <w:multiLevelType w:val="hybridMultilevel"/>
    <w:tmpl w:val="6E6A5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89530D"/>
    <w:multiLevelType w:val="hybridMultilevel"/>
    <w:tmpl w:val="D270C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1D1221B"/>
    <w:multiLevelType w:val="hybridMultilevel"/>
    <w:tmpl w:val="6AEE8A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12A16D48"/>
    <w:multiLevelType w:val="hybridMultilevel"/>
    <w:tmpl w:val="89E001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44A04AD"/>
    <w:multiLevelType w:val="hybridMultilevel"/>
    <w:tmpl w:val="17AEBD3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1A136FB5"/>
    <w:multiLevelType w:val="hybridMultilevel"/>
    <w:tmpl w:val="FCD4FA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12967EF"/>
    <w:multiLevelType w:val="singleLevel"/>
    <w:tmpl w:val="50BCA45E"/>
    <w:lvl w:ilvl="0">
      <w:start w:val="1"/>
      <w:numFmt w:val="lowerLetter"/>
      <w:lvlText w:val="%1."/>
      <w:lvlJc w:val="left"/>
      <w:pPr>
        <w:tabs>
          <w:tab w:val="num" w:pos="360"/>
        </w:tabs>
        <w:ind w:left="360" w:hanging="360"/>
      </w:pPr>
    </w:lvl>
  </w:abstractNum>
  <w:abstractNum w:abstractNumId="10">
    <w:nsid w:val="27E532F0"/>
    <w:multiLevelType w:val="hybridMultilevel"/>
    <w:tmpl w:val="D6344138"/>
    <w:lvl w:ilvl="0" w:tplc="876A92B6">
      <w:start w:val="1"/>
      <w:numFmt w:val="decimal"/>
      <w:lvlText w:val="(%1)"/>
      <w:lvlJc w:val="left"/>
      <w:pPr>
        <w:ind w:left="95" w:hanging="304"/>
      </w:pPr>
      <w:rPr>
        <w:rFonts w:hint="default"/>
        <w:spacing w:val="-6"/>
        <w:w w:val="103"/>
      </w:rPr>
    </w:lvl>
    <w:lvl w:ilvl="1" w:tplc="B25C2574">
      <w:numFmt w:val="bullet"/>
      <w:lvlText w:val="•"/>
      <w:lvlJc w:val="left"/>
      <w:pPr>
        <w:ind w:left="527" w:hanging="304"/>
      </w:pPr>
      <w:rPr>
        <w:rFonts w:hint="default"/>
      </w:rPr>
    </w:lvl>
    <w:lvl w:ilvl="2" w:tplc="2BE08C74">
      <w:numFmt w:val="bullet"/>
      <w:lvlText w:val="•"/>
      <w:lvlJc w:val="left"/>
      <w:pPr>
        <w:ind w:left="954" w:hanging="304"/>
      </w:pPr>
      <w:rPr>
        <w:rFonts w:hint="default"/>
      </w:rPr>
    </w:lvl>
    <w:lvl w:ilvl="3" w:tplc="A7BC6E88">
      <w:numFmt w:val="bullet"/>
      <w:lvlText w:val="•"/>
      <w:lvlJc w:val="left"/>
      <w:pPr>
        <w:ind w:left="1382" w:hanging="304"/>
      </w:pPr>
      <w:rPr>
        <w:rFonts w:hint="default"/>
      </w:rPr>
    </w:lvl>
    <w:lvl w:ilvl="4" w:tplc="F856A716">
      <w:numFmt w:val="bullet"/>
      <w:lvlText w:val="•"/>
      <w:lvlJc w:val="left"/>
      <w:pPr>
        <w:ind w:left="1809" w:hanging="304"/>
      </w:pPr>
      <w:rPr>
        <w:rFonts w:hint="default"/>
      </w:rPr>
    </w:lvl>
    <w:lvl w:ilvl="5" w:tplc="9CA60F58">
      <w:numFmt w:val="bullet"/>
      <w:lvlText w:val="•"/>
      <w:lvlJc w:val="left"/>
      <w:pPr>
        <w:ind w:left="2236" w:hanging="304"/>
      </w:pPr>
      <w:rPr>
        <w:rFonts w:hint="default"/>
      </w:rPr>
    </w:lvl>
    <w:lvl w:ilvl="6" w:tplc="1DBACC0A">
      <w:numFmt w:val="bullet"/>
      <w:lvlText w:val="•"/>
      <w:lvlJc w:val="left"/>
      <w:pPr>
        <w:ind w:left="2664" w:hanging="304"/>
      </w:pPr>
      <w:rPr>
        <w:rFonts w:hint="default"/>
      </w:rPr>
    </w:lvl>
    <w:lvl w:ilvl="7" w:tplc="5B7869B4">
      <w:numFmt w:val="bullet"/>
      <w:lvlText w:val="•"/>
      <w:lvlJc w:val="left"/>
      <w:pPr>
        <w:ind w:left="3091" w:hanging="304"/>
      </w:pPr>
      <w:rPr>
        <w:rFonts w:hint="default"/>
      </w:rPr>
    </w:lvl>
    <w:lvl w:ilvl="8" w:tplc="BF581C48">
      <w:numFmt w:val="bullet"/>
      <w:lvlText w:val="•"/>
      <w:lvlJc w:val="left"/>
      <w:pPr>
        <w:ind w:left="3518" w:hanging="304"/>
      </w:pPr>
      <w:rPr>
        <w:rFonts w:hint="default"/>
      </w:rPr>
    </w:lvl>
  </w:abstractNum>
  <w:abstractNum w:abstractNumId="11">
    <w:nsid w:val="30056A4A"/>
    <w:multiLevelType w:val="multilevel"/>
    <w:tmpl w:val="7706873A"/>
    <w:lvl w:ilvl="0">
      <w:start w:val="1"/>
      <w:numFmt w:val="decimal"/>
      <w:pStyle w:val="Requirementsnumbering1"/>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nsid w:val="37C5365F"/>
    <w:multiLevelType w:val="hybridMultilevel"/>
    <w:tmpl w:val="4134BD4C"/>
    <w:lvl w:ilvl="0" w:tplc="04090001">
      <w:start w:val="110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8C05D67"/>
    <w:multiLevelType w:val="hybridMultilevel"/>
    <w:tmpl w:val="094E4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9106BF2"/>
    <w:multiLevelType w:val="hybridMultilevel"/>
    <w:tmpl w:val="D968F5A2"/>
    <w:lvl w:ilvl="0" w:tplc="0F6AA18A">
      <w:start w:val="1"/>
      <w:numFmt w:val="decimal"/>
      <w:pStyle w:val="Issuesnumbering"/>
      <w:lvlText w:val="%1."/>
      <w:lvlJc w:val="left"/>
      <w:pPr>
        <w:tabs>
          <w:tab w:val="num" w:pos="360"/>
        </w:tabs>
        <w:ind w:left="360" w:hanging="360"/>
      </w:pPr>
      <w:rPr>
        <w:rFonts w:ascii="Arial" w:hAnsi="Arial" w:hint="default"/>
        <w:b/>
        <w:i w:val="0"/>
        <w:sz w:val="18"/>
      </w:rPr>
    </w:lvl>
    <w:lvl w:ilvl="1" w:tplc="98522B54" w:tentative="1">
      <w:start w:val="1"/>
      <w:numFmt w:val="lowerLetter"/>
      <w:lvlText w:val="%2."/>
      <w:lvlJc w:val="left"/>
      <w:pPr>
        <w:tabs>
          <w:tab w:val="num" w:pos="1440"/>
        </w:tabs>
        <w:ind w:left="1440" w:hanging="360"/>
      </w:pPr>
    </w:lvl>
    <w:lvl w:ilvl="2" w:tplc="9D541D8E" w:tentative="1">
      <w:start w:val="1"/>
      <w:numFmt w:val="lowerRoman"/>
      <w:lvlText w:val="%3."/>
      <w:lvlJc w:val="right"/>
      <w:pPr>
        <w:tabs>
          <w:tab w:val="num" w:pos="2160"/>
        </w:tabs>
        <w:ind w:left="2160" w:hanging="180"/>
      </w:pPr>
    </w:lvl>
    <w:lvl w:ilvl="3" w:tplc="48C4F00C" w:tentative="1">
      <w:start w:val="1"/>
      <w:numFmt w:val="decimal"/>
      <w:lvlText w:val="%4."/>
      <w:lvlJc w:val="left"/>
      <w:pPr>
        <w:tabs>
          <w:tab w:val="num" w:pos="2880"/>
        </w:tabs>
        <w:ind w:left="2880" w:hanging="360"/>
      </w:pPr>
    </w:lvl>
    <w:lvl w:ilvl="4" w:tplc="88FEDA9C" w:tentative="1">
      <w:start w:val="1"/>
      <w:numFmt w:val="lowerLetter"/>
      <w:lvlText w:val="%5."/>
      <w:lvlJc w:val="left"/>
      <w:pPr>
        <w:tabs>
          <w:tab w:val="num" w:pos="3600"/>
        </w:tabs>
        <w:ind w:left="3600" w:hanging="360"/>
      </w:pPr>
    </w:lvl>
    <w:lvl w:ilvl="5" w:tplc="31C4955A" w:tentative="1">
      <w:start w:val="1"/>
      <w:numFmt w:val="lowerRoman"/>
      <w:lvlText w:val="%6."/>
      <w:lvlJc w:val="right"/>
      <w:pPr>
        <w:tabs>
          <w:tab w:val="num" w:pos="4320"/>
        </w:tabs>
        <w:ind w:left="4320" w:hanging="180"/>
      </w:pPr>
    </w:lvl>
    <w:lvl w:ilvl="6" w:tplc="4230AC6C" w:tentative="1">
      <w:start w:val="1"/>
      <w:numFmt w:val="decimal"/>
      <w:lvlText w:val="%7."/>
      <w:lvlJc w:val="left"/>
      <w:pPr>
        <w:tabs>
          <w:tab w:val="num" w:pos="5040"/>
        </w:tabs>
        <w:ind w:left="5040" w:hanging="360"/>
      </w:pPr>
    </w:lvl>
    <w:lvl w:ilvl="7" w:tplc="1A10549E" w:tentative="1">
      <w:start w:val="1"/>
      <w:numFmt w:val="lowerLetter"/>
      <w:lvlText w:val="%8."/>
      <w:lvlJc w:val="left"/>
      <w:pPr>
        <w:tabs>
          <w:tab w:val="num" w:pos="5760"/>
        </w:tabs>
        <w:ind w:left="5760" w:hanging="360"/>
      </w:pPr>
    </w:lvl>
    <w:lvl w:ilvl="8" w:tplc="89AAA1DC" w:tentative="1">
      <w:start w:val="1"/>
      <w:numFmt w:val="lowerRoman"/>
      <w:lvlText w:val="%9."/>
      <w:lvlJc w:val="right"/>
      <w:pPr>
        <w:tabs>
          <w:tab w:val="num" w:pos="6480"/>
        </w:tabs>
        <w:ind w:left="6480" w:hanging="180"/>
      </w:pPr>
    </w:lvl>
  </w:abstractNum>
  <w:abstractNum w:abstractNumId="15">
    <w:nsid w:val="3F736E14"/>
    <w:multiLevelType w:val="hybridMultilevel"/>
    <w:tmpl w:val="359E7236"/>
    <w:lvl w:ilvl="0" w:tplc="0409000F">
      <w:start w:val="1"/>
      <w:numFmt w:val="bullet"/>
      <w:lvlText w:val=""/>
      <w:lvlJc w:val="left"/>
      <w:pPr>
        <w:ind w:left="810" w:hanging="360"/>
      </w:pPr>
      <w:rPr>
        <w:rFonts w:ascii="Symbol" w:hAnsi="Symbol" w:hint="default"/>
      </w:rPr>
    </w:lvl>
    <w:lvl w:ilvl="1" w:tplc="04090019">
      <w:start w:val="1"/>
      <w:numFmt w:val="bullet"/>
      <w:lvlText w:val="o"/>
      <w:lvlJc w:val="left"/>
      <w:pPr>
        <w:ind w:left="1530" w:hanging="360"/>
      </w:pPr>
      <w:rPr>
        <w:rFonts w:ascii="Courier New" w:hAnsi="Courier New" w:hint="default"/>
      </w:rPr>
    </w:lvl>
    <w:lvl w:ilvl="2" w:tplc="0409001B">
      <w:start w:val="1"/>
      <w:numFmt w:val="bullet"/>
      <w:lvlText w:val=""/>
      <w:lvlJc w:val="left"/>
      <w:pPr>
        <w:ind w:left="2250" w:hanging="360"/>
      </w:pPr>
      <w:rPr>
        <w:rFonts w:ascii="Wingdings" w:hAnsi="Wingdings" w:hint="default"/>
      </w:rPr>
    </w:lvl>
    <w:lvl w:ilvl="3" w:tplc="0409000F" w:tentative="1">
      <w:start w:val="1"/>
      <w:numFmt w:val="bullet"/>
      <w:lvlText w:val=""/>
      <w:lvlJc w:val="left"/>
      <w:pPr>
        <w:ind w:left="2970" w:hanging="360"/>
      </w:pPr>
      <w:rPr>
        <w:rFonts w:ascii="Symbol" w:hAnsi="Symbol" w:hint="default"/>
      </w:rPr>
    </w:lvl>
    <w:lvl w:ilvl="4" w:tplc="04090019" w:tentative="1">
      <w:start w:val="1"/>
      <w:numFmt w:val="bullet"/>
      <w:lvlText w:val="o"/>
      <w:lvlJc w:val="left"/>
      <w:pPr>
        <w:ind w:left="3690" w:hanging="360"/>
      </w:pPr>
      <w:rPr>
        <w:rFonts w:ascii="Courier New" w:hAnsi="Courier New" w:hint="default"/>
      </w:rPr>
    </w:lvl>
    <w:lvl w:ilvl="5" w:tplc="0409001B" w:tentative="1">
      <w:start w:val="1"/>
      <w:numFmt w:val="bullet"/>
      <w:lvlText w:val=""/>
      <w:lvlJc w:val="left"/>
      <w:pPr>
        <w:ind w:left="4410" w:hanging="360"/>
      </w:pPr>
      <w:rPr>
        <w:rFonts w:ascii="Wingdings" w:hAnsi="Wingdings" w:hint="default"/>
      </w:rPr>
    </w:lvl>
    <w:lvl w:ilvl="6" w:tplc="0409000F" w:tentative="1">
      <w:start w:val="1"/>
      <w:numFmt w:val="bullet"/>
      <w:lvlText w:val=""/>
      <w:lvlJc w:val="left"/>
      <w:pPr>
        <w:ind w:left="5130" w:hanging="360"/>
      </w:pPr>
      <w:rPr>
        <w:rFonts w:ascii="Symbol" w:hAnsi="Symbol" w:hint="default"/>
      </w:rPr>
    </w:lvl>
    <w:lvl w:ilvl="7" w:tplc="04090019" w:tentative="1">
      <w:start w:val="1"/>
      <w:numFmt w:val="bullet"/>
      <w:lvlText w:val="o"/>
      <w:lvlJc w:val="left"/>
      <w:pPr>
        <w:ind w:left="5850" w:hanging="360"/>
      </w:pPr>
      <w:rPr>
        <w:rFonts w:ascii="Courier New" w:hAnsi="Courier New" w:hint="default"/>
      </w:rPr>
    </w:lvl>
    <w:lvl w:ilvl="8" w:tplc="0409001B" w:tentative="1">
      <w:start w:val="1"/>
      <w:numFmt w:val="bullet"/>
      <w:lvlText w:val=""/>
      <w:lvlJc w:val="left"/>
      <w:pPr>
        <w:ind w:left="6570" w:hanging="360"/>
      </w:pPr>
      <w:rPr>
        <w:rFonts w:ascii="Wingdings" w:hAnsi="Wingdings" w:hint="default"/>
      </w:rPr>
    </w:lvl>
  </w:abstractNum>
  <w:abstractNum w:abstractNumId="16">
    <w:nsid w:val="3FCF38BD"/>
    <w:multiLevelType w:val="hybridMultilevel"/>
    <w:tmpl w:val="D6CE1E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20B578E"/>
    <w:multiLevelType w:val="hybridMultilevel"/>
    <w:tmpl w:val="6CE29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8B643B7"/>
    <w:multiLevelType w:val="hybridMultilevel"/>
    <w:tmpl w:val="FE8C0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FBB721A"/>
    <w:multiLevelType w:val="hybridMultilevel"/>
    <w:tmpl w:val="2DFC7D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161345E"/>
    <w:multiLevelType w:val="hybridMultilevel"/>
    <w:tmpl w:val="5C20A1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2165E5D"/>
    <w:multiLevelType w:val="hybridMultilevel"/>
    <w:tmpl w:val="D06EA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2803339"/>
    <w:multiLevelType w:val="hybridMultilevel"/>
    <w:tmpl w:val="B0148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FD53E37"/>
    <w:multiLevelType w:val="hybridMultilevel"/>
    <w:tmpl w:val="84D0A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12523E6"/>
    <w:multiLevelType w:val="hybridMultilevel"/>
    <w:tmpl w:val="D7E05DCA"/>
    <w:lvl w:ilvl="0" w:tplc="0409000F">
      <w:start w:val="1"/>
      <w:numFmt w:val="bullet"/>
      <w:lvlText w:val=""/>
      <w:lvlJc w:val="left"/>
      <w:pPr>
        <w:ind w:left="81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5">
    <w:nsid w:val="72A621E6"/>
    <w:multiLevelType w:val="hybridMultilevel"/>
    <w:tmpl w:val="6F6AD3BE"/>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76753524"/>
    <w:multiLevelType w:val="hybridMultilevel"/>
    <w:tmpl w:val="27A689DC"/>
    <w:lvl w:ilvl="0" w:tplc="04090001">
      <w:start w:val="1"/>
      <w:numFmt w:val="bullet"/>
      <w:pStyle w:val="HCLL1BBullet"/>
      <w:lvlText w:val=""/>
      <w:lvlJc w:val="left"/>
      <w:pPr>
        <w:tabs>
          <w:tab w:val="num" w:pos="709"/>
        </w:tabs>
        <w:ind w:left="709" w:hanging="709"/>
      </w:pPr>
      <w:rPr>
        <w:rFonts w:ascii="Wingdings" w:hAnsi="Wingdings" w:hint="default"/>
        <w:color w:val="1761AC"/>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7A4A4DF3"/>
    <w:multiLevelType w:val="multilevel"/>
    <w:tmpl w:val="EA42A6FA"/>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5850"/>
        </w:tabs>
        <w:ind w:left="5850" w:hanging="720"/>
      </w:pPr>
      <w:rPr>
        <w:rFonts w:ascii="Times New Roman" w:hAnsi="Times New Roman" w:cs="Times New Roman"/>
        <w:b/>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tabs>
          <w:tab w:val="num" w:pos="864"/>
        </w:tabs>
        <w:ind w:left="864" w:hanging="864"/>
      </w:pPr>
      <w:rPr>
        <w:rFonts w:ascii="Times New Roman" w:hAnsi="Times New Roman" w:cs="Times New Roman"/>
        <w:b/>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8">
    <w:nsid w:val="7DFB49EE"/>
    <w:multiLevelType w:val="hybridMultilevel"/>
    <w:tmpl w:val="DEB8F7F4"/>
    <w:lvl w:ilvl="0" w:tplc="18A2735E">
      <w:numFmt w:val="bullet"/>
      <w:lvlText w:val=""/>
      <w:lvlJc w:val="left"/>
      <w:pPr>
        <w:ind w:left="850" w:hanging="353"/>
      </w:pPr>
      <w:rPr>
        <w:rFonts w:hint="default"/>
        <w:w w:val="99"/>
      </w:rPr>
    </w:lvl>
    <w:lvl w:ilvl="1" w:tplc="5358E8B2">
      <w:numFmt w:val="bullet"/>
      <w:lvlText w:val="•"/>
      <w:lvlJc w:val="left"/>
      <w:pPr>
        <w:ind w:left="1828" w:hanging="353"/>
      </w:pPr>
      <w:rPr>
        <w:rFonts w:hint="default"/>
      </w:rPr>
    </w:lvl>
    <w:lvl w:ilvl="2" w:tplc="800000B2">
      <w:numFmt w:val="bullet"/>
      <w:lvlText w:val="•"/>
      <w:lvlJc w:val="left"/>
      <w:pPr>
        <w:ind w:left="2796" w:hanging="353"/>
      </w:pPr>
      <w:rPr>
        <w:rFonts w:hint="default"/>
      </w:rPr>
    </w:lvl>
    <w:lvl w:ilvl="3" w:tplc="188AA3E4">
      <w:numFmt w:val="bullet"/>
      <w:lvlText w:val="•"/>
      <w:lvlJc w:val="left"/>
      <w:pPr>
        <w:ind w:left="3764" w:hanging="353"/>
      </w:pPr>
      <w:rPr>
        <w:rFonts w:hint="default"/>
      </w:rPr>
    </w:lvl>
    <w:lvl w:ilvl="4" w:tplc="0E0EA182">
      <w:numFmt w:val="bullet"/>
      <w:lvlText w:val="•"/>
      <w:lvlJc w:val="left"/>
      <w:pPr>
        <w:ind w:left="4732" w:hanging="353"/>
      </w:pPr>
      <w:rPr>
        <w:rFonts w:hint="default"/>
      </w:rPr>
    </w:lvl>
    <w:lvl w:ilvl="5" w:tplc="65BC366C">
      <w:numFmt w:val="bullet"/>
      <w:lvlText w:val="•"/>
      <w:lvlJc w:val="left"/>
      <w:pPr>
        <w:ind w:left="5700" w:hanging="353"/>
      </w:pPr>
      <w:rPr>
        <w:rFonts w:hint="default"/>
      </w:rPr>
    </w:lvl>
    <w:lvl w:ilvl="6" w:tplc="5EB6FBFE">
      <w:numFmt w:val="bullet"/>
      <w:lvlText w:val="•"/>
      <w:lvlJc w:val="left"/>
      <w:pPr>
        <w:ind w:left="6668" w:hanging="353"/>
      </w:pPr>
      <w:rPr>
        <w:rFonts w:hint="default"/>
      </w:rPr>
    </w:lvl>
    <w:lvl w:ilvl="7" w:tplc="D382AB6A">
      <w:numFmt w:val="bullet"/>
      <w:lvlText w:val="•"/>
      <w:lvlJc w:val="left"/>
      <w:pPr>
        <w:ind w:left="7636" w:hanging="353"/>
      </w:pPr>
      <w:rPr>
        <w:rFonts w:hint="default"/>
      </w:rPr>
    </w:lvl>
    <w:lvl w:ilvl="8" w:tplc="78F4931C">
      <w:numFmt w:val="bullet"/>
      <w:lvlText w:val="•"/>
      <w:lvlJc w:val="left"/>
      <w:pPr>
        <w:ind w:left="8604" w:hanging="353"/>
      </w:pPr>
      <w:rPr>
        <w:rFonts w:hint="default"/>
      </w:rPr>
    </w:lvl>
  </w:abstractNum>
  <w:num w:numId="1">
    <w:abstractNumId w:val="9"/>
  </w:num>
  <w:num w:numId="2">
    <w:abstractNumId w:val="11"/>
  </w:num>
  <w:num w:numId="3">
    <w:abstractNumId w:val="14"/>
  </w:num>
  <w:num w:numId="4">
    <w:abstractNumId w:val="27"/>
  </w:num>
  <w:num w:numId="5">
    <w:abstractNumId w:val="12"/>
  </w:num>
  <w:num w:numId="6">
    <w:abstractNumId w:val="15"/>
  </w:num>
  <w:num w:numId="7">
    <w:abstractNumId w:val="24"/>
  </w:num>
  <w:num w:numId="8">
    <w:abstractNumId w:val="16"/>
  </w:num>
  <w:num w:numId="9">
    <w:abstractNumId w:val="7"/>
  </w:num>
  <w:num w:numId="10">
    <w:abstractNumId w:val="25"/>
  </w:num>
  <w:num w:numId="11">
    <w:abstractNumId w:val="0"/>
  </w:num>
  <w:num w:numId="12">
    <w:abstractNumId w:val="21"/>
  </w:num>
  <w:num w:numId="13">
    <w:abstractNumId w:val="27"/>
  </w:num>
  <w:num w:numId="14">
    <w:abstractNumId w:val="27"/>
  </w:num>
  <w:num w:numId="15">
    <w:abstractNumId w:val="27"/>
  </w:num>
  <w:num w:numId="16">
    <w:abstractNumId w:val="27"/>
  </w:num>
  <w:num w:numId="17">
    <w:abstractNumId w:val="27"/>
  </w:num>
  <w:num w:numId="18">
    <w:abstractNumId w:val="27"/>
  </w:num>
  <w:num w:numId="19">
    <w:abstractNumId w:val="27"/>
  </w:num>
  <w:num w:numId="20">
    <w:abstractNumId w:val="1"/>
  </w:num>
  <w:num w:numId="21">
    <w:abstractNumId w:val="5"/>
  </w:num>
  <w:num w:numId="22">
    <w:abstractNumId w:val="2"/>
  </w:num>
  <w:num w:numId="23">
    <w:abstractNumId w:val="3"/>
  </w:num>
  <w:num w:numId="24">
    <w:abstractNumId w:val="26"/>
  </w:num>
  <w:num w:numId="25">
    <w:abstractNumId w:val="8"/>
  </w:num>
  <w:num w:numId="26">
    <w:abstractNumId w:val="19"/>
  </w:num>
  <w:num w:numId="27">
    <w:abstractNumId w:val="20"/>
  </w:num>
  <w:num w:numId="28">
    <w:abstractNumId w:val="4"/>
  </w:num>
  <w:num w:numId="29">
    <w:abstractNumId w:val="23"/>
  </w:num>
  <w:num w:numId="30">
    <w:abstractNumId w:val="18"/>
  </w:num>
  <w:num w:numId="31">
    <w:abstractNumId w:val="28"/>
  </w:num>
  <w:num w:numId="32">
    <w:abstractNumId w:val="10"/>
  </w:num>
  <w:num w:numId="33">
    <w:abstractNumId w:val="6"/>
  </w:num>
  <w:num w:numId="34">
    <w:abstractNumId w:val="17"/>
  </w:num>
  <w:num w:numId="35">
    <w:abstractNumId w:val="13"/>
  </w:num>
  <w:num w:numId="36">
    <w:abstractNumId w:val="22"/>
  </w:num>
  <w:numIdMacAtCleanup w:val="11"/>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Shivani Singh">
    <w15:presenceInfo w15:providerId="AD" w15:userId="S-1-5-21-132565353-2177070728-2915800224-123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activeWritingStyle w:appName="MSWord" w:lang="en-GB" w:vendorID="64" w:dllVersion="131078" w:nlCheck="1" w:checkStyle="0"/>
  <w:activeWritingStyle w:appName="MSWord" w:lang="en-US" w:vendorID="64" w:dllVersion="131078" w:nlCheck="1" w:checkStyle="0"/>
  <w:activeWritingStyle w:appName="MSWord" w:lang="es-ES" w:vendorID="64" w:dllVersion="131078" w:nlCheck="1" w:checkStyle="0"/>
  <w:activeWritingStyle w:appName="MSWord" w:lang="en-IE" w:vendorID="64" w:dllVersion="131078" w:nlCheck="1" w:checkStyle="0"/>
  <w:activeWritingStyle w:appName="MSWord" w:lang="es-ES_tradnl"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isplayHorizontalDrawingGridEvery w:val="0"/>
  <w:displayVerticalDrawingGridEvery w:val="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5BA1"/>
    <w:rsid w:val="000000C7"/>
    <w:rsid w:val="000000E9"/>
    <w:rsid w:val="000002F0"/>
    <w:rsid w:val="0000179F"/>
    <w:rsid w:val="00001F8A"/>
    <w:rsid w:val="0000333F"/>
    <w:rsid w:val="000039EA"/>
    <w:rsid w:val="00003E68"/>
    <w:rsid w:val="0000459F"/>
    <w:rsid w:val="00004ADC"/>
    <w:rsid w:val="00005BA0"/>
    <w:rsid w:val="00005BE1"/>
    <w:rsid w:val="0000638D"/>
    <w:rsid w:val="0000644B"/>
    <w:rsid w:val="00007A3A"/>
    <w:rsid w:val="00007F5C"/>
    <w:rsid w:val="0001215F"/>
    <w:rsid w:val="00015421"/>
    <w:rsid w:val="00015556"/>
    <w:rsid w:val="0001622B"/>
    <w:rsid w:val="00016329"/>
    <w:rsid w:val="00016335"/>
    <w:rsid w:val="00016E4C"/>
    <w:rsid w:val="00016EAD"/>
    <w:rsid w:val="0001700B"/>
    <w:rsid w:val="000171DB"/>
    <w:rsid w:val="000220AC"/>
    <w:rsid w:val="0002369C"/>
    <w:rsid w:val="00023C22"/>
    <w:rsid w:val="00023D82"/>
    <w:rsid w:val="0002628F"/>
    <w:rsid w:val="000269DD"/>
    <w:rsid w:val="0003032A"/>
    <w:rsid w:val="000315EB"/>
    <w:rsid w:val="0003268F"/>
    <w:rsid w:val="00032A0D"/>
    <w:rsid w:val="00033200"/>
    <w:rsid w:val="00033219"/>
    <w:rsid w:val="000344D2"/>
    <w:rsid w:val="000355CB"/>
    <w:rsid w:val="0003572B"/>
    <w:rsid w:val="00036FDB"/>
    <w:rsid w:val="0004120A"/>
    <w:rsid w:val="00041477"/>
    <w:rsid w:val="00041CFA"/>
    <w:rsid w:val="00041F1B"/>
    <w:rsid w:val="00042334"/>
    <w:rsid w:val="00042435"/>
    <w:rsid w:val="0004270E"/>
    <w:rsid w:val="00042FCA"/>
    <w:rsid w:val="00043584"/>
    <w:rsid w:val="00043882"/>
    <w:rsid w:val="00043A28"/>
    <w:rsid w:val="00043BB3"/>
    <w:rsid w:val="00044836"/>
    <w:rsid w:val="00044C8B"/>
    <w:rsid w:val="000463E1"/>
    <w:rsid w:val="00046DE6"/>
    <w:rsid w:val="00052B21"/>
    <w:rsid w:val="00052E51"/>
    <w:rsid w:val="00053A91"/>
    <w:rsid w:val="00053B69"/>
    <w:rsid w:val="00053ECF"/>
    <w:rsid w:val="00054730"/>
    <w:rsid w:val="00054B25"/>
    <w:rsid w:val="00054C5C"/>
    <w:rsid w:val="00055F4B"/>
    <w:rsid w:val="0005678D"/>
    <w:rsid w:val="00056A78"/>
    <w:rsid w:val="00056B64"/>
    <w:rsid w:val="000575F3"/>
    <w:rsid w:val="00057990"/>
    <w:rsid w:val="00057C95"/>
    <w:rsid w:val="000600F2"/>
    <w:rsid w:val="00060CA7"/>
    <w:rsid w:val="00062581"/>
    <w:rsid w:val="00063156"/>
    <w:rsid w:val="00064449"/>
    <w:rsid w:val="00064825"/>
    <w:rsid w:val="00064D93"/>
    <w:rsid w:val="00064E37"/>
    <w:rsid w:val="000650CD"/>
    <w:rsid w:val="0006565E"/>
    <w:rsid w:val="00065752"/>
    <w:rsid w:val="00065C3A"/>
    <w:rsid w:val="00066A89"/>
    <w:rsid w:val="00066F2E"/>
    <w:rsid w:val="00070BB9"/>
    <w:rsid w:val="000711DC"/>
    <w:rsid w:val="0007144F"/>
    <w:rsid w:val="000722FB"/>
    <w:rsid w:val="00072BE1"/>
    <w:rsid w:val="00073A6C"/>
    <w:rsid w:val="00073D70"/>
    <w:rsid w:val="00073DFC"/>
    <w:rsid w:val="000744F9"/>
    <w:rsid w:val="000748D7"/>
    <w:rsid w:val="00074C0E"/>
    <w:rsid w:val="00074F28"/>
    <w:rsid w:val="0007692C"/>
    <w:rsid w:val="00077587"/>
    <w:rsid w:val="0008115F"/>
    <w:rsid w:val="0008173A"/>
    <w:rsid w:val="000822C4"/>
    <w:rsid w:val="000822FB"/>
    <w:rsid w:val="00082CF0"/>
    <w:rsid w:val="000833AB"/>
    <w:rsid w:val="000847E9"/>
    <w:rsid w:val="00085223"/>
    <w:rsid w:val="00085CAD"/>
    <w:rsid w:val="000862BA"/>
    <w:rsid w:val="000864AE"/>
    <w:rsid w:val="00086DB8"/>
    <w:rsid w:val="00087F53"/>
    <w:rsid w:val="0009045D"/>
    <w:rsid w:val="00090F60"/>
    <w:rsid w:val="000922D2"/>
    <w:rsid w:val="00092ED9"/>
    <w:rsid w:val="0009351D"/>
    <w:rsid w:val="00093B88"/>
    <w:rsid w:val="00094953"/>
    <w:rsid w:val="00094D6A"/>
    <w:rsid w:val="00095141"/>
    <w:rsid w:val="0009576A"/>
    <w:rsid w:val="0009584A"/>
    <w:rsid w:val="000959DF"/>
    <w:rsid w:val="00095CA5"/>
    <w:rsid w:val="00096E8E"/>
    <w:rsid w:val="000A06EC"/>
    <w:rsid w:val="000A0B2D"/>
    <w:rsid w:val="000A0DA6"/>
    <w:rsid w:val="000A0F6A"/>
    <w:rsid w:val="000A1DF9"/>
    <w:rsid w:val="000A2359"/>
    <w:rsid w:val="000A37D0"/>
    <w:rsid w:val="000A3E79"/>
    <w:rsid w:val="000A4143"/>
    <w:rsid w:val="000A4EC3"/>
    <w:rsid w:val="000A5CBE"/>
    <w:rsid w:val="000A5DD5"/>
    <w:rsid w:val="000A6107"/>
    <w:rsid w:val="000A6A23"/>
    <w:rsid w:val="000A6ED7"/>
    <w:rsid w:val="000A72B1"/>
    <w:rsid w:val="000A7990"/>
    <w:rsid w:val="000A79B7"/>
    <w:rsid w:val="000B0065"/>
    <w:rsid w:val="000B05E7"/>
    <w:rsid w:val="000B1044"/>
    <w:rsid w:val="000B180A"/>
    <w:rsid w:val="000B1DD3"/>
    <w:rsid w:val="000B2A11"/>
    <w:rsid w:val="000B3FA8"/>
    <w:rsid w:val="000B4400"/>
    <w:rsid w:val="000B462C"/>
    <w:rsid w:val="000B5345"/>
    <w:rsid w:val="000B53CA"/>
    <w:rsid w:val="000B595E"/>
    <w:rsid w:val="000B5A65"/>
    <w:rsid w:val="000B5CD9"/>
    <w:rsid w:val="000B5EA7"/>
    <w:rsid w:val="000B61A6"/>
    <w:rsid w:val="000C0517"/>
    <w:rsid w:val="000C12C4"/>
    <w:rsid w:val="000C16B1"/>
    <w:rsid w:val="000C19DC"/>
    <w:rsid w:val="000C1B02"/>
    <w:rsid w:val="000C2AAD"/>
    <w:rsid w:val="000C43A4"/>
    <w:rsid w:val="000C473B"/>
    <w:rsid w:val="000D02C4"/>
    <w:rsid w:val="000D0806"/>
    <w:rsid w:val="000D0F4B"/>
    <w:rsid w:val="000D13AD"/>
    <w:rsid w:val="000D2714"/>
    <w:rsid w:val="000D2E90"/>
    <w:rsid w:val="000D3018"/>
    <w:rsid w:val="000D3116"/>
    <w:rsid w:val="000D35BE"/>
    <w:rsid w:val="000D4500"/>
    <w:rsid w:val="000D56A8"/>
    <w:rsid w:val="000D65D2"/>
    <w:rsid w:val="000D669D"/>
    <w:rsid w:val="000D6DE4"/>
    <w:rsid w:val="000E0227"/>
    <w:rsid w:val="000E0F1B"/>
    <w:rsid w:val="000E235C"/>
    <w:rsid w:val="000E2BC1"/>
    <w:rsid w:val="000E2EB3"/>
    <w:rsid w:val="000E3AB7"/>
    <w:rsid w:val="000E412C"/>
    <w:rsid w:val="000E5A9A"/>
    <w:rsid w:val="000E7324"/>
    <w:rsid w:val="000E7327"/>
    <w:rsid w:val="000E7806"/>
    <w:rsid w:val="000E7B10"/>
    <w:rsid w:val="000E7DEB"/>
    <w:rsid w:val="000F0045"/>
    <w:rsid w:val="000F048E"/>
    <w:rsid w:val="000F208A"/>
    <w:rsid w:val="000F21C1"/>
    <w:rsid w:val="000F2551"/>
    <w:rsid w:val="000F2FF9"/>
    <w:rsid w:val="000F4B1B"/>
    <w:rsid w:val="000F5BC4"/>
    <w:rsid w:val="000F62E6"/>
    <w:rsid w:val="000F65C8"/>
    <w:rsid w:val="000F7031"/>
    <w:rsid w:val="001000B0"/>
    <w:rsid w:val="0010063F"/>
    <w:rsid w:val="001006F9"/>
    <w:rsid w:val="00101019"/>
    <w:rsid w:val="001019AF"/>
    <w:rsid w:val="00101D81"/>
    <w:rsid w:val="00102168"/>
    <w:rsid w:val="0010289D"/>
    <w:rsid w:val="0010480B"/>
    <w:rsid w:val="00105315"/>
    <w:rsid w:val="001056EF"/>
    <w:rsid w:val="00106459"/>
    <w:rsid w:val="00106663"/>
    <w:rsid w:val="00106B90"/>
    <w:rsid w:val="0010706D"/>
    <w:rsid w:val="00107C28"/>
    <w:rsid w:val="001102BF"/>
    <w:rsid w:val="00110392"/>
    <w:rsid w:val="001108DE"/>
    <w:rsid w:val="001114D6"/>
    <w:rsid w:val="00111585"/>
    <w:rsid w:val="0011240B"/>
    <w:rsid w:val="00113BCE"/>
    <w:rsid w:val="00113FDB"/>
    <w:rsid w:val="00114B66"/>
    <w:rsid w:val="001155F4"/>
    <w:rsid w:val="00116610"/>
    <w:rsid w:val="001167AD"/>
    <w:rsid w:val="00116BA3"/>
    <w:rsid w:val="00117D55"/>
    <w:rsid w:val="00120A01"/>
    <w:rsid w:val="00120AEC"/>
    <w:rsid w:val="00120F9E"/>
    <w:rsid w:val="00121060"/>
    <w:rsid w:val="001228DD"/>
    <w:rsid w:val="0012291A"/>
    <w:rsid w:val="0012352F"/>
    <w:rsid w:val="00124CE4"/>
    <w:rsid w:val="0012597C"/>
    <w:rsid w:val="00125FFA"/>
    <w:rsid w:val="0012670C"/>
    <w:rsid w:val="00126C5D"/>
    <w:rsid w:val="00127A87"/>
    <w:rsid w:val="00130056"/>
    <w:rsid w:val="0013023B"/>
    <w:rsid w:val="00131511"/>
    <w:rsid w:val="00131AB8"/>
    <w:rsid w:val="00132458"/>
    <w:rsid w:val="00132E20"/>
    <w:rsid w:val="00133B22"/>
    <w:rsid w:val="00133E6F"/>
    <w:rsid w:val="00134397"/>
    <w:rsid w:val="00134F8D"/>
    <w:rsid w:val="00135A2F"/>
    <w:rsid w:val="001362B6"/>
    <w:rsid w:val="0013684E"/>
    <w:rsid w:val="00136B73"/>
    <w:rsid w:val="001421A4"/>
    <w:rsid w:val="0014280C"/>
    <w:rsid w:val="00143BDB"/>
    <w:rsid w:val="00143F99"/>
    <w:rsid w:val="001440E8"/>
    <w:rsid w:val="001465A6"/>
    <w:rsid w:val="00146ACD"/>
    <w:rsid w:val="00146B39"/>
    <w:rsid w:val="0014795D"/>
    <w:rsid w:val="00150F93"/>
    <w:rsid w:val="001512D5"/>
    <w:rsid w:val="00152771"/>
    <w:rsid w:val="00152CE2"/>
    <w:rsid w:val="00153569"/>
    <w:rsid w:val="00153703"/>
    <w:rsid w:val="001548C1"/>
    <w:rsid w:val="00154CA1"/>
    <w:rsid w:val="0015576C"/>
    <w:rsid w:val="0015597D"/>
    <w:rsid w:val="00155DF2"/>
    <w:rsid w:val="00156498"/>
    <w:rsid w:val="00160B4F"/>
    <w:rsid w:val="00162EA6"/>
    <w:rsid w:val="00163502"/>
    <w:rsid w:val="001650EB"/>
    <w:rsid w:val="0016630F"/>
    <w:rsid w:val="00167B1F"/>
    <w:rsid w:val="00171E0B"/>
    <w:rsid w:val="00172098"/>
    <w:rsid w:val="001722A5"/>
    <w:rsid w:val="00172714"/>
    <w:rsid w:val="0017310C"/>
    <w:rsid w:val="001764BC"/>
    <w:rsid w:val="001765B1"/>
    <w:rsid w:val="001767B3"/>
    <w:rsid w:val="00176BF6"/>
    <w:rsid w:val="00176DED"/>
    <w:rsid w:val="00176F83"/>
    <w:rsid w:val="0018154B"/>
    <w:rsid w:val="001819DB"/>
    <w:rsid w:val="0018237D"/>
    <w:rsid w:val="00182DBD"/>
    <w:rsid w:val="001835CB"/>
    <w:rsid w:val="00184364"/>
    <w:rsid w:val="001845B4"/>
    <w:rsid w:val="00185BDB"/>
    <w:rsid w:val="001864AD"/>
    <w:rsid w:val="0018686F"/>
    <w:rsid w:val="00192311"/>
    <w:rsid w:val="001927B2"/>
    <w:rsid w:val="00192C15"/>
    <w:rsid w:val="00194300"/>
    <w:rsid w:val="001943F0"/>
    <w:rsid w:val="0019471A"/>
    <w:rsid w:val="00194E02"/>
    <w:rsid w:val="001960D0"/>
    <w:rsid w:val="00196C99"/>
    <w:rsid w:val="001A1606"/>
    <w:rsid w:val="001A2483"/>
    <w:rsid w:val="001A25DF"/>
    <w:rsid w:val="001A29A3"/>
    <w:rsid w:val="001A2C44"/>
    <w:rsid w:val="001A2D93"/>
    <w:rsid w:val="001A4DD0"/>
    <w:rsid w:val="001A52DF"/>
    <w:rsid w:val="001A5B4F"/>
    <w:rsid w:val="001A5D33"/>
    <w:rsid w:val="001A63E3"/>
    <w:rsid w:val="001A7F06"/>
    <w:rsid w:val="001B0508"/>
    <w:rsid w:val="001B1100"/>
    <w:rsid w:val="001B1DCD"/>
    <w:rsid w:val="001B2B2E"/>
    <w:rsid w:val="001B2C34"/>
    <w:rsid w:val="001B3138"/>
    <w:rsid w:val="001B390E"/>
    <w:rsid w:val="001B3C23"/>
    <w:rsid w:val="001B44B3"/>
    <w:rsid w:val="001B56F9"/>
    <w:rsid w:val="001B7A2E"/>
    <w:rsid w:val="001B7E20"/>
    <w:rsid w:val="001C0C1E"/>
    <w:rsid w:val="001C0D5D"/>
    <w:rsid w:val="001C1A89"/>
    <w:rsid w:val="001C32AE"/>
    <w:rsid w:val="001C3BEF"/>
    <w:rsid w:val="001C5D27"/>
    <w:rsid w:val="001C6255"/>
    <w:rsid w:val="001C6A12"/>
    <w:rsid w:val="001C7067"/>
    <w:rsid w:val="001C783D"/>
    <w:rsid w:val="001D0255"/>
    <w:rsid w:val="001D03BE"/>
    <w:rsid w:val="001D07B5"/>
    <w:rsid w:val="001D0995"/>
    <w:rsid w:val="001D1298"/>
    <w:rsid w:val="001D161B"/>
    <w:rsid w:val="001D1936"/>
    <w:rsid w:val="001D1EDC"/>
    <w:rsid w:val="001D2405"/>
    <w:rsid w:val="001D2C20"/>
    <w:rsid w:val="001D37BD"/>
    <w:rsid w:val="001D3DB6"/>
    <w:rsid w:val="001D4B41"/>
    <w:rsid w:val="001D52D8"/>
    <w:rsid w:val="001D6248"/>
    <w:rsid w:val="001D62CC"/>
    <w:rsid w:val="001D6838"/>
    <w:rsid w:val="001D7142"/>
    <w:rsid w:val="001D7CAC"/>
    <w:rsid w:val="001E0C27"/>
    <w:rsid w:val="001E0F38"/>
    <w:rsid w:val="001E1814"/>
    <w:rsid w:val="001E1FDB"/>
    <w:rsid w:val="001E25BB"/>
    <w:rsid w:val="001E2BC4"/>
    <w:rsid w:val="001E3831"/>
    <w:rsid w:val="001E49A0"/>
    <w:rsid w:val="001E4EE6"/>
    <w:rsid w:val="001E55BA"/>
    <w:rsid w:val="001E6DBA"/>
    <w:rsid w:val="001E7D2E"/>
    <w:rsid w:val="001F0390"/>
    <w:rsid w:val="001F0CC6"/>
    <w:rsid w:val="001F0D39"/>
    <w:rsid w:val="001F11B9"/>
    <w:rsid w:val="001F1E10"/>
    <w:rsid w:val="001F25CA"/>
    <w:rsid w:val="001F25F5"/>
    <w:rsid w:val="001F2718"/>
    <w:rsid w:val="001F2EC5"/>
    <w:rsid w:val="001F352D"/>
    <w:rsid w:val="001F4824"/>
    <w:rsid w:val="001F5794"/>
    <w:rsid w:val="001F627A"/>
    <w:rsid w:val="001F6349"/>
    <w:rsid w:val="001F6FE4"/>
    <w:rsid w:val="002002BC"/>
    <w:rsid w:val="0020071B"/>
    <w:rsid w:val="00201CD7"/>
    <w:rsid w:val="0020205F"/>
    <w:rsid w:val="0020281F"/>
    <w:rsid w:val="00202D9C"/>
    <w:rsid w:val="00202F37"/>
    <w:rsid w:val="00203401"/>
    <w:rsid w:val="002038A3"/>
    <w:rsid w:val="00203F21"/>
    <w:rsid w:val="002042E9"/>
    <w:rsid w:val="00205377"/>
    <w:rsid w:val="00205D42"/>
    <w:rsid w:val="00205F4E"/>
    <w:rsid w:val="00206505"/>
    <w:rsid w:val="00206D14"/>
    <w:rsid w:val="002072BE"/>
    <w:rsid w:val="002102E0"/>
    <w:rsid w:val="002117D6"/>
    <w:rsid w:val="00211F97"/>
    <w:rsid w:val="002121D2"/>
    <w:rsid w:val="002133D0"/>
    <w:rsid w:val="00213BC9"/>
    <w:rsid w:val="00215C8A"/>
    <w:rsid w:val="00215CD5"/>
    <w:rsid w:val="00216CB3"/>
    <w:rsid w:val="00216FD8"/>
    <w:rsid w:val="002179CB"/>
    <w:rsid w:val="00217BBD"/>
    <w:rsid w:val="00217E88"/>
    <w:rsid w:val="00220150"/>
    <w:rsid w:val="0022057F"/>
    <w:rsid w:val="00220937"/>
    <w:rsid w:val="002209F7"/>
    <w:rsid w:val="00220D13"/>
    <w:rsid w:val="00221135"/>
    <w:rsid w:val="00221D7F"/>
    <w:rsid w:val="00222985"/>
    <w:rsid w:val="00222D39"/>
    <w:rsid w:val="0022366F"/>
    <w:rsid w:val="00223781"/>
    <w:rsid w:val="00223EFF"/>
    <w:rsid w:val="00224671"/>
    <w:rsid w:val="00224972"/>
    <w:rsid w:val="00224DC4"/>
    <w:rsid w:val="00224EA6"/>
    <w:rsid w:val="002253E4"/>
    <w:rsid w:val="002266D5"/>
    <w:rsid w:val="002266E1"/>
    <w:rsid w:val="0022672E"/>
    <w:rsid w:val="00226BD0"/>
    <w:rsid w:val="00227DED"/>
    <w:rsid w:val="0023098B"/>
    <w:rsid w:val="00232DA2"/>
    <w:rsid w:val="002334A7"/>
    <w:rsid w:val="002335FC"/>
    <w:rsid w:val="00233F4D"/>
    <w:rsid w:val="00234AF6"/>
    <w:rsid w:val="00235B5F"/>
    <w:rsid w:val="002363AC"/>
    <w:rsid w:val="002369E8"/>
    <w:rsid w:val="00236D77"/>
    <w:rsid w:val="00242139"/>
    <w:rsid w:val="002421F5"/>
    <w:rsid w:val="002430C2"/>
    <w:rsid w:val="002432A3"/>
    <w:rsid w:val="00243BFD"/>
    <w:rsid w:val="00244197"/>
    <w:rsid w:val="00244327"/>
    <w:rsid w:val="002459AE"/>
    <w:rsid w:val="00245BD6"/>
    <w:rsid w:val="00246F20"/>
    <w:rsid w:val="00247788"/>
    <w:rsid w:val="002501B7"/>
    <w:rsid w:val="00250603"/>
    <w:rsid w:val="00250E46"/>
    <w:rsid w:val="002513F0"/>
    <w:rsid w:val="002516E5"/>
    <w:rsid w:val="00252C74"/>
    <w:rsid w:val="00252ED7"/>
    <w:rsid w:val="00253311"/>
    <w:rsid w:val="0025335D"/>
    <w:rsid w:val="002534C5"/>
    <w:rsid w:val="00253609"/>
    <w:rsid w:val="00255ACE"/>
    <w:rsid w:val="00255C57"/>
    <w:rsid w:val="00255E35"/>
    <w:rsid w:val="002562E5"/>
    <w:rsid w:val="00256430"/>
    <w:rsid w:val="00256677"/>
    <w:rsid w:val="00256844"/>
    <w:rsid w:val="002577BC"/>
    <w:rsid w:val="00257C7D"/>
    <w:rsid w:val="00257EF2"/>
    <w:rsid w:val="00257FCC"/>
    <w:rsid w:val="00260243"/>
    <w:rsid w:val="002615D3"/>
    <w:rsid w:val="00261D52"/>
    <w:rsid w:val="00264B36"/>
    <w:rsid w:val="00264DF2"/>
    <w:rsid w:val="00264E92"/>
    <w:rsid w:val="0026518A"/>
    <w:rsid w:val="00265367"/>
    <w:rsid w:val="0026592B"/>
    <w:rsid w:val="00265939"/>
    <w:rsid w:val="00266103"/>
    <w:rsid w:val="002665A2"/>
    <w:rsid w:val="00266D8F"/>
    <w:rsid w:val="00267638"/>
    <w:rsid w:val="0026796A"/>
    <w:rsid w:val="00267D53"/>
    <w:rsid w:val="00270063"/>
    <w:rsid w:val="002733F8"/>
    <w:rsid w:val="00273E5E"/>
    <w:rsid w:val="002746E7"/>
    <w:rsid w:val="00274752"/>
    <w:rsid w:val="00274E61"/>
    <w:rsid w:val="002756D7"/>
    <w:rsid w:val="002757D7"/>
    <w:rsid w:val="002767CA"/>
    <w:rsid w:val="002767ED"/>
    <w:rsid w:val="00276919"/>
    <w:rsid w:val="002772FE"/>
    <w:rsid w:val="002773F1"/>
    <w:rsid w:val="002774E2"/>
    <w:rsid w:val="002779A6"/>
    <w:rsid w:val="00277F24"/>
    <w:rsid w:val="002810AE"/>
    <w:rsid w:val="0028119E"/>
    <w:rsid w:val="00281D69"/>
    <w:rsid w:val="002820C2"/>
    <w:rsid w:val="00283437"/>
    <w:rsid w:val="00283CFB"/>
    <w:rsid w:val="00283F83"/>
    <w:rsid w:val="00284188"/>
    <w:rsid w:val="00284C79"/>
    <w:rsid w:val="00284EB7"/>
    <w:rsid w:val="002866DE"/>
    <w:rsid w:val="00287053"/>
    <w:rsid w:val="0028708E"/>
    <w:rsid w:val="0028788B"/>
    <w:rsid w:val="00287999"/>
    <w:rsid w:val="002879BC"/>
    <w:rsid w:val="00290BCC"/>
    <w:rsid w:val="002914CE"/>
    <w:rsid w:val="00291794"/>
    <w:rsid w:val="00291C4E"/>
    <w:rsid w:val="00292C91"/>
    <w:rsid w:val="00293801"/>
    <w:rsid w:val="00294BD2"/>
    <w:rsid w:val="002952F4"/>
    <w:rsid w:val="00295BDB"/>
    <w:rsid w:val="00295FE5"/>
    <w:rsid w:val="00296555"/>
    <w:rsid w:val="00296A2F"/>
    <w:rsid w:val="002977CE"/>
    <w:rsid w:val="002A062E"/>
    <w:rsid w:val="002A1844"/>
    <w:rsid w:val="002A1C5B"/>
    <w:rsid w:val="002A1D62"/>
    <w:rsid w:val="002A311A"/>
    <w:rsid w:val="002A378C"/>
    <w:rsid w:val="002A400E"/>
    <w:rsid w:val="002A4173"/>
    <w:rsid w:val="002A491A"/>
    <w:rsid w:val="002A56EE"/>
    <w:rsid w:val="002A655A"/>
    <w:rsid w:val="002A6A9F"/>
    <w:rsid w:val="002A79A7"/>
    <w:rsid w:val="002A7CFB"/>
    <w:rsid w:val="002A7DED"/>
    <w:rsid w:val="002A7E78"/>
    <w:rsid w:val="002B0EDD"/>
    <w:rsid w:val="002B1264"/>
    <w:rsid w:val="002B1CCA"/>
    <w:rsid w:val="002B1F77"/>
    <w:rsid w:val="002B2E2D"/>
    <w:rsid w:val="002B3225"/>
    <w:rsid w:val="002B4012"/>
    <w:rsid w:val="002B55FA"/>
    <w:rsid w:val="002B601B"/>
    <w:rsid w:val="002B62E7"/>
    <w:rsid w:val="002B712F"/>
    <w:rsid w:val="002B7155"/>
    <w:rsid w:val="002B723D"/>
    <w:rsid w:val="002B7D6F"/>
    <w:rsid w:val="002B7DD4"/>
    <w:rsid w:val="002C018E"/>
    <w:rsid w:val="002C1B50"/>
    <w:rsid w:val="002C20B2"/>
    <w:rsid w:val="002C2C0C"/>
    <w:rsid w:val="002C45D3"/>
    <w:rsid w:val="002C52CA"/>
    <w:rsid w:val="002C58B5"/>
    <w:rsid w:val="002C5F45"/>
    <w:rsid w:val="002C61B1"/>
    <w:rsid w:val="002C78D8"/>
    <w:rsid w:val="002C78EF"/>
    <w:rsid w:val="002C7B01"/>
    <w:rsid w:val="002D00ED"/>
    <w:rsid w:val="002D0C96"/>
    <w:rsid w:val="002D11D7"/>
    <w:rsid w:val="002D1510"/>
    <w:rsid w:val="002D1AE4"/>
    <w:rsid w:val="002D2E97"/>
    <w:rsid w:val="002D3F5F"/>
    <w:rsid w:val="002D4B3B"/>
    <w:rsid w:val="002D4F58"/>
    <w:rsid w:val="002D6AC2"/>
    <w:rsid w:val="002D6C2B"/>
    <w:rsid w:val="002D6D49"/>
    <w:rsid w:val="002D70FC"/>
    <w:rsid w:val="002D7278"/>
    <w:rsid w:val="002D73B9"/>
    <w:rsid w:val="002E090D"/>
    <w:rsid w:val="002E10DD"/>
    <w:rsid w:val="002E1563"/>
    <w:rsid w:val="002E1B6B"/>
    <w:rsid w:val="002E1F33"/>
    <w:rsid w:val="002E29BF"/>
    <w:rsid w:val="002E45E9"/>
    <w:rsid w:val="002E5613"/>
    <w:rsid w:val="002E5897"/>
    <w:rsid w:val="002E5C17"/>
    <w:rsid w:val="002E5D36"/>
    <w:rsid w:val="002E6978"/>
    <w:rsid w:val="002E76D4"/>
    <w:rsid w:val="002F0058"/>
    <w:rsid w:val="002F08CD"/>
    <w:rsid w:val="002F1114"/>
    <w:rsid w:val="002F1651"/>
    <w:rsid w:val="002F1ABA"/>
    <w:rsid w:val="002F1C5D"/>
    <w:rsid w:val="002F371B"/>
    <w:rsid w:val="002F3B8C"/>
    <w:rsid w:val="002F3F2A"/>
    <w:rsid w:val="002F727B"/>
    <w:rsid w:val="002F72B7"/>
    <w:rsid w:val="00300B75"/>
    <w:rsid w:val="00300C43"/>
    <w:rsid w:val="00302394"/>
    <w:rsid w:val="00302DF9"/>
    <w:rsid w:val="003039E5"/>
    <w:rsid w:val="0030404B"/>
    <w:rsid w:val="003054FB"/>
    <w:rsid w:val="0030592D"/>
    <w:rsid w:val="00305EC3"/>
    <w:rsid w:val="003072F3"/>
    <w:rsid w:val="003075A1"/>
    <w:rsid w:val="00307B53"/>
    <w:rsid w:val="00307F01"/>
    <w:rsid w:val="00307FC9"/>
    <w:rsid w:val="00307FF6"/>
    <w:rsid w:val="0031000D"/>
    <w:rsid w:val="003100CD"/>
    <w:rsid w:val="00310316"/>
    <w:rsid w:val="00310573"/>
    <w:rsid w:val="00310844"/>
    <w:rsid w:val="00310949"/>
    <w:rsid w:val="003109AA"/>
    <w:rsid w:val="00310EDB"/>
    <w:rsid w:val="003112DB"/>
    <w:rsid w:val="003131F2"/>
    <w:rsid w:val="00313CF8"/>
    <w:rsid w:val="0031478B"/>
    <w:rsid w:val="00314C9A"/>
    <w:rsid w:val="003152EE"/>
    <w:rsid w:val="00315F5C"/>
    <w:rsid w:val="00320A27"/>
    <w:rsid w:val="00320AEF"/>
    <w:rsid w:val="003222C7"/>
    <w:rsid w:val="00322E60"/>
    <w:rsid w:val="00323CDE"/>
    <w:rsid w:val="00323CEE"/>
    <w:rsid w:val="00323E9D"/>
    <w:rsid w:val="00324572"/>
    <w:rsid w:val="00325775"/>
    <w:rsid w:val="003257CE"/>
    <w:rsid w:val="003265C1"/>
    <w:rsid w:val="00326A5B"/>
    <w:rsid w:val="00326DAD"/>
    <w:rsid w:val="00327475"/>
    <w:rsid w:val="003278E4"/>
    <w:rsid w:val="00327B01"/>
    <w:rsid w:val="003307A0"/>
    <w:rsid w:val="00330C01"/>
    <w:rsid w:val="003314CA"/>
    <w:rsid w:val="003319B5"/>
    <w:rsid w:val="00331D02"/>
    <w:rsid w:val="0033230F"/>
    <w:rsid w:val="0033254C"/>
    <w:rsid w:val="00332645"/>
    <w:rsid w:val="0033300C"/>
    <w:rsid w:val="003331ED"/>
    <w:rsid w:val="00334196"/>
    <w:rsid w:val="0033477C"/>
    <w:rsid w:val="00335556"/>
    <w:rsid w:val="0033636F"/>
    <w:rsid w:val="00337394"/>
    <w:rsid w:val="00340A56"/>
    <w:rsid w:val="00340FB2"/>
    <w:rsid w:val="003411F1"/>
    <w:rsid w:val="0034125B"/>
    <w:rsid w:val="003413BD"/>
    <w:rsid w:val="003428D9"/>
    <w:rsid w:val="003442DF"/>
    <w:rsid w:val="003444C6"/>
    <w:rsid w:val="003448DF"/>
    <w:rsid w:val="0034524B"/>
    <w:rsid w:val="00345734"/>
    <w:rsid w:val="00347475"/>
    <w:rsid w:val="00347704"/>
    <w:rsid w:val="00350D4E"/>
    <w:rsid w:val="00351D5E"/>
    <w:rsid w:val="003523E0"/>
    <w:rsid w:val="0035242F"/>
    <w:rsid w:val="00352ABE"/>
    <w:rsid w:val="003534DA"/>
    <w:rsid w:val="00354F91"/>
    <w:rsid w:val="00356159"/>
    <w:rsid w:val="0035630D"/>
    <w:rsid w:val="003573B3"/>
    <w:rsid w:val="00357AAE"/>
    <w:rsid w:val="00357AD2"/>
    <w:rsid w:val="003606CE"/>
    <w:rsid w:val="00360F73"/>
    <w:rsid w:val="003614C9"/>
    <w:rsid w:val="00361E9A"/>
    <w:rsid w:val="003624C7"/>
    <w:rsid w:val="003628A9"/>
    <w:rsid w:val="00362BB2"/>
    <w:rsid w:val="00363650"/>
    <w:rsid w:val="00364349"/>
    <w:rsid w:val="0036520D"/>
    <w:rsid w:val="00365868"/>
    <w:rsid w:val="00365FAC"/>
    <w:rsid w:val="003660E2"/>
    <w:rsid w:val="00366156"/>
    <w:rsid w:val="003664EF"/>
    <w:rsid w:val="003665AD"/>
    <w:rsid w:val="003665B0"/>
    <w:rsid w:val="00366BEF"/>
    <w:rsid w:val="003677C5"/>
    <w:rsid w:val="00371416"/>
    <w:rsid w:val="00371730"/>
    <w:rsid w:val="00372613"/>
    <w:rsid w:val="003731FC"/>
    <w:rsid w:val="00373E9F"/>
    <w:rsid w:val="003758D9"/>
    <w:rsid w:val="0037732E"/>
    <w:rsid w:val="00377434"/>
    <w:rsid w:val="003774DE"/>
    <w:rsid w:val="00377897"/>
    <w:rsid w:val="00381712"/>
    <w:rsid w:val="00381853"/>
    <w:rsid w:val="00381B80"/>
    <w:rsid w:val="003825DF"/>
    <w:rsid w:val="00383E98"/>
    <w:rsid w:val="003840DB"/>
    <w:rsid w:val="003845CD"/>
    <w:rsid w:val="003861BE"/>
    <w:rsid w:val="003869FE"/>
    <w:rsid w:val="00386A38"/>
    <w:rsid w:val="00386E2B"/>
    <w:rsid w:val="00386EBE"/>
    <w:rsid w:val="00390123"/>
    <w:rsid w:val="0039078A"/>
    <w:rsid w:val="00390E55"/>
    <w:rsid w:val="003928C6"/>
    <w:rsid w:val="00392F39"/>
    <w:rsid w:val="00394622"/>
    <w:rsid w:val="00394728"/>
    <w:rsid w:val="00394B02"/>
    <w:rsid w:val="003960D7"/>
    <w:rsid w:val="00396938"/>
    <w:rsid w:val="00397E62"/>
    <w:rsid w:val="00397F9E"/>
    <w:rsid w:val="003A016B"/>
    <w:rsid w:val="003A020D"/>
    <w:rsid w:val="003A0D40"/>
    <w:rsid w:val="003A10EB"/>
    <w:rsid w:val="003A197B"/>
    <w:rsid w:val="003A27B0"/>
    <w:rsid w:val="003A2B9F"/>
    <w:rsid w:val="003A40B9"/>
    <w:rsid w:val="003A4155"/>
    <w:rsid w:val="003A5EAF"/>
    <w:rsid w:val="003A5FE0"/>
    <w:rsid w:val="003A67CD"/>
    <w:rsid w:val="003A6C81"/>
    <w:rsid w:val="003A7BB1"/>
    <w:rsid w:val="003B0368"/>
    <w:rsid w:val="003B0771"/>
    <w:rsid w:val="003B0D88"/>
    <w:rsid w:val="003B3E20"/>
    <w:rsid w:val="003B3FF9"/>
    <w:rsid w:val="003B4852"/>
    <w:rsid w:val="003B4AD6"/>
    <w:rsid w:val="003B4EF1"/>
    <w:rsid w:val="003B50A0"/>
    <w:rsid w:val="003B5FCB"/>
    <w:rsid w:val="003B6E0C"/>
    <w:rsid w:val="003B779B"/>
    <w:rsid w:val="003C00EB"/>
    <w:rsid w:val="003C08D5"/>
    <w:rsid w:val="003C0FEC"/>
    <w:rsid w:val="003C1421"/>
    <w:rsid w:val="003C1DE4"/>
    <w:rsid w:val="003C37CC"/>
    <w:rsid w:val="003C43CD"/>
    <w:rsid w:val="003C4AFD"/>
    <w:rsid w:val="003C5149"/>
    <w:rsid w:val="003C55AC"/>
    <w:rsid w:val="003C5DA4"/>
    <w:rsid w:val="003C5EAD"/>
    <w:rsid w:val="003C5FA2"/>
    <w:rsid w:val="003C66BB"/>
    <w:rsid w:val="003C6816"/>
    <w:rsid w:val="003C69F7"/>
    <w:rsid w:val="003C79F0"/>
    <w:rsid w:val="003C7E46"/>
    <w:rsid w:val="003D1442"/>
    <w:rsid w:val="003D1C84"/>
    <w:rsid w:val="003D1D9A"/>
    <w:rsid w:val="003D1F2A"/>
    <w:rsid w:val="003D1F72"/>
    <w:rsid w:val="003D29E1"/>
    <w:rsid w:val="003D33DD"/>
    <w:rsid w:val="003D36AB"/>
    <w:rsid w:val="003D3B3D"/>
    <w:rsid w:val="003D4595"/>
    <w:rsid w:val="003D4ABB"/>
    <w:rsid w:val="003D4D04"/>
    <w:rsid w:val="003D4F06"/>
    <w:rsid w:val="003D4F96"/>
    <w:rsid w:val="003D5FAB"/>
    <w:rsid w:val="003D7958"/>
    <w:rsid w:val="003E0811"/>
    <w:rsid w:val="003E1BA2"/>
    <w:rsid w:val="003E1DEA"/>
    <w:rsid w:val="003E21F3"/>
    <w:rsid w:val="003E252C"/>
    <w:rsid w:val="003E3450"/>
    <w:rsid w:val="003E3B3A"/>
    <w:rsid w:val="003E3BFD"/>
    <w:rsid w:val="003E4628"/>
    <w:rsid w:val="003E473D"/>
    <w:rsid w:val="003E4970"/>
    <w:rsid w:val="003E5A10"/>
    <w:rsid w:val="003E5EA2"/>
    <w:rsid w:val="003E7078"/>
    <w:rsid w:val="003E7A4E"/>
    <w:rsid w:val="003E7B60"/>
    <w:rsid w:val="003E7BAB"/>
    <w:rsid w:val="003F044B"/>
    <w:rsid w:val="003F1040"/>
    <w:rsid w:val="003F1E9D"/>
    <w:rsid w:val="003F1EFE"/>
    <w:rsid w:val="003F2244"/>
    <w:rsid w:val="003F36C1"/>
    <w:rsid w:val="003F3A72"/>
    <w:rsid w:val="003F3EC1"/>
    <w:rsid w:val="003F4C90"/>
    <w:rsid w:val="003F5AC6"/>
    <w:rsid w:val="003F6025"/>
    <w:rsid w:val="003F7941"/>
    <w:rsid w:val="003F7D03"/>
    <w:rsid w:val="00400D14"/>
    <w:rsid w:val="00401F93"/>
    <w:rsid w:val="00402FB6"/>
    <w:rsid w:val="004030BF"/>
    <w:rsid w:val="00403C95"/>
    <w:rsid w:val="004040C0"/>
    <w:rsid w:val="004041B9"/>
    <w:rsid w:val="0040477A"/>
    <w:rsid w:val="00404836"/>
    <w:rsid w:val="0040498F"/>
    <w:rsid w:val="00404FC5"/>
    <w:rsid w:val="004051F4"/>
    <w:rsid w:val="0040621C"/>
    <w:rsid w:val="00406454"/>
    <w:rsid w:val="0040767E"/>
    <w:rsid w:val="004110B1"/>
    <w:rsid w:val="00411A9C"/>
    <w:rsid w:val="00411B68"/>
    <w:rsid w:val="0041228E"/>
    <w:rsid w:val="00413231"/>
    <w:rsid w:val="00413978"/>
    <w:rsid w:val="00413B56"/>
    <w:rsid w:val="00413FB2"/>
    <w:rsid w:val="004146A2"/>
    <w:rsid w:val="00414BFA"/>
    <w:rsid w:val="00414D4F"/>
    <w:rsid w:val="004167AF"/>
    <w:rsid w:val="0041683E"/>
    <w:rsid w:val="00420AE1"/>
    <w:rsid w:val="00420B96"/>
    <w:rsid w:val="00422393"/>
    <w:rsid w:val="00422ECA"/>
    <w:rsid w:val="00424332"/>
    <w:rsid w:val="00425215"/>
    <w:rsid w:val="004255FC"/>
    <w:rsid w:val="00425FA4"/>
    <w:rsid w:val="00426978"/>
    <w:rsid w:val="00426C4B"/>
    <w:rsid w:val="00426E6F"/>
    <w:rsid w:val="00427510"/>
    <w:rsid w:val="00430BFD"/>
    <w:rsid w:val="00430FD0"/>
    <w:rsid w:val="00431000"/>
    <w:rsid w:val="00431147"/>
    <w:rsid w:val="00431849"/>
    <w:rsid w:val="0043187C"/>
    <w:rsid w:val="00431EC3"/>
    <w:rsid w:val="00432105"/>
    <w:rsid w:val="00432BC2"/>
    <w:rsid w:val="00434717"/>
    <w:rsid w:val="00435809"/>
    <w:rsid w:val="00435B15"/>
    <w:rsid w:val="00436C66"/>
    <w:rsid w:val="00436EB5"/>
    <w:rsid w:val="0044074D"/>
    <w:rsid w:val="004408FC"/>
    <w:rsid w:val="004409EE"/>
    <w:rsid w:val="00440A4D"/>
    <w:rsid w:val="004411F4"/>
    <w:rsid w:val="00441607"/>
    <w:rsid w:val="004430F7"/>
    <w:rsid w:val="004435F8"/>
    <w:rsid w:val="00443D87"/>
    <w:rsid w:val="00443E87"/>
    <w:rsid w:val="004445B4"/>
    <w:rsid w:val="00444C3B"/>
    <w:rsid w:val="00444F6A"/>
    <w:rsid w:val="0044588D"/>
    <w:rsid w:val="004461BE"/>
    <w:rsid w:val="00447082"/>
    <w:rsid w:val="00447CCC"/>
    <w:rsid w:val="0045046A"/>
    <w:rsid w:val="00450A51"/>
    <w:rsid w:val="004511B8"/>
    <w:rsid w:val="0045126A"/>
    <w:rsid w:val="0045157B"/>
    <w:rsid w:val="0045176E"/>
    <w:rsid w:val="004517A0"/>
    <w:rsid w:val="00452668"/>
    <w:rsid w:val="00452700"/>
    <w:rsid w:val="004541D2"/>
    <w:rsid w:val="0045622D"/>
    <w:rsid w:val="00456475"/>
    <w:rsid w:val="0045785A"/>
    <w:rsid w:val="00457AAC"/>
    <w:rsid w:val="004611B5"/>
    <w:rsid w:val="0046125F"/>
    <w:rsid w:val="00461EA8"/>
    <w:rsid w:val="00462B87"/>
    <w:rsid w:val="0046347B"/>
    <w:rsid w:val="00464587"/>
    <w:rsid w:val="00464F9A"/>
    <w:rsid w:val="00467E02"/>
    <w:rsid w:val="0047101D"/>
    <w:rsid w:val="00471108"/>
    <w:rsid w:val="004716A4"/>
    <w:rsid w:val="00471A21"/>
    <w:rsid w:val="00471E13"/>
    <w:rsid w:val="00472AF8"/>
    <w:rsid w:val="00472BC3"/>
    <w:rsid w:val="004737B0"/>
    <w:rsid w:val="00473F82"/>
    <w:rsid w:val="00474327"/>
    <w:rsid w:val="00475503"/>
    <w:rsid w:val="00475896"/>
    <w:rsid w:val="00476E61"/>
    <w:rsid w:val="004774B0"/>
    <w:rsid w:val="00477C00"/>
    <w:rsid w:val="00480776"/>
    <w:rsid w:val="00480A33"/>
    <w:rsid w:val="00480A45"/>
    <w:rsid w:val="0048311B"/>
    <w:rsid w:val="004837D6"/>
    <w:rsid w:val="00483827"/>
    <w:rsid w:val="0048548E"/>
    <w:rsid w:val="00485521"/>
    <w:rsid w:val="00485A49"/>
    <w:rsid w:val="00485AED"/>
    <w:rsid w:val="00485BBB"/>
    <w:rsid w:val="00485C97"/>
    <w:rsid w:val="00485F45"/>
    <w:rsid w:val="00490F73"/>
    <w:rsid w:val="00493390"/>
    <w:rsid w:val="0049379C"/>
    <w:rsid w:val="00495C93"/>
    <w:rsid w:val="00496481"/>
    <w:rsid w:val="004968E8"/>
    <w:rsid w:val="00496BE4"/>
    <w:rsid w:val="004975B2"/>
    <w:rsid w:val="00497609"/>
    <w:rsid w:val="004A00ED"/>
    <w:rsid w:val="004A0F56"/>
    <w:rsid w:val="004A1108"/>
    <w:rsid w:val="004A11D8"/>
    <w:rsid w:val="004A2A73"/>
    <w:rsid w:val="004A33E5"/>
    <w:rsid w:val="004A41EA"/>
    <w:rsid w:val="004A54C7"/>
    <w:rsid w:val="004A610C"/>
    <w:rsid w:val="004A616C"/>
    <w:rsid w:val="004A654C"/>
    <w:rsid w:val="004A6CE3"/>
    <w:rsid w:val="004A7576"/>
    <w:rsid w:val="004A7CFE"/>
    <w:rsid w:val="004B0449"/>
    <w:rsid w:val="004B0739"/>
    <w:rsid w:val="004B13B0"/>
    <w:rsid w:val="004B17C1"/>
    <w:rsid w:val="004B1864"/>
    <w:rsid w:val="004B1D94"/>
    <w:rsid w:val="004B2494"/>
    <w:rsid w:val="004B2D58"/>
    <w:rsid w:val="004B338A"/>
    <w:rsid w:val="004B38B7"/>
    <w:rsid w:val="004B4397"/>
    <w:rsid w:val="004B4670"/>
    <w:rsid w:val="004B4853"/>
    <w:rsid w:val="004B4E67"/>
    <w:rsid w:val="004B54D8"/>
    <w:rsid w:val="004B5CE1"/>
    <w:rsid w:val="004B619E"/>
    <w:rsid w:val="004B6464"/>
    <w:rsid w:val="004B6C55"/>
    <w:rsid w:val="004B72EB"/>
    <w:rsid w:val="004C00F8"/>
    <w:rsid w:val="004C09D8"/>
    <w:rsid w:val="004C17B2"/>
    <w:rsid w:val="004C1E09"/>
    <w:rsid w:val="004C277B"/>
    <w:rsid w:val="004C2810"/>
    <w:rsid w:val="004C2A39"/>
    <w:rsid w:val="004C2FA8"/>
    <w:rsid w:val="004C3FDA"/>
    <w:rsid w:val="004C4549"/>
    <w:rsid w:val="004C5054"/>
    <w:rsid w:val="004C5285"/>
    <w:rsid w:val="004C634D"/>
    <w:rsid w:val="004C6505"/>
    <w:rsid w:val="004C65E1"/>
    <w:rsid w:val="004C670C"/>
    <w:rsid w:val="004C6C6A"/>
    <w:rsid w:val="004D00AE"/>
    <w:rsid w:val="004D1A33"/>
    <w:rsid w:val="004D228E"/>
    <w:rsid w:val="004D3252"/>
    <w:rsid w:val="004D356D"/>
    <w:rsid w:val="004D37D0"/>
    <w:rsid w:val="004D4BC9"/>
    <w:rsid w:val="004D4BED"/>
    <w:rsid w:val="004D4C1F"/>
    <w:rsid w:val="004D5901"/>
    <w:rsid w:val="004D5AEC"/>
    <w:rsid w:val="004D62E3"/>
    <w:rsid w:val="004D6478"/>
    <w:rsid w:val="004D66CE"/>
    <w:rsid w:val="004E0408"/>
    <w:rsid w:val="004E1C55"/>
    <w:rsid w:val="004E1C59"/>
    <w:rsid w:val="004E2418"/>
    <w:rsid w:val="004E25FF"/>
    <w:rsid w:val="004E3966"/>
    <w:rsid w:val="004E42BC"/>
    <w:rsid w:val="004E49E9"/>
    <w:rsid w:val="004E4A7D"/>
    <w:rsid w:val="004E51D2"/>
    <w:rsid w:val="004E59E8"/>
    <w:rsid w:val="004E6BCE"/>
    <w:rsid w:val="004E6C36"/>
    <w:rsid w:val="004E745C"/>
    <w:rsid w:val="004E7989"/>
    <w:rsid w:val="004E79CF"/>
    <w:rsid w:val="004F000E"/>
    <w:rsid w:val="004F0208"/>
    <w:rsid w:val="004F033F"/>
    <w:rsid w:val="004F04E7"/>
    <w:rsid w:val="004F068B"/>
    <w:rsid w:val="004F06E9"/>
    <w:rsid w:val="004F0B34"/>
    <w:rsid w:val="004F21AF"/>
    <w:rsid w:val="004F2CFE"/>
    <w:rsid w:val="004F343F"/>
    <w:rsid w:val="004F345A"/>
    <w:rsid w:val="004F3F93"/>
    <w:rsid w:val="004F40B9"/>
    <w:rsid w:val="004F4404"/>
    <w:rsid w:val="004F5CD4"/>
    <w:rsid w:val="004F7614"/>
    <w:rsid w:val="004F7AEF"/>
    <w:rsid w:val="004F7CEE"/>
    <w:rsid w:val="00500020"/>
    <w:rsid w:val="00502A9D"/>
    <w:rsid w:val="00503829"/>
    <w:rsid w:val="00504822"/>
    <w:rsid w:val="0050531C"/>
    <w:rsid w:val="005057B1"/>
    <w:rsid w:val="00505B12"/>
    <w:rsid w:val="00506600"/>
    <w:rsid w:val="0050665B"/>
    <w:rsid w:val="00506D2A"/>
    <w:rsid w:val="0050705F"/>
    <w:rsid w:val="00507A80"/>
    <w:rsid w:val="005105AE"/>
    <w:rsid w:val="00510619"/>
    <w:rsid w:val="00510AE8"/>
    <w:rsid w:val="00511683"/>
    <w:rsid w:val="00511974"/>
    <w:rsid w:val="0051199E"/>
    <w:rsid w:val="005119DC"/>
    <w:rsid w:val="00514C7D"/>
    <w:rsid w:val="00515AA6"/>
    <w:rsid w:val="00515CFE"/>
    <w:rsid w:val="005174E5"/>
    <w:rsid w:val="00520221"/>
    <w:rsid w:val="00520756"/>
    <w:rsid w:val="00520F06"/>
    <w:rsid w:val="0052131E"/>
    <w:rsid w:val="005215DE"/>
    <w:rsid w:val="00522A1E"/>
    <w:rsid w:val="00522D01"/>
    <w:rsid w:val="00522E8D"/>
    <w:rsid w:val="00523C55"/>
    <w:rsid w:val="00523CDA"/>
    <w:rsid w:val="005259DB"/>
    <w:rsid w:val="00525A0E"/>
    <w:rsid w:val="00525CED"/>
    <w:rsid w:val="005262CB"/>
    <w:rsid w:val="005306F3"/>
    <w:rsid w:val="005324A5"/>
    <w:rsid w:val="005327BE"/>
    <w:rsid w:val="005331BB"/>
    <w:rsid w:val="0053366E"/>
    <w:rsid w:val="00533FBD"/>
    <w:rsid w:val="005353F4"/>
    <w:rsid w:val="0053636E"/>
    <w:rsid w:val="00536C34"/>
    <w:rsid w:val="00537DAB"/>
    <w:rsid w:val="00537DCD"/>
    <w:rsid w:val="005400DD"/>
    <w:rsid w:val="00540D69"/>
    <w:rsid w:val="005411B3"/>
    <w:rsid w:val="005411F3"/>
    <w:rsid w:val="005419E1"/>
    <w:rsid w:val="00542109"/>
    <w:rsid w:val="00543611"/>
    <w:rsid w:val="00543A98"/>
    <w:rsid w:val="005440D0"/>
    <w:rsid w:val="00544F41"/>
    <w:rsid w:val="00545C23"/>
    <w:rsid w:val="0054609B"/>
    <w:rsid w:val="005546FC"/>
    <w:rsid w:val="00555993"/>
    <w:rsid w:val="00555ADB"/>
    <w:rsid w:val="00555DCE"/>
    <w:rsid w:val="00555FE9"/>
    <w:rsid w:val="00556B95"/>
    <w:rsid w:val="00556D4E"/>
    <w:rsid w:val="0056037B"/>
    <w:rsid w:val="0056042D"/>
    <w:rsid w:val="00560488"/>
    <w:rsid w:val="00560DAE"/>
    <w:rsid w:val="005616FF"/>
    <w:rsid w:val="0056187F"/>
    <w:rsid w:val="00561E6F"/>
    <w:rsid w:val="00561F12"/>
    <w:rsid w:val="005620E8"/>
    <w:rsid w:val="005621D8"/>
    <w:rsid w:val="005633F8"/>
    <w:rsid w:val="00563523"/>
    <w:rsid w:val="00563EE0"/>
    <w:rsid w:val="00564086"/>
    <w:rsid w:val="00564087"/>
    <w:rsid w:val="0056420B"/>
    <w:rsid w:val="00564A3B"/>
    <w:rsid w:val="005658E4"/>
    <w:rsid w:val="00565FCA"/>
    <w:rsid w:val="00566FD7"/>
    <w:rsid w:val="00567145"/>
    <w:rsid w:val="00570B6F"/>
    <w:rsid w:val="00571434"/>
    <w:rsid w:val="00572EF1"/>
    <w:rsid w:val="0057403A"/>
    <w:rsid w:val="0057411A"/>
    <w:rsid w:val="005744CF"/>
    <w:rsid w:val="00574648"/>
    <w:rsid w:val="00574BE2"/>
    <w:rsid w:val="00575D97"/>
    <w:rsid w:val="0057628F"/>
    <w:rsid w:val="0057732E"/>
    <w:rsid w:val="00577477"/>
    <w:rsid w:val="00577646"/>
    <w:rsid w:val="005778BE"/>
    <w:rsid w:val="005778E3"/>
    <w:rsid w:val="00577B14"/>
    <w:rsid w:val="00580026"/>
    <w:rsid w:val="00580145"/>
    <w:rsid w:val="00580B08"/>
    <w:rsid w:val="00580EB5"/>
    <w:rsid w:val="0058126C"/>
    <w:rsid w:val="00582E72"/>
    <w:rsid w:val="00583005"/>
    <w:rsid w:val="0058331A"/>
    <w:rsid w:val="00583B2B"/>
    <w:rsid w:val="00583B54"/>
    <w:rsid w:val="00584BC7"/>
    <w:rsid w:val="00584C2A"/>
    <w:rsid w:val="005856D9"/>
    <w:rsid w:val="00585947"/>
    <w:rsid w:val="00586B4B"/>
    <w:rsid w:val="00586C9C"/>
    <w:rsid w:val="00587279"/>
    <w:rsid w:val="00587F7F"/>
    <w:rsid w:val="005906EF"/>
    <w:rsid w:val="00590C42"/>
    <w:rsid w:val="00590C88"/>
    <w:rsid w:val="00590E70"/>
    <w:rsid w:val="00591098"/>
    <w:rsid w:val="0059110A"/>
    <w:rsid w:val="0059160A"/>
    <w:rsid w:val="00591A58"/>
    <w:rsid w:val="00591E50"/>
    <w:rsid w:val="00592AC4"/>
    <w:rsid w:val="00593067"/>
    <w:rsid w:val="00593269"/>
    <w:rsid w:val="00593496"/>
    <w:rsid w:val="00593DF2"/>
    <w:rsid w:val="00594249"/>
    <w:rsid w:val="005943F6"/>
    <w:rsid w:val="00594CAE"/>
    <w:rsid w:val="00594F49"/>
    <w:rsid w:val="005955B0"/>
    <w:rsid w:val="005975BA"/>
    <w:rsid w:val="00597A6B"/>
    <w:rsid w:val="00597B2F"/>
    <w:rsid w:val="00597CDD"/>
    <w:rsid w:val="00597F05"/>
    <w:rsid w:val="005A016B"/>
    <w:rsid w:val="005A05B1"/>
    <w:rsid w:val="005A099A"/>
    <w:rsid w:val="005A0C90"/>
    <w:rsid w:val="005A17E6"/>
    <w:rsid w:val="005A255C"/>
    <w:rsid w:val="005A2F93"/>
    <w:rsid w:val="005A302C"/>
    <w:rsid w:val="005A37BC"/>
    <w:rsid w:val="005A510B"/>
    <w:rsid w:val="005A5259"/>
    <w:rsid w:val="005A54E5"/>
    <w:rsid w:val="005A5B59"/>
    <w:rsid w:val="005A5DDA"/>
    <w:rsid w:val="005A6737"/>
    <w:rsid w:val="005A7A1B"/>
    <w:rsid w:val="005B02C6"/>
    <w:rsid w:val="005B069B"/>
    <w:rsid w:val="005B152C"/>
    <w:rsid w:val="005B180A"/>
    <w:rsid w:val="005B2985"/>
    <w:rsid w:val="005B3F6A"/>
    <w:rsid w:val="005B53AD"/>
    <w:rsid w:val="005B55DD"/>
    <w:rsid w:val="005B61C2"/>
    <w:rsid w:val="005B6DC2"/>
    <w:rsid w:val="005B7A9F"/>
    <w:rsid w:val="005B7E62"/>
    <w:rsid w:val="005C014E"/>
    <w:rsid w:val="005C1CF4"/>
    <w:rsid w:val="005C29D7"/>
    <w:rsid w:val="005C3AB5"/>
    <w:rsid w:val="005C3B11"/>
    <w:rsid w:val="005C3F78"/>
    <w:rsid w:val="005C5E06"/>
    <w:rsid w:val="005C637A"/>
    <w:rsid w:val="005C792C"/>
    <w:rsid w:val="005C7D65"/>
    <w:rsid w:val="005D021A"/>
    <w:rsid w:val="005D03B9"/>
    <w:rsid w:val="005D0815"/>
    <w:rsid w:val="005D0F7E"/>
    <w:rsid w:val="005D1CFE"/>
    <w:rsid w:val="005D24FD"/>
    <w:rsid w:val="005D25BB"/>
    <w:rsid w:val="005D36DA"/>
    <w:rsid w:val="005D39DA"/>
    <w:rsid w:val="005D64CE"/>
    <w:rsid w:val="005D65EE"/>
    <w:rsid w:val="005D679B"/>
    <w:rsid w:val="005D7330"/>
    <w:rsid w:val="005D7AC4"/>
    <w:rsid w:val="005E0340"/>
    <w:rsid w:val="005E1299"/>
    <w:rsid w:val="005E1B1F"/>
    <w:rsid w:val="005E2726"/>
    <w:rsid w:val="005E3E26"/>
    <w:rsid w:val="005E3FF9"/>
    <w:rsid w:val="005E44DE"/>
    <w:rsid w:val="005E4DA9"/>
    <w:rsid w:val="005E57B4"/>
    <w:rsid w:val="005E5E28"/>
    <w:rsid w:val="005E6090"/>
    <w:rsid w:val="005E713F"/>
    <w:rsid w:val="005E729F"/>
    <w:rsid w:val="005E7313"/>
    <w:rsid w:val="005E7AB8"/>
    <w:rsid w:val="005E7DB7"/>
    <w:rsid w:val="005F0C44"/>
    <w:rsid w:val="005F1704"/>
    <w:rsid w:val="005F17BD"/>
    <w:rsid w:val="005F197A"/>
    <w:rsid w:val="005F1B30"/>
    <w:rsid w:val="005F344D"/>
    <w:rsid w:val="005F3F69"/>
    <w:rsid w:val="005F4616"/>
    <w:rsid w:val="005F4903"/>
    <w:rsid w:val="005F4DF6"/>
    <w:rsid w:val="005F5104"/>
    <w:rsid w:val="005F54C2"/>
    <w:rsid w:val="005F608E"/>
    <w:rsid w:val="005F6DB6"/>
    <w:rsid w:val="005F6EA2"/>
    <w:rsid w:val="005F70AE"/>
    <w:rsid w:val="005F70BF"/>
    <w:rsid w:val="0060031E"/>
    <w:rsid w:val="00600B35"/>
    <w:rsid w:val="0060138E"/>
    <w:rsid w:val="00601A27"/>
    <w:rsid w:val="00601CC2"/>
    <w:rsid w:val="00602965"/>
    <w:rsid w:val="006048E7"/>
    <w:rsid w:val="00604910"/>
    <w:rsid w:val="00604971"/>
    <w:rsid w:val="00605F8D"/>
    <w:rsid w:val="0060629E"/>
    <w:rsid w:val="00606BE4"/>
    <w:rsid w:val="00606DCD"/>
    <w:rsid w:val="006072A4"/>
    <w:rsid w:val="006079BF"/>
    <w:rsid w:val="00607A01"/>
    <w:rsid w:val="00610119"/>
    <w:rsid w:val="0061149F"/>
    <w:rsid w:val="006118FC"/>
    <w:rsid w:val="006119DA"/>
    <w:rsid w:val="00611B5B"/>
    <w:rsid w:val="00612400"/>
    <w:rsid w:val="0061252B"/>
    <w:rsid w:val="00612676"/>
    <w:rsid w:val="006130DA"/>
    <w:rsid w:val="0061582F"/>
    <w:rsid w:val="0061675B"/>
    <w:rsid w:val="006172D7"/>
    <w:rsid w:val="00621852"/>
    <w:rsid w:val="00621ADA"/>
    <w:rsid w:val="00623788"/>
    <w:rsid w:val="00623B6D"/>
    <w:rsid w:val="00623F12"/>
    <w:rsid w:val="00624166"/>
    <w:rsid w:val="00624290"/>
    <w:rsid w:val="0062493B"/>
    <w:rsid w:val="00624A96"/>
    <w:rsid w:val="00624B0E"/>
    <w:rsid w:val="006256E1"/>
    <w:rsid w:val="00625D6F"/>
    <w:rsid w:val="006263F2"/>
    <w:rsid w:val="00626B5E"/>
    <w:rsid w:val="00626ECA"/>
    <w:rsid w:val="006304A4"/>
    <w:rsid w:val="00631727"/>
    <w:rsid w:val="0063357A"/>
    <w:rsid w:val="006335DA"/>
    <w:rsid w:val="006339FC"/>
    <w:rsid w:val="00633BD5"/>
    <w:rsid w:val="0063451F"/>
    <w:rsid w:val="00634F02"/>
    <w:rsid w:val="006358BB"/>
    <w:rsid w:val="006369FD"/>
    <w:rsid w:val="00637EAE"/>
    <w:rsid w:val="00640490"/>
    <w:rsid w:val="00640497"/>
    <w:rsid w:val="00640C58"/>
    <w:rsid w:val="00641FDA"/>
    <w:rsid w:val="006427E8"/>
    <w:rsid w:val="00642C58"/>
    <w:rsid w:val="006439EB"/>
    <w:rsid w:val="00644AB6"/>
    <w:rsid w:val="0064798D"/>
    <w:rsid w:val="006516A7"/>
    <w:rsid w:val="006520B0"/>
    <w:rsid w:val="00652C61"/>
    <w:rsid w:val="00653436"/>
    <w:rsid w:val="006535B1"/>
    <w:rsid w:val="006543CB"/>
    <w:rsid w:val="006545B7"/>
    <w:rsid w:val="00654757"/>
    <w:rsid w:val="006556D5"/>
    <w:rsid w:val="00655736"/>
    <w:rsid w:val="0065595F"/>
    <w:rsid w:val="00655E34"/>
    <w:rsid w:val="00657062"/>
    <w:rsid w:val="0066045F"/>
    <w:rsid w:val="0066091C"/>
    <w:rsid w:val="00660AFB"/>
    <w:rsid w:val="00660FF9"/>
    <w:rsid w:val="0066133D"/>
    <w:rsid w:val="00662651"/>
    <w:rsid w:val="00662686"/>
    <w:rsid w:val="00662D62"/>
    <w:rsid w:val="00662D95"/>
    <w:rsid w:val="006644E3"/>
    <w:rsid w:val="00667601"/>
    <w:rsid w:val="0066782F"/>
    <w:rsid w:val="006720E0"/>
    <w:rsid w:val="00672C6B"/>
    <w:rsid w:val="00673B28"/>
    <w:rsid w:val="006759C9"/>
    <w:rsid w:val="00675B2F"/>
    <w:rsid w:val="00675FA6"/>
    <w:rsid w:val="00677BEC"/>
    <w:rsid w:val="00677F1C"/>
    <w:rsid w:val="00680579"/>
    <w:rsid w:val="00680A4E"/>
    <w:rsid w:val="00681AF7"/>
    <w:rsid w:val="006833AE"/>
    <w:rsid w:val="00683E7B"/>
    <w:rsid w:val="00684568"/>
    <w:rsid w:val="00684954"/>
    <w:rsid w:val="006850C4"/>
    <w:rsid w:val="006851EF"/>
    <w:rsid w:val="00685B65"/>
    <w:rsid w:val="00685C32"/>
    <w:rsid w:val="00685EBC"/>
    <w:rsid w:val="0068688B"/>
    <w:rsid w:val="00686900"/>
    <w:rsid w:val="006874C7"/>
    <w:rsid w:val="00687601"/>
    <w:rsid w:val="006901C6"/>
    <w:rsid w:val="006903CE"/>
    <w:rsid w:val="006910A4"/>
    <w:rsid w:val="00691509"/>
    <w:rsid w:val="00691A5A"/>
    <w:rsid w:val="00692ED4"/>
    <w:rsid w:val="006930B9"/>
    <w:rsid w:val="006944BA"/>
    <w:rsid w:val="0069481D"/>
    <w:rsid w:val="00696FC4"/>
    <w:rsid w:val="006A0204"/>
    <w:rsid w:val="006A03B8"/>
    <w:rsid w:val="006A0DA0"/>
    <w:rsid w:val="006A1782"/>
    <w:rsid w:val="006A38A8"/>
    <w:rsid w:val="006A3BA5"/>
    <w:rsid w:val="006A48BF"/>
    <w:rsid w:val="006A52E6"/>
    <w:rsid w:val="006A5A6B"/>
    <w:rsid w:val="006A66B8"/>
    <w:rsid w:val="006A7179"/>
    <w:rsid w:val="006B0C58"/>
    <w:rsid w:val="006B141B"/>
    <w:rsid w:val="006B1A84"/>
    <w:rsid w:val="006B1D0D"/>
    <w:rsid w:val="006B1DB6"/>
    <w:rsid w:val="006B30AF"/>
    <w:rsid w:val="006B3782"/>
    <w:rsid w:val="006B3C6A"/>
    <w:rsid w:val="006B4144"/>
    <w:rsid w:val="006B523B"/>
    <w:rsid w:val="006B5A0A"/>
    <w:rsid w:val="006B6227"/>
    <w:rsid w:val="006B6362"/>
    <w:rsid w:val="006C0713"/>
    <w:rsid w:val="006C11CF"/>
    <w:rsid w:val="006C15A4"/>
    <w:rsid w:val="006C2CAF"/>
    <w:rsid w:val="006C3C6A"/>
    <w:rsid w:val="006C5F78"/>
    <w:rsid w:val="006C5FD8"/>
    <w:rsid w:val="006C6199"/>
    <w:rsid w:val="006C6615"/>
    <w:rsid w:val="006C6D3F"/>
    <w:rsid w:val="006C6DBA"/>
    <w:rsid w:val="006C7449"/>
    <w:rsid w:val="006C7917"/>
    <w:rsid w:val="006D036A"/>
    <w:rsid w:val="006D0E38"/>
    <w:rsid w:val="006D1562"/>
    <w:rsid w:val="006D1810"/>
    <w:rsid w:val="006D384F"/>
    <w:rsid w:val="006D3902"/>
    <w:rsid w:val="006D3AA0"/>
    <w:rsid w:val="006D69A4"/>
    <w:rsid w:val="006D7188"/>
    <w:rsid w:val="006D722E"/>
    <w:rsid w:val="006D7307"/>
    <w:rsid w:val="006E1648"/>
    <w:rsid w:val="006E2245"/>
    <w:rsid w:val="006E22BA"/>
    <w:rsid w:val="006E2469"/>
    <w:rsid w:val="006E3647"/>
    <w:rsid w:val="006E43A6"/>
    <w:rsid w:val="006E4C53"/>
    <w:rsid w:val="006E4CFF"/>
    <w:rsid w:val="006E4F78"/>
    <w:rsid w:val="006E5210"/>
    <w:rsid w:val="006E5391"/>
    <w:rsid w:val="006E5B68"/>
    <w:rsid w:val="006E68E7"/>
    <w:rsid w:val="006E70ED"/>
    <w:rsid w:val="006E7710"/>
    <w:rsid w:val="006E7BA1"/>
    <w:rsid w:val="006F16AC"/>
    <w:rsid w:val="006F27BB"/>
    <w:rsid w:val="006F2956"/>
    <w:rsid w:val="006F2AFE"/>
    <w:rsid w:val="006F2D35"/>
    <w:rsid w:val="006F3CA1"/>
    <w:rsid w:val="006F3F56"/>
    <w:rsid w:val="006F4081"/>
    <w:rsid w:val="006F5C85"/>
    <w:rsid w:val="006F7C6E"/>
    <w:rsid w:val="00700224"/>
    <w:rsid w:val="00700E99"/>
    <w:rsid w:val="007027E0"/>
    <w:rsid w:val="00704321"/>
    <w:rsid w:val="007046A6"/>
    <w:rsid w:val="00707183"/>
    <w:rsid w:val="00707941"/>
    <w:rsid w:val="00710759"/>
    <w:rsid w:val="0071113C"/>
    <w:rsid w:val="00711586"/>
    <w:rsid w:val="00711CBF"/>
    <w:rsid w:val="007124C3"/>
    <w:rsid w:val="007129AE"/>
    <w:rsid w:val="0071308A"/>
    <w:rsid w:val="007135A6"/>
    <w:rsid w:val="00713670"/>
    <w:rsid w:val="007140ED"/>
    <w:rsid w:val="007141B3"/>
    <w:rsid w:val="00714399"/>
    <w:rsid w:val="00714483"/>
    <w:rsid w:val="00714879"/>
    <w:rsid w:val="00714A1C"/>
    <w:rsid w:val="00714F38"/>
    <w:rsid w:val="00716771"/>
    <w:rsid w:val="007176C3"/>
    <w:rsid w:val="00720C4D"/>
    <w:rsid w:val="00722430"/>
    <w:rsid w:val="00722E5C"/>
    <w:rsid w:val="007241DD"/>
    <w:rsid w:val="00724B84"/>
    <w:rsid w:val="00724C8F"/>
    <w:rsid w:val="0072531F"/>
    <w:rsid w:val="00726F21"/>
    <w:rsid w:val="0072794C"/>
    <w:rsid w:val="00730213"/>
    <w:rsid w:val="00731A03"/>
    <w:rsid w:val="0073206C"/>
    <w:rsid w:val="007332A1"/>
    <w:rsid w:val="00733B54"/>
    <w:rsid w:val="00734B65"/>
    <w:rsid w:val="0073550A"/>
    <w:rsid w:val="00736309"/>
    <w:rsid w:val="00737E4F"/>
    <w:rsid w:val="00740233"/>
    <w:rsid w:val="00740500"/>
    <w:rsid w:val="007411BF"/>
    <w:rsid w:val="0074168B"/>
    <w:rsid w:val="00741881"/>
    <w:rsid w:val="0074235C"/>
    <w:rsid w:val="00742718"/>
    <w:rsid w:val="00744C62"/>
    <w:rsid w:val="00745314"/>
    <w:rsid w:val="007459D6"/>
    <w:rsid w:val="00746028"/>
    <w:rsid w:val="007467DE"/>
    <w:rsid w:val="007469AA"/>
    <w:rsid w:val="00746A4C"/>
    <w:rsid w:val="007475B7"/>
    <w:rsid w:val="0074763B"/>
    <w:rsid w:val="007505DF"/>
    <w:rsid w:val="00750BE3"/>
    <w:rsid w:val="00751007"/>
    <w:rsid w:val="007516B6"/>
    <w:rsid w:val="00752C70"/>
    <w:rsid w:val="00752DFC"/>
    <w:rsid w:val="007537D6"/>
    <w:rsid w:val="007541BA"/>
    <w:rsid w:val="0075472A"/>
    <w:rsid w:val="007547E5"/>
    <w:rsid w:val="007547F9"/>
    <w:rsid w:val="00754D5B"/>
    <w:rsid w:val="00755CEE"/>
    <w:rsid w:val="00756A10"/>
    <w:rsid w:val="00756F53"/>
    <w:rsid w:val="00757346"/>
    <w:rsid w:val="00757726"/>
    <w:rsid w:val="00757FB5"/>
    <w:rsid w:val="0076029B"/>
    <w:rsid w:val="00760BA8"/>
    <w:rsid w:val="00760D67"/>
    <w:rsid w:val="007616C3"/>
    <w:rsid w:val="007623B5"/>
    <w:rsid w:val="007637FA"/>
    <w:rsid w:val="00763829"/>
    <w:rsid w:val="00763B1B"/>
    <w:rsid w:val="00763B71"/>
    <w:rsid w:val="00763D9D"/>
    <w:rsid w:val="00763E85"/>
    <w:rsid w:val="00764361"/>
    <w:rsid w:val="007643EF"/>
    <w:rsid w:val="00764A85"/>
    <w:rsid w:val="00766C6A"/>
    <w:rsid w:val="00766E48"/>
    <w:rsid w:val="00767069"/>
    <w:rsid w:val="00770484"/>
    <w:rsid w:val="0077093A"/>
    <w:rsid w:val="00771A49"/>
    <w:rsid w:val="00771E9E"/>
    <w:rsid w:val="00772E90"/>
    <w:rsid w:val="00773A93"/>
    <w:rsid w:val="0077466C"/>
    <w:rsid w:val="0077493D"/>
    <w:rsid w:val="0077673D"/>
    <w:rsid w:val="00776C96"/>
    <w:rsid w:val="007776AC"/>
    <w:rsid w:val="007778F7"/>
    <w:rsid w:val="00777E8C"/>
    <w:rsid w:val="007800B4"/>
    <w:rsid w:val="00780913"/>
    <w:rsid w:val="00780D6F"/>
    <w:rsid w:val="00780F3D"/>
    <w:rsid w:val="00781091"/>
    <w:rsid w:val="00781916"/>
    <w:rsid w:val="00781A4C"/>
    <w:rsid w:val="00781F89"/>
    <w:rsid w:val="00782B16"/>
    <w:rsid w:val="00782CD0"/>
    <w:rsid w:val="00784A50"/>
    <w:rsid w:val="00786060"/>
    <w:rsid w:val="00787C5B"/>
    <w:rsid w:val="0079031C"/>
    <w:rsid w:val="007905EF"/>
    <w:rsid w:val="007909D4"/>
    <w:rsid w:val="007915A3"/>
    <w:rsid w:val="00791BB3"/>
    <w:rsid w:val="0079236E"/>
    <w:rsid w:val="00792F5F"/>
    <w:rsid w:val="007933F8"/>
    <w:rsid w:val="00796BA1"/>
    <w:rsid w:val="00796BC2"/>
    <w:rsid w:val="0079771C"/>
    <w:rsid w:val="00797A34"/>
    <w:rsid w:val="00797E46"/>
    <w:rsid w:val="007A0937"/>
    <w:rsid w:val="007A1027"/>
    <w:rsid w:val="007A15E8"/>
    <w:rsid w:val="007A22A4"/>
    <w:rsid w:val="007A2750"/>
    <w:rsid w:val="007A306A"/>
    <w:rsid w:val="007A3835"/>
    <w:rsid w:val="007A45B7"/>
    <w:rsid w:val="007A4F00"/>
    <w:rsid w:val="007A6182"/>
    <w:rsid w:val="007B0193"/>
    <w:rsid w:val="007B0D61"/>
    <w:rsid w:val="007B2419"/>
    <w:rsid w:val="007B2D76"/>
    <w:rsid w:val="007B3EF8"/>
    <w:rsid w:val="007B42CB"/>
    <w:rsid w:val="007B4862"/>
    <w:rsid w:val="007B4F09"/>
    <w:rsid w:val="007B5456"/>
    <w:rsid w:val="007B578D"/>
    <w:rsid w:val="007B691F"/>
    <w:rsid w:val="007B7D21"/>
    <w:rsid w:val="007C094B"/>
    <w:rsid w:val="007C2A90"/>
    <w:rsid w:val="007C3EA9"/>
    <w:rsid w:val="007C5963"/>
    <w:rsid w:val="007C60BB"/>
    <w:rsid w:val="007C6868"/>
    <w:rsid w:val="007C6FEE"/>
    <w:rsid w:val="007C73FF"/>
    <w:rsid w:val="007C7A8C"/>
    <w:rsid w:val="007C7F48"/>
    <w:rsid w:val="007C7F7E"/>
    <w:rsid w:val="007D0F5D"/>
    <w:rsid w:val="007D25E2"/>
    <w:rsid w:val="007D2C01"/>
    <w:rsid w:val="007D3BB5"/>
    <w:rsid w:val="007D4143"/>
    <w:rsid w:val="007D43D3"/>
    <w:rsid w:val="007D45A4"/>
    <w:rsid w:val="007D551A"/>
    <w:rsid w:val="007D6A45"/>
    <w:rsid w:val="007D710F"/>
    <w:rsid w:val="007D77F2"/>
    <w:rsid w:val="007D7BEF"/>
    <w:rsid w:val="007E01FF"/>
    <w:rsid w:val="007E0785"/>
    <w:rsid w:val="007E0E1A"/>
    <w:rsid w:val="007E1396"/>
    <w:rsid w:val="007E19F1"/>
    <w:rsid w:val="007E2F4E"/>
    <w:rsid w:val="007E34D3"/>
    <w:rsid w:val="007E3883"/>
    <w:rsid w:val="007E3EFA"/>
    <w:rsid w:val="007E49B2"/>
    <w:rsid w:val="007E53F8"/>
    <w:rsid w:val="007E5EEC"/>
    <w:rsid w:val="007E676E"/>
    <w:rsid w:val="007E6E8C"/>
    <w:rsid w:val="007E7097"/>
    <w:rsid w:val="007E7D8A"/>
    <w:rsid w:val="007F0C59"/>
    <w:rsid w:val="007F1150"/>
    <w:rsid w:val="007F24FF"/>
    <w:rsid w:val="007F2674"/>
    <w:rsid w:val="007F2B3A"/>
    <w:rsid w:val="007F2F82"/>
    <w:rsid w:val="007F383A"/>
    <w:rsid w:val="007F3A72"/>
    <w:rsid w:val="007F3A81"/>
    <w:rsid w:val="007F3D2C"/>
    <w:rsid w:val="007F3DCE"/>
    <w:rsid w:val="007F499D"/>
    <w:rsid w:val="007F4A6F"/>
    <w:rsid w:val="007F57D3"/>
    <w:rsid w:val="007F601E"/>
    <w:rsid w:val="007F62A8"/>
    <w:rsid w:val="007F7A38"/>
    <w:rsid w:val="00800D7F"/>
    <w:rsid w:val="0080129C"/>
    <w:rsid w:val="00801B22"/>
    <w:rsid w:val="00801BAD"/>
    <w:rsid w:val="00802821"/>
    <w:rsid w:val="00802CD5"/>
    <w:rsid w:val="0080446C"/>
    <w:rsid w:val="00805507"/>
    <w:rsid w:val="00805789"/>
    <w:rsid w:val="00806966"/>
    <w:rsid w:val="00807147"/>
    <w:rsid w:val="008078D5"/>
    <w:rsid w:val="00811694"/>
    <w:rsid w:val="00811CCE"/>
    <w:rsid w:val="008121B6"/>
    <w:rsid w:val="00812405"/>
    <w:rsid w:val="00812A7F"/>
    <w:rsid w:val="0081455C"/>
    <w:rsid w:val="00814A3A"/>
    <w:rsid w:val="00814C45"/>
    <w:rsid w:val="0081513D"/>
    <w:rsid w:val="00815BC2"/>
    <w:rsid w:val="00815CCE"/>
    <w:rsid w:val="008161DE"/>
    <w:rsid w:val="0081756B"/>
    <w:rsid w:val="00817A78"/>
    <w:rsid w:val="00817CFD"/>
    <w:rsid w:val="008200AE"/>
    <w:rsid w:val="00820889"/>
    <w:rsid w:val="008218DE"/>
    <w:rsid w:val="00821D61"/>
    <w:rsid w:val="00822890"/>
    <w:rsid w:val="00823D18"/>
    <w:rsid w:val="0082487D"/>
    <w:rsid w:val="008252BC"/>
    <w:rsid w:val="00825B0E"/>
    <w:rsid w:val="00825D06"/>
    <w:rsid w:val="00826534"/>
    <w:rsid w:val="00826D24"/>
    <w:rsid w:val="008270C8"/>
    <w:rsid w:val="008278C6"/>
    <w:rsid w:val="008306D5"/>
    <w:rsid w:val="00831C10"/>
    <w:rsid w:val="00831FCE"/>
    <w:rsid w:val="00832277"/>
    <w:rsid w:val="00832DAA"/>
    <w:rsid w:val="00832E36"/>
    <w:rsid w:val="00833F7C"/>
    <w:rsid w:val="008342D3"/>
    <w:rsid w:val="00835607"/>
    <w:rsid w:val="00835E14"/>
    <w:rsid w:val="00835FAD"/>
    <w:rsid w:val="00836533"/>
    <w:rsid w:val="008373AE"/>
    <w:rsid w:val="00837B6B"/>
    <w:rsid w:val="0084055A"/>
    <w:rsid w:val="0084083D"/>
    <w:rsid w:val="00840E1A"/>
    <w:rsid w:val="0084180C"/>
    <w:rsid w:val="008420CC"/>
    <w:rsid w:val="00842886"/>
    <w:rsid w:val="008429B6"/>
    <w:rsid w:val="008438E1"/>
    <w:rsid w:val="0084470F"/>
    <w:rsid w:val="00845535"/>
    <w:rsid w:val="0084794C"/>
    <w:rsid w:val="00847FAF"/>
    <w:rsid w:val="008510BE"/>
    <w:rsid w:val="0085289D"/>
    <w:rsid w:val="00852F64"/>
    <w:rsid w:val="00853CD5"/>
    <w:rsid w:val="00854E8F"/>
    <w:rsid w:val="00855225"/>
    <w:rsid w:val="00855705"/>
    <w:rsid w:val="00855C4B"/>
    <w:rsid w:val="008560CE"/>
    <w:rsid w:val="00856DCE"/>
    <w:rsid w:val="0085787D"/>
    <w:rsid w:val="0086041C"/>
    <w:rsid w:val="008608CB"/>
    <w:rsid w:val="00860B43"/>
    <w:rsid w:val="008611B2"/>
    <w:rsid w:val="008612B0"/>
    <w:rsid w:val="00861957"/>
    <w:rsid w:val="00861DC5"/>
    <w:rsid w:val="00862476"/>
    <w:rsid w:val="0086268B"/>
    <w:rsid w:val="00863259"/>
    <w:rsid w:val="00863B54"/>
    <w:rsid w:val="008676AE"/>
    <w:rsid w:val="00870099"/>
    <w:rsid w:val="0087064F"/>
    <w:rsid w:val="00870E0C"/>
    <w:rsid w:val="00870FA8"/>
    <w:rsid w:val="00871271"/>
    <w:rsid w:val="008719C4"/>
    <w:rsid w:val="00872364"/>
    <w:rsid w:val="008729BE"/>
    <w:rsid w:val="0087314D"/>
    <w:rsid w:val="0087469C"/>
    <w:rsid w:val="00874743"/>
    <w:rsid w:val="0087522F"/>
    <w:rsid w:val="008752AC"/>
    <w:rsid w:val="0087630C"/>
    <w:rsid w:val="00876821"/>
    <w:rsid w:val="008770CB"/>
    <w:rsid w:val="008776DD"/>
    <w:rsid w:val="00877A12"/>
    <w:rsid w:val="00877F1B"/>
    <w:rsid w:val="008813A2"/>
    <w:rsid w:val="00881433"/>
    <w:rsid w:val="00881A73"/>
    <w:rsid w:val="00881C43"/>
    <w:rsid w:val="00881C83"/>
    <w:rsid w:val="00881FCA"/>
    <w:rsid w:val="008825D9"/>
    <w:rsid w:val="008825E3"/>
    <w:rsid w:val="00882C2B"/>
    <w:rsid w:val="00883A53"/>
    <w:rsid w:val="00883AF2"/>
    <w:rsid w:val="00885524"/>
    <w:rsid w:val="00886FE0"/>
    <w:rsid w:val="00890AD2"/>
    <w:rsid w:val="00890B48"/>
    <w:rsid w:val="00891043"/>
    <w:rsid w:val="00892592"/>
    <w:rsid w:val="00892A01"/>
    <w:rsid w:val="00893201"/>
    <w:rsid w:val="00894E15"/>
    <w:rsid w:val="008956FB"/>
    <w:rsid w:val="00896593"/>
    <w:rsid w:val="008966DD"/>
    <w:rsid w:val="00897874"/>
    <w:rsid w:val="008A0152"/>
    <w:rsid w:val="008A17C9"/>
    <w:rsid w:val="008A1AF4"/>
    <w:rsid w:val="008A1BF9"/>
    <w:rsid w:val="008A2092"/>
    <w:rsid w:val="008A23CB"/>
    <w:rsid w:val="008A2F29"/>
    <w:rsid w:val="008A3881"/>
    <w:rsid w:val="008A3958"/>
    <w:rsid w:val="008A46DA"/>
    <w:rsid w:val="008A61B1"/>
    <w:rsid w:val="008A732D"/>
    <w:rsid w:val="008A7971"/>
    <w:rsid w:val="008A7EEA"/>
    <w:rsid w:val="008A7F84"/>
    <w:rsid w:val="008B0050"/>
    <w:rsid w:val="008B0685"/>
    <w:rsid w:val="008B1B59"/>
    <w:rsid w:val="008B24B2"/>
    <w:rsid w:val="008B2F1C"/>
    <w:rsid w:val="008B39CA"/>
    <w:rsid w:val="008B6830"/>
    <w:rsid w:val="008B7586"/>
    <w:rsid w:val="008C0F33"/>
    <w:rsid w:val="008C0F6C"/>
    <w:rsid w:val="008C1154"/>
    <w:rsid w:val="008C12EC"/>
    <w:rsid w:val="008C1B61"/>
    <w:rsid w:val="008C232A"/>
    <w:rsid w:val="008C4071"/>
    <w:rsid w:val="008C481A"/>
    <w:rsid w:val="008C504A"/>
    <w:rsid w:val="008C5253"/>
    <w:rsid w:val="008C5E2D"/>
    <w:rsid w:val="008C6E25"/>
    <w:rsid w:val="008D07BA"/>
    <w:rsid w:val="008D0A0F"/>
    <w:rsid w:val="008D184A"/>
    <w:rsid w:val="008D1F68"/>
    <w:rsid w:val="008D20F1"/>
    <w:rsid w:val="008D2541"/>
    <w:rsid w:val="008D2674"/>
    <w:rsid w:val="008D2A82"/>
    <w:rsid w:val="008D3DE8"/>
    <w:rsid w:val="008D4582"/>
    <w:rsid w:val="008D73BB"/>
    <w:rsid w:val="008E14E8"/>
    <w:rsid w:val="008E17FC"/>
    <w:rsid w:val="008E1B8C"/>
    <w:rsid w:val="008E3F3D"/>
    <w:rsid w:val="008E4376"/>
    <w:rsid w:val="008E456E"/>
    <w:rsid w:val="008E5C0D"/>
    <w:rsid w:val="008E6347"/>
    <w:rsid w:val="008E6CA3"/>
    <w:rsid w:val="008E750C"/>
    <w:rsid w:val="008F08F3"/>
    <w:rsid w:val="008F0981"/>
    <w:rsid w:val="008F0EE0"/>
    <w:rsid w:val="008F107E"/>
    <w:rsid w:val="008F1CF1"/>
    <w:rsid w:val="008F1F9A"/>
    <w:rsid w:val="008F2C1C"/>
    <w:rsid w:val="008F3390"/>
    <w:rsid w:val="008F4A56"/>
    <w:rsid w:val="008F5604"/>
    <w:rsid w:val="008F5D36"/>
    <w:rsid w:val="008F601E"/>
    <w:rsid w:val="008F687F"/>
    <w:rsid w:val="008F69EA"/>
    <w:rsid w:val="008F6CDD"/>
    <w:rsid w:val="008F6E1B"/>
    <w:rsid w:val="008F6ED4"/>
    <w:rsid w:val="008F7084"/>
    <w:rsid w:val="008F75C4"/>
    <w:rsid w:val="00900FA7"/>
    <w:rsid w:val="00901534"/>
    <w:rsid w:val="009021E0"/>
    <w:rsid w:val="00902F91"/>
    <w:rsid w:val="00903995"/>
    <w:rsid w:val="00904A05"/>
    <w:rsid w:val="009050DB"/>
    <w:rsid w:val="009058AF"/>
    <w:rsid w:val="009063D8"/>
    <w:rsid w:val="0090750C"/>
    <w:rsid w:val="00910D08"/>
    <w:rsid w:val="00911155"/>
    <w:rsid w:val="00911CB8"/>
    <w:rsid w:val="00912BE2"/>
    <w:rsid w:val="00913323"/>
    <w:rsid w:val="009144BA"/>
    <w:rsid w:val="00914717"/>
    <w:rsid w:val="009150AE"/>
    <w:rsid w:val="009158D9"/>
    <w:rsid w:val="00915AD7"/>
    <w:rsid w:val="00916650"/>
    <w:rsid w:val="0091692D"/>
    <w:rsid w:val="009179D1"/>
    <w:rsid w:val="00917A8F"/>
    <w:rsid w:val="00921332"/>
    <w:rsid w:val="009218B0"/>
    <w:rsid w:val="00922E9C"/>
    <w:rsid w:val="00923741"/>
    <w:rsid w:val="00923D1A"/>
    <w:rsid w:val="00924F9C"/>
    <w:rsid w:val="009251F1"/>
    <w:rsid w:val="009254B2"/>
    <w:rsid w:val="0092582D"/>
    <w:rsid w:val="00925E8E"/>
    <w:rsid w:val="00926438"/>
    <w:rsid w:val="0092687D"/>
    <w:rsid w:val="00926B30"/>
    <w:rsid w:val="00926B53"/>
    <w:rsid w:val="00926FDC"/>
    <w:rsid w:val="00931A8E"/>
    <w:rsid w:val="0093273D"/>
    <w:rsid w:val="00932AF9"/>
    <w:rsid w:val="009331C4"/>
    <w:rsid w:val="0093477E"/>
    <w:rsid w:val="00934E7F"/>
    <w:rsid w:val="00934F8A"/>
    <w:rsid w:val="009352D4"/>
    <w:rsid w:val="00935796"/>
    <w:rsid w:val="00935FE3"/>
    <w:rsid w:val="0093731F"/>
    <w:rsid w:val="00937FA2"/>
    <w:rsid w:val="00940EDE"/>
    <w:rsid w:val="0094150B"/>
    <w:rsid w:val="009417BE"/>
    <w:rsid w:val="00941832"/>
    <w:rsid w:val="00942F84"/>
    <w:rsid w:val="009430EE"/>
    <w:rsid w:val="00943592"/>
    <w:rsid w:val="00943B02"/>
    <w:rsid w:val="009446AE"/>
    <w:rsid w:val="00945063"/>
    <w:rsid w:val="00945932"/>
    <w:rsid w:val="00947662"/>
    <w:rsid w:val="00947D80"/>
    <w:rsid w:val="00951A70"/>
    <w:rsid w:val="00951B11"/>
    <w:rsid w:val="00951EFD"/>
    <w:rsid w:val="00951F50"/>
    <w:rsid w:val="00951F9E"/>
    <w:rsid w:val="00953445"/>
    <w:rsid w:val="009536B2"/>
    <w:rsid w:val="0095401A"/>
    <w:rsid w:val="009547AC"/>
    <w:rsid w:val="00954BA1"/>
    <w:rsid w:val="00955C33"/>
    <w:rsid w:val="00956034"/>
    <w:rsid w:val="00956101"/>
    <w:rsid w:val="00956338"/>
    <w:rsid w:val="009576BF"/>
    <w:rsid w:val="00960006"/>
    <w:rsid w:val="009600BF"/>
    <w:rsid w:val="009604EE"/>
    <w:rsid w:val="00960523"/>
    <w:rsid w:val="00960707"/>
    <w:rsid w:val="00961A59"/>
    <w:rsid w:val="00961E02"/>
    <w:rsid w:val="00962621"/>
    <w:rsid w:val="0096324E"/>
    <w:rsid w:val="009633CA"/>
    <w:rsid w:val="0096349A"/>
    <w:rsid w:val="00964B63"/>
    <w:rsid w:val="00965654"/>
    <w:rsid w:val="00965845"/>
    <w:rsid w:val="00965EE7"/>
    <w:rsid w:val="0096614A"/>
    <w:rsid w:val="0096682F"/>
    <w:rsid w:val="00966B8C"/>
    <w:rsid w:val="0096749C"/>
    <w:rsid w:val="00967EC7"/>
    <w:rsid w:val="009707B6"/>
    <w:rsid w:val="00971B4A"/>
    <w:rsid w:val="00972755"/>
    <w:rsid w:val="0097296F"/>
    <w:rsid w:val="00973171"/>
    <w:rsid w:val="009732AD"/>
    <w:rsid w:val="009737A5"/>
    <w:rsid w:val="00974F47"/>
    <w:rsid w:val="00975E6D"/>
    <w:rsid w:val="00975ED8"/>
    <w:rsid w:val="00975FDD"/>
    <w:rsid w:val="0097650D"/>
    <w:rsid w:val="00976C3A"/>
    <w:rsid w:val="009773AF"/>
    <w:rsid w:val="00977D42"/>
    <w:rsid w:val="00980753"/>
    <w:rsid w:val="00980D10"/>
    <w:rsid w:val="009827DA"/>
    <w:rsid w:val="009837D6"/>
    <w:rsid w:val="009838A4"/>
    <w:rsid w:val="00983B12"/>
    <w:rsid w:val="00983F46"/>
    <w:rsid w:val="0098523A"/>
    <w:rsid w:val="00985ABB"/>
    <w:rsid w:val="00985AE4"/>
    <w:rsid w:val="009864AF"/>
    <w:rsid w:val="009864DA"/>
    <w:rsid w:val="00990E3F"/>
    <w:rsid w:val="00991042"/>
    <w:rsid w:val="0099122E"/>
    <w:rsid w:val="009913E9"/>
    <w:rsid w:val="009916B2"/>
    <w:rsid w:val="00991FD9"/>
    <w:rsid w:val="00992485"/>
    <w:rsid w:val="00993518"/>
    <w:rsid w:val="0099357F"/>
    <w:rsid w:val="0099490E"/>
    <w:rsid w:val="00994F7F"/>
    <w:rsid w:val="0099659F"/>
    <w:rsid w:val="009A02AD"/>
    <w:rsid w:val="009A2932"/>
    <w:rsid w:val="009A300C"/>
    <w:rsid w:val="009A344B"/>
    <w:rsid w:val="009A3CA2"/>
    <w:rsid w:val="009A3F33"/>
    <w:rsid w:val="009A4665"/>
    <w:rsid w:val="009A4D74"/>
    <w:rsid w:val="009A4EE0"/>
    <w:rsid w:val="009A6081"/>
    <w:rsid w:val="009A6131"/>
    <w:rsid w:val="009A6E58"/>
    <w:rsid w:val="009A7DFA"/>
    <w:rsid w:val="009B01F2"/>
    <w:rsid w:val="009B0BA2"/>
    <w:rsid w:val="009B0FCB"/>
    <w:rsid w:val="009B2B40"/>
    <w:rsid w:val="009B3380"/>
    <w:rsid w:val="009B3543"/>
    <w:rsid w:val="009B455C"/>
    <w:rsid w:val="009B4719"/>
    <w:rsid w:val="009B4EC0"/>
    <w:rsid w:val="009B58D1"/>
    <w:rsid w:val="009B594E"/>
    <w:rsid w:val="009B5B5F"/>
    <w:rsid w:val="009B691F"/>
    <w:rsid w:val="009B6D7F"/>
    <w:rsid w:val="009B7BC6"/>
    <w:rsid w:val="009B7F0F"/>
    <w:rsid w:val="009C0ABE"/>
    <w:rsid w:val="009C1C80"/>
    <w:rsid w:val="009C2A89"/>
    <w:rsid w:val="009C2BEC"/>
    <w:rsid w:val="009C34FF"/>
    <w:rsid w:val="009C3766"/>
    <w:rsid w:val="009C5110"/>
    <w:rsid w:val="009C59EA"/>
    <w:rsid w:val="009C5B80"/>
    <w:rsid w:val="009C76CD"/>
    <w:rsid w:val="009C7796"/>
    <w:rsid w:val="009D0D15"/>
    <w:rsid w:val="009D0EFD"/>
    <w:rsid w:val="009D1A0F"/>
    <w:rsid w:val="009D2132"/>
    <w:rsid w:val="009D2243"/>
    <w:rsid w:val="009D240C"/>
    <w:rsid w:val="009D28CD"/>
    <w:rsid w:val="009D33DC"/>
    <w:rsid w:val="009D33F6"/>
    <w:rsid w:val="009D37FD"/>
    <w:rsid w:val="009D49A7"/>
    <w:rsid w:val="009D4E86"/>
    <w:rsid w:val="009D5498"/>
    <w:rsid w:val="009D5508"/>
    <w:rsid w:val="009D6026"/>
    <w:rsid w:val="009D6DB5"/>
    <w:rsid w:val="009D6E1B"/>
    <w:rsid w:val="009D719C"/>
    <w:rsid w:val="009D779C"/>
    <w:rsid w:val="009D7D3E"/>
    <w:rsid w:val="009E117F"/>
    <w:rsid w:val="009E192F"/>
    <w:rsid w:val="009E2457"/>
    <w:rsid w:val="009E2645"/>
    <w:rsid w:val="009E37F1"/>
    <w:rsid w:val="009E4D1A"/>
    <w:rsid w:val="009E4F21"/>
    <w:rsid w:val="009E5655"/>
    <w:rsid w:val="009E5894"/>
    <w:rsid w:val="009E6E82"/>
    <w:rsid w:val="009E7436"/>
    <w:rsid w:val="009E792F"/>
    <w:rsid w:val="009F032E"/>
    <w:rsid w:val="009F0375"/>
    <w:rsid w:val="009F0AB7"/>
    <w:rsid w:val="009F2468"/>
    <w:rsid w:val="009F26D1"/>
    <w:rsid w:val="009F2A68"/>
    <w:rsid w:val="009F2D85"/>
    <w:rsid w:val="009F3317"/>
    <w:rsid w:val="009F3CAF"/>
    <w:rsid w:val="009F3F78"/>
    <w:rsid w:val="009F444F"/>
    <w:rsid w:val="009F4E60"/>
    <w:rsid w:val="009F5384"/>
    <w:rsid w:val="009F6176"/>
    <w:rsid w:val="009F6962"/>
    <w:rsid w:val="009F7CA2"/>
    <w:rsid w:val="00A00C50"/>
    <w:rsid w:val="00A00CE1"/>
    <w:rsid w:val="00A01E4E"/>
    <w:rsid w:val="00A024A5"/>
    <w:rsid w:val="00A02C89"/>
    <w:rsid w:val="00A02CE6"/>
    <w:rsid w:val="00A02E37"/>
    <w:rsid w:val="00A03608"/>
    <w:rsid w:val="00A043E1"/>
    <w:rsid w:val="00A053EC"/>
    <w:rsid w:val="00A05627"/>
    <w:rsid w:val="00A05C71"/>
    <w:rsid w:val="00A05DA3"/>
    <w:rsid w:val="00A06237"/>
    <w:rsid w:val="00A06AA7"/>
    <w:rsid w:val="00A074C0"/>
    <w:rsid w:val="00A12709"/>
    <w:rsid w:val="00A13248"/>
    <w:rsid w:val="00A14099"/>
    <w:rsid w:val="00A14740"/>
    <w:rsid w:val="00A16297"/>
    <w:rsid w:val="00A1694A"/>
    <w:rsid w:val="00A16D2D"/>
    <w:rsid w:val="00A16E78"/>
    <w:rsid w:val="00A17071"/>
    <w:rsid w:val="00A1746F"/>
    <w:rsid w:val="00A17505"/>
    <w:rsid w:val="00A17B74"/>
    <w:rsid w:val="00A2025E"/>
    <w:rsid w:val="00A2090A"/>
    <w:rsid w:val="00A20F17"/>
    <w:rsid w:val="00A21D54"/>
    <w:rsid w:val="00A225A0"/>
    <w:rsid w:val="00A2270D"/>
    <w:rsid w:val="00A23012"/>
    <w:rsid w:val="00A2305C"/>
    <w:rsid w:val="00A2431F"/>
    <w:rsid w:val="00A2493A"/>
    <w:rsid w:val="00A24A42"/>
    <w:rsid w:val="00A24FB9"/>
    <w:rsid w:val="00A2566E"/>
    <w:rsid w:val="00A257BE"/>
    <w:rsid w:val="00A25926"/>
    <w:rsid w:val="00A26548"/>
    <w:rsid w:val="00A2686A"/>
    <w:rsid w:val="00A26C68"/>
    <w:rsid w:val="00A27437"/>
    <w:rsid w:val="00A2756B"/>
    <w:rsid w:val="00A30129"/>
    <w:rsid w:val="00A302D1"/>
    <w:rsid w:val="00A30650"/>
    <w:rsid w:val="00A308A0"/>
    <w:rsid w:val="00A308A2"/>
    <w:rsid w:val="00A30A36"/>
    <w:rsid w:val="00A30F1E"/>
    <w:rsid w:val="00A30F9A"/>
    <w:rsid w:val="00A31220"/>
    <w:rsid w:val="00A31687"/>
    <w:rsid w:val="00A31A48"/>
    <w:rsid w:val="00A323A3"/>
    <w:rsid w:val="00A328E2"/>
    <w:rsid w:val="00A32ADF"/>
    <w:rsid w:val="00A33589"/>
    <w:rsid w:val="00A343CE"/>
    <w:rsid w:val="00A352BC"/>
    <w:rsid w:val="00A354E6"/>
    <w:rsid w:val="00A362F8"/>
    <w:rsid w:val="00A36DC5"/>
    <w:rsid w:val="00A36FA5"/>
    <w:rsid w:val="00A37A87"/>
    <w:rsid w:val="00A40F22"/>
    <w:rsid w:val="00A42745"/>
    <w:rsid w:val="00A42907"/>
    <w:rsid w:val="00A43072"/>
    <w:rsid w:val="00A43EF9"/>
    <w:rsid w:val="00A447B8"/>
    <w:rsid w:val="00A44D00"/>
    <w:rsid w:val="00A453F1"/>
    <w:rsid w:val="00A45695"/>
    <w:rsid w:val="00A4657E"/>
    <w:rsid w:val="00A47433"/>
    <w:rsid w:val="00A47C43"/>
    <w:rsid w:val="00A50160"/>
    <w:rsid w:val="00A509B9"/>
    <w:rsid w:val="00A50DCD"/>
    <w:rsid w:val="00A52319"/>
    <w:rsid w:val="00A5402D"/>
    <w:rsid w:val="00A54142"/>
    <w:rsid w:val="00A541E2"/>
    <w:rsid w:val="00A5431C"/>
    <w:rsid w:val="00A54504"/>
    <w:rsid w:val="00A551E6"/>
    <w:rsid w:val="00A552FB"/>
    <w:rsid w:val="00A55505"/>
    <w:rsid w:val="00A55777"/>
    <w:rsid w:val="00A55D96"/>
    <w:rsid w:val="00A563E0"/>
    <w:rsid w:val="00A5661B"/>
    <w:rsid w:val="00A567DE"/>
    <w:rsid w:val="00A577FE"/>
    <w:rsid w:val="00A60489"/>
    <w:rsid w:val="00A60E8A"/>
    <w:rsid w:val="00A6150D"/>
    <w:rsid w:val="00A61DD8"/>
    <w:rsid w:val="00A620E0"/>
    <w:rsid w:val="00A6240A"/>
    <w:rsid w:val="00A629D1"/>
    <w:rsid w:val="00A63B95"/>
    <w:rsid w:val="00A63C74"/>
    <w:rsid w:val="00A64125"/>
    <w:rsid w:val="00A652A0"/>
    <w:rsid w:val="00A67CAB"/>
    <w:rsid w:val="00A7097B"/>
    <w:rsid w:val="00A70B61"/>
    <w:rsid w:val="00A70D45"/>
    <w:rsid w:val="00A713B9"/>
    <w:rsid w:val="00A72108"/>
    <w:rsid w:val="00A733DD"/>
    <w:rsid w:val="00A737E6"/>
    <w:rsid w:val="00A73A52"/>
    <w:rsid w:val="00A73EFA"/>
    <w:rsid w:val="00A752F7"/>
    <w:rsid w:val="00A75465"/>
    <w:rsid w:val="00A7582E"/>
    <w:rsid w:val="00A758F6"/>
    <w:rsid w:val="00A763DB"/>
    <w:rsid w:val="00A76AAC"/>
    <w:rsid w:val="00A76F6C"/>
    <w:rsid w:val="00A77E8B"/>
    <w:rsid w:val="00A81E79"/>
    <w:rsid w:val="00A83766"/>
    <w:rsid w:val="00A83FA7"/>
    <w:rsid w:val="00A84645"/>
    <w:rsid w:val="00A8559E"/>
    <w:rsid w:val="00A85F21"/>
    <w:rsid w:val="00A86970"/>
    <w:rsid w:val="00A869ED"/>
    <w:rsid w:val="00A87377"/>
    <w:rsid w:val="00A87845"/>
    <w:rsid w:val="00A91428"/>
    <w:rsid w:val="00A91AD2"/>
    <w:rsid w:val="00A91B70"/>
    <w:rsid w:val="00A91FFE"/>
    <w:rsid w:val="00A92228"/>
    <w:rsid w:val="00A92A82"/>
    <w:rsid w:val="00A942C2"/>
    <w:rsid w:val="00A94A3B"/>
    <w:rsid w:val="00A96271"/>
    <w:rsid w:val="00A964BF"/>
    <w:rsid w:val="00A9658B"/>
    <w:rsid w:val="00A971AC"/>
    <w:rsid w:val="00A97711"/>
    <w:rsid w:val="00A97E55"/>
    <w:rsid w:val="00AA0DD2"/>
    <w:rsid w:val="00AA0FB0"/>
    <w:rsid w:val="00AA1376"/>
    <w:rsid w:val="00AA15D5"/>
    <w:rsid w:val="00AA23C8"/>
    <w:rsid w:val="00AA2531"/>
    <w:rsid w:val="00AA27B7"/>
    <w:rsid w:val="00AA2A1B"/>
    <w:rsid w:val="00AA33A8"/>
    <w:rsid w:val="00AA3449"/>
    <w:rsid w:val="00AA34C0"/>
    <w:rsid w:val="00AA3A55"/>
    <w:rsid w:val="00AA4736"/>
    <w:rsid w:val="00AA486E"/>
    <w:rsid w:val="00AA516A"/>
    <w:rsid w:val="00AA55E9"/>
    <w:rsid w:val="00AA66EC"/>
    <w:rsid w:val="00AA6720"/>
    <w:rsid w:val="00AA71D7"/>
    <w:rsid w:val="00AA75E1"/>
    <w:rsid w:val="00AA7645"/>
    <w:rsid w:val="00AA7FED"/>
    <w:rsid w:val="00AB1132"/>
    <w:rsid w:val="00AB13B1"/>
    <w:rsid w:val="00AB1528"/>
    <w:rsid w:val="00AB1E63"/>
    <w:rsid w:val="00AB1FAC"/>
    <w:rsid w:val="00AB3ABF"/>
    <w:rsid w:val="00AB3C8C"/>
    <w:rsid w:val="00AB3FDC"/>
    <w:rsid w:val="00AB42BF"/>
    <w:rsid w:val="00AB4D88"/>
    <w:rsid w:val="00AB4D8A"/>
    <w:rsid w:val="00AB4EC9"/>
    <w:rsid w:val="00AB57B9"/>
    <w:rsid w:val="00AB5B6F"/>
    <w:rsid w:val="00AB6C51"/>
    <w:rsid w:val="00AB762A"/>
    <w:rsid w:val="00AB7D04"/>
    <w:rsid w:val="00AC0FE8"/>
    <w:rsid w:val="00AC2AD7"/>
    <w:rsid w:val="00AC2BCC"/>
    <w:rsid w:val="00AC2C61"/>
    <w:rsid w:val="00AC4EE7"/>
    <w:rsid w:val="00AC5128"/>
    <w:rsid w:val="00AC5AC9"/>
    <w:rsid w:val="00AC6151"/>
    <w:rsid w:val="00AC70F7"/>
    <w:rsid w:val="00AC7385"/>
    <w:rsid w:val="00AC746F"/>
    <w:rsid w:val="00AC74A5"/>
    <w:rsid w:val="00AC76FD"/>
    <w:rsid w:val="00AC77E9"/>
    <w:rsid w:val="00AD034D"/>
    <w:rsid w:val="00AD06E2"/>
    <w:rsid w:val="00AD0734"/>
    <w:rsid w:val="00AD2542"/>
    <w:rsid w:val="00AD282E"/>
    <w:rsid w:val="00AD40E9"/>
    <w:rsid w:val="00AD4EA2"/>
    <w:rsid w:val="00AD52B2"/>
    <w:rsid w:val="00AD5314"/>
    <w:rsid w:val="00AD5850"/>
    <w:rsid w:val="00AD7048"/>
    <w:rsid w:val="00AD72F4"/>
    <w:rsid w:val="00AD7884"/>
    <w:rsid w:val="00AD78B7"/>
    <w:rsid w:val="00AD7F11"/>
    <w:rsid w:val="00AE0AB9"/>
    <w:rsid w:val="00AE17B9"/>
    <w:rsid w:val="00AE1A66"/>
    <w:rsid w:val="00AE1FC7"/>
    <w:rsid w:val="00AE22DB"/>
    <w:rsid w:val="00AE2480"/>
    <w:rsid w:val="00AE2848"/>
    <w:rsid w:val="00AE28CC"/>
    <w:rsid w:val="00AE3B7B"/>
    <w:rsid w:val="00AE3E78"/>
    <w:rsid w:val="00AE4B07"/>
    <w:rsid w:val="00AE5907"/>
    <w:rsid w:val="00AE5DA4"/>
    <w:rsid w:val="00AE5F78"/>
    <w:rsid w:val="00AE60AD"/>
    <w:rsid w:val="00AE72FE"/>
    <w:rsid w:val="00AE77DD"/>
    <w:rsid w:val="00AE7A9C"/>
    <w:rsid w:val="00AF0DE5"/>
    <w:rsid w:val="00AF0E26"/>
    <w:rsid w:val="00AF0FC7"/>
    <w:rsid w:val="00AF17D7"/>
    <w:rsid w:val="00AF251D"/>
    <w:rsid w:val="00AF3522"/>
    <w:rsid w:val="00AF3538"/>
    <w:rsid w:val="00AF4014"/>
    <w:rsid w:val="00AF48F5"/>
    <w:rsid w:val="00AF49DC"/>
    <w:rsid w:val="00AF5333"/>
    <w:rsid w:val="00AF5A02"/>
    <w:rsid w:val="00AF5A71"/>
    <w:rsid w:val="00AF6CEB"/>
    <w:rsid w:val="00B009DB"/>
    <w:rsid w:val="00B01E4D"/>
    <w:rsid w:val="00B02B7F"/>
    <w:rsid w:val="00B0655D"/>
    <w:rsid w:val="00B07FCC"/>
    <w:rsid w:val="00B10834"/>
    <w:rsid w:val="00B10DC5"/>
    <w:rsid w:val="00B10E5E"/>
    <w:rsid w:val="00B11F76"/>
    <w:rsid w:val="00B12E23"/>
    <w:rsid w:val="00B134A4"/>
    <w:rsid w:val="00B14A55"/>
    <w:rsid w:val="00B14B1D"/>
    <w:rsid w:val="00B14DAE"/>
    <w:rsid w:val="00B1715C"/>
    <w:rsid w:val="00B174CC"/>
    <w:rsid w:val="00B17680"/>
    <w:rsid w:val="00B20856"/>
    <w:rsid w:val="00B20BAA"/>
    <w:rsid w:val="00B21C09"/>
    <w:rsid w:val="00B21C91"/>
    <w:rsid w:val="00B249CC"/>
    <w:rsid w:val="00B24AF3"/>
    <w:rsid w:val="00B25266"/>
    <w:rsid w:val="00B259D6"/>
    <w:rsid w:val="00B25A36"/>
    <w:rsid w:val="00B270C0"/>
    <w:rsid w:val="00B27747"/>
    <w:rsid w:val="00B305EE"/>
    <w:rsid w:val="00B30971"/>
    <w:rsid w:val="00B31267"/>
    <w:rsid w:val="00B3136F"/>
    <w:rsid w:val="00B31CCD"/>
    <w:rsid w:val="00B3245F"/>
    <w:rsid w:val="00B329C3"/>
    <w:rsid w:val="00B32F89"/>
    <w:rsid w:val="00B33802"/>
    <w:rsid w:val="00B34807"/>
    <w:rsid w:val="00B35B0A"/>
    <w:rsid w:val="00B36810"/>
    <w:rsid w:val="00B36A6E"/>
    <w:rsid w:val="00B374E3"/>
    <w:rsid w:val="00B40438"/>
    <w:rsid w:val="00B40FBB"/>
    <w:rsid w:val="00B41890"/>
    <w:rsid w:val="00B41C3A"/>
    <w:rsid w:val="00B41D32"/>
    <w:rsid w:val="00B42458"/>
    <w:rsid w:val="00B45F6B"/>
    <w:rsid w:val="00B474CD"/>
    <w:rsid w:val="00B5072E"/>
    <w:rsid w:val="00B50C48"/>
    <w:rsid w:val="00B50E13"/>
    <w:rsid w:val="00B51019"/>
    <w:rsid w:val="00B523BE"/>
    <w:rsid w:val="00B5371A"/>
    <w:rsid w:val="00B53A11"/>
    <w:rsid w:val="00B53CAF"/>
    <w:rsid w:val="00B54527"/>
    <w:rsid w:val="00B54A3F"/>
    <w:rsid w:val="00B56889"/>
    <w:rsid w:val="00B57C20"/>
    <w:rsid w:val="00B60462"/>
    <w:rsid w:val="00B60E7F"/>
    <w:rsid w:val="00B61352"/>
    <w:rsid w:val="00B6232E"/>
    <w:rsid w:val="00B635D0"/>
    <w:rsid w:val="00B648C1"/>
    <w:rsid w:val="00B6514F"/>
    <w:rsid w:val="00B65BB7"/>
    <w:rsid w:val="00B65C3F"/>
    <w:rsid w:val="00B665DC"/>
    <w:rsid w:val="00B6667D"/>
    <w:rsid w:val="00B66FB3"/>
    <w:rsid w:val="00B678E1"/>
    <w:rsid w:val="00B70655"/>
    <w:rsid w:val="00B70818"/>
    <w:rsid w:val="00B70879"/>
    <w:rsid w:val="00B70999"/>
    <w:rsid w:val="00B70C84"/>
    <w:rsid w:val="00B715A9"/>
    <w:rsid w:val="00B71B77"/>
    <w:rsid w:val="00B720FA"/>
    <w:rsid w:val="00B74E29"/>
    <w:rsid w:val="00B75219"/>
    <w:rsid w:val="00B7592E"/>
    <w:rsid w:val="00B75AFD"/>
    <w:rsid w:val="00B75BEA"/>
    <w:rsid w:val="00B768CB"/>
    <w:rsid w:val="00B77AAD"/>
    <w:rsid w:val="00B80CF3"/>
    <w:rsid w:val="00B810E4"/>
    <w:rsid w:val="00B81398"/>
    <w:rsid w:val="00B815B5"/>
    <w:rsid w:val="00B8180C"/>
    <w:rsid w:val="00B81A10"/>
    <w:rsid w:val="00B822EC"/>
    <w:rsid w:val="00B827F8"/>
    <w:rsid w:val="00B83670"/>
    <w:rsid w:val="00B8374D"/>
    <w:rsid w:val="00B83CD8"/>
    <w:rsid w:val="00B83FBD"/>
    <w:rsid w:val="00B84255"/>
    <w:rsid w:val="00B84AB6"/>
    <w:rsid w:val="00B85EC4"/>
    <w:rsid w:val="00B86627"/>
    <w:rsid w:val="00B86861"/>
    <w:rsid w:val="00B868E4"/>
    <w:rsid w:val="00B87160"/>
    <w:rsid w:val="00B87750"/>
    <w:rsid w:val="00B9011A"/>
    <w:rsid w:val="00B91774"/>
    <w:rsid w:val="00B9194A"/>
    <w:rsid w:val="00B92940"/>
    <w:rsid w:val="00B931FE"/>
    <w:rsid w:val="00B9429D"/>
    <w:rsid w:val="00B94716"/>
    <w:rsid w:val="00B94E72"/>
    <w:rsid w:val="00B9540F"/>
    <w:rsid w:val="00B95631"/>
    <w:rsid w:val="00B95664"/>
    <w:rsid w:val="00B961C2"/>
    <w:rsid w:val="00B97D33"/>
    <w:rsid w:val="00BA121A"/>
    <w:rsid w:val="00BA12F2"/>
    <w:rsid w:val="00BA1CF8"/>
    <w:rsid w:val="00BA23B7"/>
    <w:rsid w:val="00BA283E"/>
    <w:rsid w:val="00BA2F5F"/>
    <w:rsid w:val="00BA305A"/>
    <w:rsid w:val="00BA3CD5"/>
    <w:rsid w:val="00BA3FC1"/>
    <w:rsid w:val="00BA4010"/>
    <w:rsid w:val="00BA5457"/>
    <w:rsid w:val="00BA5894"/>
    <w:rsid w:val="00BA5D2D"/>
    <w:rsid w:val="00BA5DEE"/>
    <w:rsid w:val="00BA6331"/>
    <w:rsid w:val="00BA6923"/>
    <w:rsid w:val="00BA6C2D"/>
    <w:rsid w:val="00BA71B1"/>
    <w:rsid w:val="00BB00D5"/>
    <w:rsid w:val="00BB053C"/>
    <w:rsid w:val="00BB07EE"/>
    <w:rsid w:val="00BB0B7F"/>
    <w:rsid w:val="00BB0D11"/>
    <w:rsid w:val="00BB1539"/>
    <w:rsid w:val="00BB1A5C"/>
    <w:rsid w:val="00BB1D91"/>
    <w:rsid w:val="00BB3A89"/>
    <w:rsid w:val="00BB4351"/>
    <w:rsid w:val="00BB48AC"/>
    <w:rsid w:val="00BB60FA"/>
    <w:rsid w:val="00BB6368"/>
    <w:rsid w:val="00BB69E5"/>
    <w:rsid w:val="00BB7463"/>
    <w:rsid w:val="00BB756B"/>
    <w:rsid w:val="00BC10D7"/>
    <w:rsid w:val="00BC11C6"/>
    <w:rsid w:val="00BC16C7"/>
    <w:rsid w:val="00BC170D"/>
    <w:rsid w:val="00BC1C2D"/>
    <w:rsid w:val="00BC1DE6"/>
    <w:rsid w:val="00BC2153"/>
    <w:rsid w:val="00BC2876"/>
    <w:rsid w:val="00BC2AE3"/>
    <w:rsid w:val="00BC5A4A"/>
    <w:rsid w:val="00BC65F2"/>
    <w:rsid w:val="00BC7B61"/>
    <w:rsid w:val="00BD19FB"/>
    <w:rsid w:val="00BD202B"/>
    <w:rsid w:val="00BD249F"/>
    <w:rsid w:val="00BD35A4"/>
    <w:rsid w:val="00BD4382"/>
    <w:rsid w:val="00BD4497"/>
    <w:rsid w:val="00BD5058"/>
    <w:rsid w:val="00BD532D"/>
    <w:rsid w:val="00BD6578"/>
    <w:rsid w:val="00BD7105"/>
    <w:rsid w:val="00BD73BF"/>
    <w:rsid w:val="00BE2621"/>
    <w:rsid w:val="00BE3ADD"/>
    <w:rsid w:val="00BE3C65"/>
    <w:rsid w:val="00BE4C04"/>
    <w:rsid w:val="00BE6DC1"/>
    <w:rsid w:val="00BF0CD4"/>
    <w:rsid w:val="00BF0F5B"/>
    <w:rsid w:val="00BF1418"/>
    <w:rsid w:val="00BF19E9"/>
    <w:rsid w:val="00BF3D4A"/>
    <w:rsid w:val="00BF3EC8"/>
    <w:rsid w:val="00BF45D1"/>
    <w:rsid w:val="00BF4AD9"/>
    <w:rsid w:val="00BF4F9B"/>
    <w:rsid w:val="00BF5D21"/>
    <w:rsid w:val="00BF6410"/>
    <w:rsid w:val="00BF69F2"/>
    <w:rsid w:val="00BF6AEC"/>
    <w:rsid w:val="00C0036D"/>
    <w:rsid w:val="00C008B4"/>
    <w:rsid w:val="00C01C42"/>
    <w:rsid w:val="00C046B2"/>
    <w:rsid w:val="00C04F5E"/>
    <w:rsid w:val="00C050B3"/>
    <w:rsid w:val="00C068C1"/>
    <w:rsid w:val="00C06F3E"/>
    <w:rsid w:val="00C06F68"/>
    <w:rsid w:val="00C070F0"/>
    <w:rsid w:val="00C07CB0"/>
    <w:rsid w:val="00C07CE9"/>
    <w:rsid w:val="00C07E1F"/>
    <w:rsid w:val="00C10575"/>
    <w:rsid w:val="00C10657"/>
    <w:rsid w:val="00C10E93"/>
    <w:rsid w:val="00C10F7C"/>
    <w:rsid w:val="00C132A4"/>
    <w:rsid w:val="00C14506"/>
    <w:rsid w:val="00C15D43"/>
    <w:rsid w:val="00C17A60"/>
    <w:rsid w:val="00C20810"/>
    <w:rsid w:val="00C20E8A"/>
    <w:rsid w:val="00C22A91"/>
    <w:rsid w:val="00C232C0"/>
    <w:rsid w:val="00C2346F"/>
    <w:rsid w:val="00C23700"/>
    <w:rsid w:val="00C248A0"/>
    <w:rsid w:val="00C2495B"/>
    <w:rsid w:val="00C2560C"/>
    <w:rsid w:val="00C25D0B"/>
    <w:rsid w:val="00C27ACB"/>
    <w:rsid w:val="00C30F70"/>
    <w:rsid w:val="00C328E1"/>
    <w:rsid w:val="00C32D10"/>
    <w:rsid w:val="00C340F7"/>
    <w:rsid w:val="00C34544"/>
    <w:rsid w:val="00C34568"/>
    <w:rsid w:val="00C34A49"/>
    <w:rsid w:val="00C34B3B"/>
    <w:rsid w:val="00C34CDB"/>
    <w:rsid w:val="00C34FD5"/>
    <w:rsid w:val="00C35060"/>
    <w:rsid w:val="00C35A7C"/>
    <w:rsid w:val="00C35CFA"/>
    <w:rsid w:val="00C36F4A"/>
    <w:rsid w:val="00C37404"/>
    <w:rsid w:val="00C3763F"/>
    <w:rsid w:val="00C3779F"/>
    <w:rsid w:val="00C37BA9"/>
    <w:rsid w:val="00C37D42"/>
    <w:rsid w:val="00C4123C"/>
    <w:rsid w:val="00C415A4"/>
    <w:rsid w:val="00C41EF2"/>
    <w:rsid w:val="00C423A0"/>
    <w:rsid w:val="00C42C24"/>
    <w:rsid w:val="00C43849"/>
    <w:rsid w:val="00C438DF"/>
    <w:rsid w:val="00C43BB4"/>
    <w:rsid w:val="00C45CCF"/>
    <w:rsid w:val="00C46016"/>
    <w:rsid w:val="00C46298"/>
    <w:rsid w:val="00C46502"/>
    <w:rsid w:val="00C465C7"/>
    <w:rsid w:val="00C469E9"/>
    <w:rsid w:val="00C50456"/>
    <w:rsid w:val="00C50C1F"/>
    <w:rsid w:val="00C50D98"/>
    <w:rsid w:val="00C5140D"/>
    <w:rsid w:val="00C5277B"/>
    <w:rsid w:val="00C52960"/>
    <w:rsid w:val="00C53A84"/>
    <w:rsid w:val="00C53EA6"/>
    <w:rsid w:val="00C54ABC"/>
    <w:rsid w:val="00C54C23"/>
    <w:rsid w:val="00C56147"/>
    <w:rsid w:val="00C56990"/>
    <w:rsid w:val="00C56F75"/>
    <w:rsid w:val="00C57495"/>
    <w:rsid w:val="00C57DC4"/>
    <w:rsid w:val="00C57E36"/>
    <w:rsid w:val="00C61BED"/>
    <w:rsid w:val="00C6227C"/>
    <w:rsid w:val="00C63192"/>
    <w:rsid w:val="00C63555"/>
    <w:rsid w:val="00C63B6D"/>
    <w:rsid w:val="00C65D6D"/>
    <w:rsid w:val="00C66DF4"/>
    <w:rsid w:val="00C707B6"/>
    <w:rsid w:val="00C70B90"/>
    <w:rsid w:val="00C7306D"/>
    <w:rsid w:val="00C73267"/>
    <w:rsid w:val="00C74FCF"/>
    <w:rsid w:val="00C75854"/>
    <w:rsid w:val="00C768FC"/>
    <w:rsid w:val="00C7695E"/>
    <w:rsid w:val="00C76AE7"/>
    <w:rsid w:val="00C76E88"/>
    <w:rsid w:val="00C76F17"/>
    <w:rsid w:val="00C7780F"/>
    <w:rsid w:val="00C77994"/>
    <w:rsid w:val="00C80E10"/>
    <w:rsid w:val="00C81842"/>
    <w:rsid w:val="00C81C67"/>
    <w:rsid w:val="00C825F2"/>
    <w:rsid w:val="00C8266C"/>
    <w:rsid w:val="00C837E7"/>
    <w:rsid w:val="00C83BE4"/>
    <w:rsid w:val="00C8425D"/>
    <w:rsid w:val="00C8450A"/>
    <w:rsid w:val="00C84CFA"/>
    <w:rsid w:val="00C85088"/>
    <w:rsid w:val="00C85B43"/>
    <w:rsid w:val="00C85C07"/>
    <w:rsid w:val="00C921F0"/>
    <w:rsid w:val="00C93070"/>
    <w:rsid w:val="00C93B45"/>
    <w:rsid w:val="00C941E8"/>
    <w:rsid w:val="00C95A1E"/>
    <w:rsid w:val="00C95D7F"/>
    <w:rsid w:val="00C96462"/>
    <w:rsid w:val="00C966C0"/>
    <w:rsid w:val="00C96C51"/>
    <w:rsid w:val="00C9777B"/>
    <w:rsid w:val="00CA03AC"/>
    <w:rsid w:val="00CA03B0"/>
    <w:rsid w:val="00CA040F"/>
    <w:rsid w:val="00CA0FF5"/>
    <w:rsid w:val="00CA2653"/>
    <w:rsid w:val="00CA32F8"/>
    <w:rsid w:val="00CA379D"/>
    <w:rsid w:val="00CA381B"/>
    <w:rsid w:val="00CA42C7"/>
    <w:rsid w:val="00CA43BF"/>
    <w:rsid w:val="00CA4885"/>
    <w:rsid w:val="00CA5EB4"/>
    <w:rsid w:val="00CA62EC"/>
    <w:rsid w:val="00CA7503"/>
    <w:rsid w:val="00CA7CC7"/>
    <w:rsid w:val="00CB09E4"/>
    <w:rsid w:val="00CB0BCD"/>
    <w:rsid w:val="00CB1716"/>
    <w:rsid w:val="00CB2448"/>
    <w:rsid w:val="00CB24E9"/>
    <w:rsid w:val="00CB260D"/>
    <w:rsid w:val="00CB4064"/>
    <w:rsid w:val="00CB43D2"/>
    <w:rsid w:val="00CB49C7"/>
    <w:rsid w:val="00CB5246"/>
    <w:rsid w:val="00CB5BF5"/>
    <w:rsid w:val="00CB6B38"/>
    <w:rsid w:val="00CB707F"/>
    <w:rsid w:val="00CB79EF"/>
    <w:rsid w:val="00CB7B86"/>
    <w:rsid w:val="00CC173C"/>
    <w:rsid w:val="00CC19A3"/>
    <w:rsid w:val="00CC20C0"/>
    <w:rsid w:val="00CC3A40"/>
    <w:rsid w:val="00CC3BB4"/>
    <w:rsid w:val="00CC48CC"/>
    <w:rsid w:val="00CC49CA"/>
    <w:rsid w:val="00CC5685"/>
    <w:rsid w:val="00CC5943"/>
    <w:rsid w:val="00CC5981"/>
    <w:rsid w:val="00CC5B08"/>
    <w:rsid w:val="00CC78AA"/>
    <w:rsid w:val="00CD0E43"/>
    <w:rsid w:val="00CD251F"/>
    <w:rsid w:val="00CD2529"/>
    <w:rsid w:val="00CD4CC5"/>
    <w:rsid w:val="00CD4CFF"/>
    <w:rsid w:val="00CD58F6"/>
    <w:rsid w:val="00CD5E48"/>
    <w:rsid w:val="00CD6F46"/>
    <w:rsid w:val="00CE02ED"/>
    <w:rsid w:val="00CE060E"/>
    <w:rsid w:val="00CE275C"/>
    <w:rsid w:val="00CE37B8"/>
    <w:rsid w:val="00CE4DF2"/>
    <w:rsid w:val="00CE5957"/>
    <w:rsid w:val="00CE5B90"/>
    <w:rsid w:val="00CE7020"/>
    <w:rsid w:val="00CE73AB"/>
    <w:rsid w:val="00CF0009"/>
    <w:rsid w:val="00CF0488"/>
    <w:rsid w:val="00CF04E8"/>
    <w:rsid w:val="00CF1C09"/>
    <w:rsid w:val="00CF3393"/>
    <w:rsid w:val="00CF3B0D"/>
    <w:rsid w:val="00CF3B3F"/>
    <w:rsid w:val="00CF4991"/>
    <w:rsid w:val="00CF5DC1"/>
    <w:rsid w:val="00CF5F0E"/>
    <w:rsid w:val="00CF62C0"/>
    <w:rsid w:val="00CF65DA"/>
    <w:rsid w:val="00CF6876"/>
    <w:rsid w:val="00CF6D20"/>
    <w:rsid w:val="00CF7555"/>
    <w:rsid w:val="00CF7D8A"/>
    <w:rsid w:val="00D00DE4"/>
    <w:rsid w:val="00D00FCF"/>
    <w:rsid w:val="00D014D0"/>
    <w:rsid w:val="00D03D4A"/>
    <w:rsid w:val="00D03FC8"/>
    <w:rsid w:val="00D04652"/>
    <w:rsid w:val="00D04D0F"/>
    <w:rsid w:val="00D051BC"/>
    <w:rsid w:val="00D0527B"/>
    <w:rsid w:val="00D057ED"/>
    <w:rsid w:val="00D06168"/>
    <w:rsid w:val="00D06FED"/>
    <w:rsid w:val="00D07785"/>
    <w:rsid w:val="00D07868"/>
    <w:rsid w:val="00D10D04"/>
    <w:rsid w:val="00D11864"/>
    <w:rsid w:val="00D119C1"/>
    <w:rsid w:val="00D122FB"/>
    <w:rsid w:val="00D126AF"/>
    <w:rsid w:val="00D13AC4"/>
    <w:rsid w:val="00D14206"/>
    <w:rsid w:val="00D14254"/>
    <w:rsid w:val="00D152DD"/>
    <w:rsid w:val="00D154BA"/>
    <w:rsid w:val="00D15BA1"/>
    <w:rsid w:val="00D15CE3"/>
    <w:rsid w:val="00D162D8"/>
    <w:rsid w:val="00D16904"/>
    <w:rsid w:val="00D20BFF"/>
    <w:rsid w:val="00D20D39"/>
    <w:rsid w:val="00D21255"/>
    <w:rsid w:val="00D21731"/>
    <w:rsid w:val="00D21AD0"/>
    <w:rsid w:val="00D222F7"/>
    <w:rsid w:val="00D22695"/>
    <w:rsid w:val="00D22B26"/>
    <w:rsid w:val="00D22F86"/>
    <w:rsid w:val="00D23B40"/>
    <w:rsid w:val="00D23E1C"/>
    <w:rsid w:val="00D259BF"/>
    <w:rsid w:val="00D26421"/>
    <w:rsid w:val="00D266A9"/>
    <w:rsid w:val="00D26FF8"/>
    <w:rsid w:val="00D30166"/>
    <w:rsid w:val="00D31E7D"/>
    <w:rsid w:val="00D32287"/>
    <w:rsid w:val="00D3230F"/>
    <w:rsid w:val="00D32B19"/>
    <w:rsid w:val="00D32FFB"/>
    <w:rsid w:val="00D337C6"/>
    <w:rsid w:val="00D3582E"/>
    <w:rsid w:val="00D35BD8"/>
    <w:rsid w:val="00D3611D"/>
    <w:rsid w:val="00D367E9"/>
    <w:rsid w:val="00D37351"/>
    <w:rsid w:val="00D37CF5"/>
    <w:rsid w:val="00D37E40"/>
    <w:rsid w:val="00D37ECC"/>
    <w:rsid w:val="00D37EE4"/>
    <w:rsid w:val="00D4013D"/>
    <w:rsid w:val="00D406B3"/>
    <w:rsid w:val="00D415E5"/>
    <w:rsid w:val="00D415FC"/>
    <w:rsid w:val="00D429D0"/>
    <w:rsid w:val="00D439BD"/>
    <w:rsid w:val="00D44101"/>
    <w:rsid w:val="00D4497F"/>
    <w:rsid w:val="00D454FC"/>
    <w:rsid w:val="00D45531"/>
    <w:rsid w:val="00D5069E"/>
    <w:rsid w:val="00D50A44"/>
    <w:rsid w:val="00D50ABD"/>
    <w:rsid w:val="00D514EF"/>
    <w:rsid w:val="00D51805"/>
    <w:rsid w:val="00D51F99"/>
    <w:rsid w:val="00D52062"/>
    <w:rsid w:val="00D527D8"/>
    <w:rsid w:val="00D52F52"/>
    <w:rsid w:val="00D5383B"/>
    <w:rsid w:val="00D53A40"/>
    <w:rsid w:val="00D549B5"/>
    <w:rsid w:val="00D54C5D"/>
    <w:rsid w:val="00D5598B"/>
    <w:rsid w:val="00D56858"/>
    <w:rsid w:val="00D568FA"/>
    <w:rsid w:val="00D606A1"/>
    <w:rsid w:val="00D61825"/>
    <w:rsid w:val="00D61ACF"/>
    <w:rsid w:val="00D620E2"/>
    <w:rsid w:val="00D64965"/>
    <w:rsid w:val="00D6660D"/>
    <w:rsid w:val="00D66B71"/>
    <w:rsid w:val="00D7022C"/>
    <w:rsid w:val="00D70276"/>
    <w:rsid w:val="00D71AF1"/>
    <w:rsid w:val="00D71B8E"/>
    <w:rsid w:val="00D71C33"/>
    <w:rsid w:val="00D72931"/>
    <w:rsid w:val="00D72E8C"/>
    <w:rsid w:val="00D73300"/>
    <w:rsid w:val="00D73890"/>
    <w:rsid w:val="00D73BCD"/>
    <w:rsid w:val="00D73DF1"/>
    <w:rsid w:val="00D7415A"/>
    <w:rsid w:val="00D742DB"/>
    <w:rsid w:val="00D7510C"/>
    <w:rsid w:val="00D757FB"/>
    <w:rsid w:val="00D760FD"/>
    <w:rsid w:val="00D775D0"/>
    <w:rsid w:val="00D80AA9"/>
    <w:rsid w:val="00D80E78"/>
    <w:rsid w:val="00D8170A"/>
    <w:rsid w:val="00D827DE"/>
    <w:rsid w:val="00D83311"/>
    <w:rsid w:val="00D83F5E"/>
    <w:rsid w:val="00D84154"/>
    <w:rsid w:val="00D85AFC"/>
    <w:rsid w:val="00D85F4A"/>
    <w:rsid w:val="00D86167"/>
    <w:rsid w:val="00D868DE"/>
    <w:rsid w:val="00D86B6B"/>
    <w:rsid w:val="00D86C41"/>
    <w:rsid w:val="00D87F23"/>
    <w:rsid w:val="00D906B2"/>
    <w:rsid w:val="00D907C2"/>
    <w:rsid w:val="00D90F25"/>
    <w:rsid w:val="00D91D7F"/>
    <w:rsid w:val="00D92598"/>
    <w:rsid w:val="00D92A79"/>
    <w:rsid w:val="00D9362A"/>
    <w:rsid w:val="00D9554D"/>
    <w:rsid w:val="00D95A5F"/>
    <w:rsid w:val="00D96968"/>
    <w:rsid w:val="00D97354"/>
    <w:rsid w:val="00D977FE"/>
    <w:rsid w:val="00DA09B5"/>
    <w:rsid w:val="00DA1429"/>
    <w:rsid w:val="00DA150C"/>
    <w:rsid w:val="00DA3706"/>
    <w:rsid w:val="00DA39E7"/>
    <w:rsid w:val="00DA4936"/>
    <w:rsid w:val="00DA64B1"/>
    <w:rsid w:val="00DA7911"/>
    <w:rsid w:val="00DA7B1A"/>
    <w:rsid w:val="00DA7BA9"/>
    <w:rsid w:val="00DB0233"/>
    <w:rsid w:val="00DB02A9"/>
    <w:rsid w:val="00DB0A44"/>
    <w:rsid w:val="00DB1E99"/>
    <w:rsid w:val="00DB26ED"/>
    <w:rsid w:val="00DB2ABD"/>
    <w:rsid w:val="00DB2C61"/>
    <w:rsid w:val="00DB388B"/>
    <w:rsid w:val="00DB3EB4"/>
    <w:rsid w:val="00DB43AD"/>
    <w:rsid w:val="00DB452F"/>
    <w:rsid w:val="00DB49B3"/>
    <w:rsid w:val="00DB59E4"/>
    <w:rsid w:val="00DB5EB7"/>
    <w:rsid w:val="00DB5FF3"/>
    <w:rsid w:val="00DB61B6"/>
    <w:rsid w:val="00DB74BE"/>
    <w:rsid w:val="00DB7EBE"/>
    <w:rsid w:val="00DC126D"/>
    <w:rsid w:val="00DC318E"/>
    <w:rsid w:val="00DC3C39"/>
    <w:rsid w:val="00DC4286"/>
    <w:rsid w:val="00DC532B"/>
    <w:rsid w:val="00DC684A"/>
    <w:rsid w:val="00DC714F"/>
    <w:rsid w:val="00DC7CF5"/>
    <w:rsid w:val="00DC7D76"/>
    <w:rsid w:val="00DD1AC4"/>
    <w:rsid w:val="00DD266D"/>
    <w:rsid w:val="00DD2849"/>
    <w:rsid w:val="00DD4E5B"/>
    <w:rsid w:val="00DD4E87"/>
    <w:rsid w:val="00DD4FF4"/>
    <w:rsid w:val="00DD599E"/>
    <w:rsid w:val="00DD65B6"/>
    <w:rsid w:val="00DD681F"/>
    <w:rsid w:val="00DD6855"/>
    <w:rsid w:val="00DD6909"/>
    <w:rsid w:val="00DD6925"/>
    <w:rsid w:val="00DD6FEA"/>
    <w:rsid w:val="00DE0658"/>
    <w:rsid w:val="00DE115D"/>
    <w:rsid w:val="00DE1516"/>
    <w:rsid w:val="00DE277E"/>
    <w:rsid w:val="00DE3674"/>
    <w:rsid w:val="00DE3D17"/>
    <w:rsid w:val="00DE5C10"/>
    <w:rsid w:val="00DE5D79"/>
    <w:rsid w:val="00DE660C"/>
    <w:rsid w:val="00DE6A99"/>
    <w:rsid w:val="00DE6E0B"/>
    <w:rsid w:val="00DE750F"/>
    <w:rsid w:val="00DE7727"/>
    <w:rsid w:val="00DE7B63"/>
    <w:rsid w:val="00DE7D15"/>
    <w:rsid w:val="00DE7DC3"/>
    <w:rsid w:val="00DF25B5"/>
    <w:rsid w:val="00DF29C8"/>
    <w:rsid w:val="00DF305F"/>
    <w:rsid w:val="00DF4BC3"/>
    <w:rsid w:val="00DF57A3"/>
    <w:rsid w:val="00DF7C35"/>
    <w:rsid w:val="00DF7ED2"/>
    <w:rsid w:val="00E00040"/>
    <w:rsid w:val="00E01AE1"/>
    <w:rsid w:val="00E02346"/>
    <w:rsid w:val="00E02BFF"/>
    <w:rsid w:val="00E03323"/>
    <w:rsid w:val="00E0335A"/>
    <w:rsid w:val="00E03AF1"/>
    <w:rsid w:val="00E03E1C"/>
    <w:rsid w:val="00E04A34"/>
    <w:rsid w:val="00E05EE7"/>
    <w:rsid w:val="00E0771B"/>
    <w:rsid w:val="00E0796E"/>
    <w:rsid w:val="00E07FAE"/>
    <w:rsid w:val="00E105FB"/>
    <w:rsid w:val="00E10FEC"/>
    <w:rsid w:val="00E11668"/>
    <w:rsid w:val="00E12BD4"/>
    <w:rsid w:val="00E130D3"/>
    <w:rsid w:val="00E1379A"/>
    <w:rsid w:val="00E13CA2"/>
    <w:rsid w:val="00E147DE"/>
    <w:rsid w:val="00E15973"/>
    <w:rsid w:val="00E1674D"/>
    <w:rsid w:val="00E17263"/>
    <w:rsid w:val="00E173CC"/>
    <w:rsid w:val="00E17C60"/>
    <w:rsid w:val="00E21196"/>
    <w:rsid w:val="00E2124D"/>
    <w:rsid w:val="00E21396"/>
    <w:rsid w:val="00E214DD"/>
    <w:rsid w:val="00E21995"/>
    <w:rsid w:val="00E233FB"/>
    <w:rsid w:val="00E24789"/>
    <w:rsid w:val="00E2589C"/>
    <w:rsid w:val="00E25DE2"/>
    <w:rsid w:val="00E261D3"/>
    <w:rsid w:val="00E3085F"/>
    <w:rsid w:val="00E30C25"/>
    <w:rsid w:val="00E30CAD"/>
    <w:rsid w:val="00E30EDF"/>
    <w:rsid w:val="00E3149C"/>
    <w:rsid w:val="00E32605"/>
    <w:rsid w:val="00E32D16"/>
    <w:rsid w:val="00E33C36"/>
    <w:rsid w:val="00E34E4F"/>
    <w:rsid w:val="00E36D28"/>
    <w:rsid w:val="00E376B3"/>
    <w:rsid w:val="00E37B50"/>
    <w:rsid w:val="00E40000"/>
    <w:rsid w:val="00E40E20"/>
    <w:rsid w:val="00E413B0"/>
    <w:rsid w:val="00E4222B"/>
    <w:rsid w:val="00E42EC2"/>
    <w:rsid w:val="00E43838"/>
    <w:rsid w:val="00E43DDF"/>
    <w:rsid w:val="00E44915"/>
    <w:rsid w:val="00E45D32"/>
    <w:rsid w:val="00E46F1F"/>
    <w:rsid w:val="00E4778B"/>
    <w:rsid w:val="00E47C75"/>
    <w:rsid w:val="00E502DB"/>
    <w:rsid w:val="00E508D0"/>
    <w:rsid w:val="00E512CA"/>
    <w:rsid w:val="00E51851"/>
    <w:rsid w:val="00E52AD3"/>
    <w:rsid w:val="00E52E4F"/>
    <w:rsid w:val="00E53365"/>
    <w:rsid w:val="00E543BB"/>
    <w:rsid w:val="00E54FF8"/>
    <w:rsid w:val="00E558C0"/>
    <w:rsid w:val="00E5615E"/>
    <w:rsid w:val="00E57BC0"/>
    <w:rsid w:val="00E61C85"/>
    <w:rsid w:val="00E6356A"/>
    <w:rsid w:val="00E639AD"/>
    <w:rsid w:val="00E63B0B"/>
    <w:rsid w:val="00E63B21"/>
    <w:rsid w:val="00E641D5"/>
    <w:rsid w:val="00E6468F"/>
    <w:rsid w:val="00E6547A"/>
    <w:rsid w:val="00E65A13"/>
    <w:rsid w:val="00E66375"/>
    <w:rsid w:val="00E6662F"/>
    <w:rsid w:val="00E66DB6"/>
    <w:rsid w:val="00E6746F"/>
    <w:rsid w:val="00E67939"/>
    <w:rsid w:val="00E67A91"/>
    <w:rsid w:val="00E701DF"/>
    <w:rsid w:val="00E72311"/>
    <w:rsid w:val="00E72616"/>
    <w:rsid w:val="00E72D02"/>
    <w:rsid w:val="00E72FFE"/>
    <w:rsid w:val="00E73691"/>
    <w:rsid w:val="00E73AD2"/>
    <w:rsid w:val="00E73D76"/>
    <w:rsid w:val="00E74503"/>
    <w:rsid w:val="00E754E1"/>
    <w:rsid w:val="00E756E3"/>
    <w:rsid w:val="00E76855"/>
    <w:rsid w:val="00E774DC"/>
    <w:rsid w:val="00E77C22"/>
    <w:rsid w:val="00E810AC"/>
    <w:rsid w:val="00E8291C"/>
    <w:rsid w:val="00E82954"/>
    <w:rsid w:val="00E8476B"/>
    <w:rsid w:val="00E848D6"/>
    <w:rsid w:val="00E8521F"/>
    <w:rsid w:val="00E853DD"/>
    <w:rsid w:val="00E86ED1"/>
    <w:rsid w:val="00E870F0"/>
    <w:rsid w:val="00E87748"/>
    <w:rsid w:val="00E91123"/>
    <w:rsid w:val="00E91C1F"/>
    <w:rsid w:val="00E94E1A"/>
    <w:rsid w:val="00E959A3"/>
    <w:rsid w:val="00E968AF"/>
    <w:rsid w:val="00E97405"/>
    <w:rsid w:val="00E97D8E"/>
    <w:rsid w:val="00EA01EC"/>
    <w:rsid w:val="00EA035A"/>
    <w:rsid w:val="00EA0608"/>
    <w:rsid w:val="00EA27FB"/>
    <w:rsid w:val="00EA2861"/>
    <w:rsid w:val="00EA2A9F"/>
    <w:rsid w:val="00EA2B5B"/>
    <w:rsid w:val="00EA3C90"/>
    <w:rsid w:val="00EA3E20"/>
    <w:rsid w:val="00EA4E04"/>
    <w:rsid w:val="00EA6479"/>
    <w:rsid w:val="00EA6B6E"/>
    <w:rsid w:val="00EB0AA7"/>
    <w:rsid w:val="00EB0D30"/>
    <w:rsid w:val="00EB2194"/>
    <w:rsid w:val="00EB2915"/>
    <w:rsid w:val="00EB3028"/>
    <w:rsid w:val="00EB30EE"/>
    <w:rsid w:val="00EB328E"/>
    <w:rsid w:val="00EB3BAB"/>
    <w:rsid w:val="00EB42BB"/>
    <w:rsid w:val="00EB46E0"/>
    <w:rsid w:val="00EB4DB0"/>
    <w:rsid w:val="00EB625F"/>
    <w:rsid w:val="00EB6393"/>
    <w:rsid w:val="00EB64C4"/>
    <w:rsid w:val="00EB6792"/>
    <w:rsid w:val="00EB7844"/>
    <w:rsid w:val="00EB7CD0"/>
    <w:rsid w:val="00EC093D"/>
    <w:rsid w:val="00EC0B45"/>
    <w:rsid w:val="00EC0CF4"/>
    <w:rsid w:val="00EC1455"/>
    <w:rsid w:val="00EC2983"/>
    <w:rsid w:val="00EC2C46"/>
    <w:rsid w:val="00EC343C"/>
    <w:rsid w:val="00EC37E8"/>
    <w:rsid w:val="00EC4002"/>
    <w:rsid w:val="00EC6758"/>
    <w:rsid w:val="00EC6A05"/>
    <w:rsid w:val="00EC737D"/>
    <w:rsid w:val="00EC7A2D"/>
    <w:rsid w:val="00EC7C2F"/>
    <w:rsid w:val="00EC7C7D"/>
    <w:rsid w:val="00ED003C"/>
    <w:rsid w:val="00ED0487"/>
    <w:rsid w:val="00ED0DF5"/>
    <w:rsid w:val="00ED1FFD"/>
    <w:rsid w:val="00ED21B8"/>
    <w:rsid w:val="00ED32B2"/>
    <w:rsid w:val="00ED34C4"/>
    <w:rsid w:val="00ED34F8"/>
    <w:rsid w:val="00ED3646"/>
    <w:rsid w:val="00ED492E"/>
    <w:rsid w:val="00ED4A4A"/>
    <w:rsid w:val="00ED4A51"/>
    <w:rsid w:val="00ED4F67"/>
    <w:rsid w:val="00ED53FA"/>
    <w:rsid w:val="00ED5495"/>
    <w:rsid w:val="00ED5C6D"/>
    <w:rsid w:val="00ED5FC7"/>
    <w:rsid w:val="00ED705B"/>
    <w:rsid w:val="00ED75CF"/>
    <w:rsid w:val="00EE0ECE"/>
    <w:rsid w:val="00EE14A0"/>
    <w:rsid w:val="00EE15F3"/>
    <w:rsid w:val="00EE2B46"/>
    <w:rsid w:val="00EE2E79"/>
    <w:rsid w:val="00EE3438"/>
    <w:rsid w:val="00EE52FA"/>
    <w:rsid w:val="00EE6402"/>
    <w:rsid w:val="00EE6D0C"/>
    <w:rsid w:val="00EE76BC"/>
    <w:rsid w:val="00EE7AE7"/>
    <w:rsid w:val="00EE7C2A"/>
    <w:rsid w:val="00EE7CBC"/>
    <w:rsid w:val="00EF082E"/>
    <w:rsid w:val="00EF2886"/>
    <w:rsid w:val="00EF3000"/>
    <w:rsid w:val="00EF3CB1"/>
    <w:rsid w:val="00EF3D71"/>
    <w:rsid w:val="00EF3DEA"/>
    <w:rsid w:val="00EF4022"/>
    <w:rsid w:val="00EF4104"/>
    <w:rsid w:val="00EF59BD"/>
    <w:rsid w:val="00EF6963"/>
    <w:rsid w:val="00EF6F8A"/>
    <w:rsid w:val="00EF7748"/>
    <w:rsid w:val="00EF7916"/>
    <w:rsid w:val="00F0009E"/>
    <w:rsid w:val="00F00329"/>
    <w:rsid w:val="00F008E0"/>
    <w:rsid w:val="00F00963"/>
    <w:rsid w:val="00F00D0F"/>
    <w:rsid w:val="00F019C0"/>
    <w:rsid w:val="00F040F2"/>
    <w:rsid w:val="00F04620"/>
    <w:rsid w:val="00F0504F"/>
    <w:rsid w:val="00F05C08"/>
    <w:rsid w:val="00F05F51"/>
    <w:rsid w:val="00F07452"/>
    <w:rsid w:val="00F07573"/>
    <w:rsid w:val="00F0791E"/>
    <w:rsid w:val="00F07FC2"/>
    <w:rsid w:val="00F107E7"/>
    <w:rsid w:val="00F1081F"/>
    <w:rsid w:val="00F10ED4"/>
    <w:rsid w:val="00F1167F"/>
    <w:rsid w:val="00F11F01"/>
    <w:rsid w:val="00F13452"/>
    <w:rsid w:val="00F1390A"/>
    <w:rsid w:val="00F13FBA"/>
    <w:rsid w:val="00F14D7C"/>
    <w:rsid w:val="00F14DCD"/>
    <w:rsid w:val="00F151A0"/>
    <w:rsid w:val="00F15DAC"/>
    <w:rsid w:val="00F1695E"/>
    <w:rsid w:val="00F16A89"/>
    <w:rsid w:val="00F176A1"/>
    <w:rsid w:val="00F17CB9"/>
    <w:rsid w:val="00F207DF"/>
    <w:rsid w:val="00F20939"/>
    <w:rsid w:val="00F20D82"/>
    <w:rsid w:val="00F2112A"/>
    <w:rsid w:val="00F21215"/>
    <w:rsid w:val="00F21ECB"/>
    <w:rsid w:val="00F221F0"/>
    <w:rsid w:val="00F22D79"/>
    <w:rsid w:val="00F23388"/>
    <w:rsid w:val="00F23FBF"/>
    <w:rsid w:val="00F249A5"/>
    <w:rsid w:val="00F25A8E"/>
    <w:rsid w:val="00F26A3D"/>
    <w:rsid w:val="00F26FFC"/>
    <w:rsid w:val="00F27A2C"/>
    <w:rsid w:val="00F27CBE"/>
    <w:rsid w:val="00F27FAF"/>
    <w:rsid w:val="00F30557"/>
    <w:rsid w:val="00F30D6A"/>
    <w:rsid w:val="00F319C4"/>
    <w:rsid w:val="00F3251B"/>
    <w:rsid w:val="00F32CFD"/>
    <w:rsid w:val="00F33414"/>
    <w:rsid w:val="00F33FEF"/>
    <w:rsid w:val="00F36A1A"/>
    <w:rsid w:val="00F36B05"/>
    <w:rsid w:val="00F36EF9"/>
    <w:rsid w:val="00F376FE"/>
    <w:rsid w:val="00F4103E"/>
    <w:rsid w:val="00F41286"/>
    <w:rsid w:val="00F416BA"/>
    <w:rsid w:val="00F41733"/>
    <w:rsid w:val="00F42EEC"/>
    <w:rsid w:val="00F43607"/>
    <w:rsid w:val="00F44A90"/>
    <w:rsid w:val="00F45E51"/>
    <w:rsid w:val="00F469B7"/>
    <w:rsid w:val="00F46B48"/>
    <w:rsid w:val="00F470D1"/>
    <w:rsid w:val="00F471B6"/>
    <w:rsid w:val="00F479D2"/>
    <w:rsid w:val="00F509D7"/>
    <w:rsid w:val="00F50E59"/>
    <w:rsid w:val="00F50EA0"/>
    <w:rsid w:val="00F51272"/>
    <w:rsid w:val="00F51989"/>
    <w:rsid w:val="00F519F7"/>
    <w:rsid w:val="00F51B1C"/>
    <w:rsid w:val="00F52029"/>
    <w:rsid w:val="00F52145"/>
    <w:rsid w:val="00F529EE"/>
    <w:rsid w:val="00F5385F"/>
    <w:rsid w:val="00F5665A"/>
    <w:rsid w:val="00F56775"/>
    <w:rsid w:val="00F56B38"/>
    <w:rsid w:val="00F574DC"/>
    <w:rsid w:val="00F57E7F"/>
    <w:rsid w:val="00F610C8"/>
    <w:rsid w:val="00F616A7"/>
    <w:rsid w:val="00F61CF7"/>
    <w:rsid w:val="00F62012"/>
    <w:rsid w:val="00F62621"/>
    <w:rsid w:val="00F652A7"/>
    <w:rsid w:val="00F65424"/>
    <w:rsid w:val="00F67295"/>
    <w:rsid w:val="00F67AF9"/>
    <w:rsid w:val="00F713F3"/>
    <w:rsid w:val="00F72488"/>
    <w:rsid w:val="00F726F7"/>
    <w:rsid w:val="00F733A9"/>
    <w:rsid w:val="00F747A7"/>
    <w:rsid w:val="00F75034"/>
    <w:rsid w:val="00F753BF"/>
    <w:rsid w:val="00F75614"/>
    <w:rsid w:val="00F75975"/>
    <w:rsid w:val="00F75AE2"/>
    <w:rsid w:val="00F76821"/>
    <w:rsid w:val="00F77641"/>
    <w:rsid w:val="00F7793B"/>
    <w:rsid w:val="00F77BD0"/>
    <w:rsid w:val="00F8014B"/>
    <w:rsid w:val="00F80F75"/>
    <w:rsid w:val="00F8156B"/>
    <w:rsid w:val="00F82AF4"/>
    <w:rsid w:val="00F837A3"/>
    <w:rsid w:val="00F84307"/>
    <w:rsid w:val="00F84D05"/>
    <w:rsid w:val="00F854DD"/>
    <w:rsid w:val="00F85849"/>
    <w:rsid w:val="00F86951"/>
    <w:rsid w:val="00F8708A"/>
    <w:rsid w:val="00F871A6"/>
    <w:rsid w:val="00F900D9"/>
    <w:rsid w:val="00F91069"/>
    <w:rsid w:val="00F91198"/>
    <w:rsid w:val="00F912B6"/>
    <w:rsid w:val="00F91F24"/>
    <w:rsid w:val="00F92820"/>
    <w:rsid w:val="00F92FED"/>
    <w:rsid w:val="00F93984"/>
    <w:rsid w:val="00F94020"/>
    <w:rsid w:val="00F94F27"/>
    <w:rsid w:val="00F94F5C"/>
    <w:rsid w:val="00F954C9"/>
    <w:rsid w:val="00F95787"/>
    <w:rsid w:val="00FA00D2"/>
    <w:rsid w:val="00FA0153"/>
    <w:rsid w:val="00FA0B70"/>
    <w:rsid w:val="00FA0C99"/>
    <w:rsid w:val="00FA0F95"/>
    <w:rsid w:val="00FA14F4"/>
    <w:rsid w:val="00FA232A"/>
    <w:rsid w:val="00FA24EC"/>
    <w:rsid w:val="00FA400E"/>
    <w:rsid w:val="00FA5779"/>
    <w:rsid w:val="00FA5D12"/>
    <w:rsid w:val="00FA5D24"/>
    <w:rsid w:val="00FA7704"/>
    <w:rsid w:val="00FA78F7"/>
    <w:rsid w:val="00FB00F2"/>
    <w:rsid w:val="00FB036C"/>
    <w:rsid w:val="00FB10F9"/>
    <w:rsid w:val="00FB153C"/>
    <w:rsid w:val="00FB21E9"/>
    <w:rsid w:val="00FB263E"/>
    <w:rsid w:val="00FB285C"/>
    <w:rsid w:val="00FB3E8C"/>
    <w:rsid w:val="00FB4034"/>
    <w:rsid w:val="00FB4655"/>
    <w:rsid w:val="00FB469B"/>
    <w:rsid w:val="00FB4AD6"/>
    <w:rsid w:val="00FB5089"/>
    <w:rsid w:val="00FB57BA"/>
    <w:rsid w:val="00FB5899"/>
    <w:rsid w:val="00FB643B"/>
    <w:rsid w:val="00FB7F40"/>
    <w:rsid w:val="00FC0026"/>
    <w:rsid w:val="00FC1351"/>
    <w:rsid w:val="00FC19D2"/>
    <w:rsid w:val="00FC1C88"/>
    <w:rsid w:val="00FC1ED0"/>
    <w:rsid w:val="00FC1FEB"/>
    <w:rsid w:val="00FC2073"/>
    <w:rsid w:val="00FC23C1"/>
    <w:rsid w:val="00FC3CFD"/>
    <w:rsid w:val="00FC3D6D"/>
    <w:rsid w:val="00FC46BE"/>
    <w:rsid w:val="00FC6170"/>
    <w:rsid w:val="00FC62B7"/>
    <w:rsid w:val="00FC64CB"/>
    <w:rsid w:val="00FC64CF"/>
    <w:rsid w:val="00FC683C"/>
    <w:rsid w:val="00FC699B"/>
    <w:rsid w:val="00FC76BC"/>
    <w:rsid w:val="00FD0A7A"/>
    <w:rsid w:val="00FD2AAC"/>
    <w:rsid w:val="00FD2E00"/>
    <w:rsid w:val="00FD2E89"/>
    <w:rsid w:val="00FD30A5"/>
    <w:rsid w:val="00FD31EE"/>
    <w:rsid w:val="00FD3386"/>
    <w:rsid w:val="00FD3440"/>
    <w:rsid w:val="00FD36DE"/>
    <w:rsid w:val="00FD3B9C"/>
    <w:rsid w:val="00FD56C7"/>
    <w:rsid w:val="00FD5F52"/>
    <w:rsid w:val="00FD6035"/>
    <w:rsid w:val="00FD6246"/>
    <w:rsid w:val="00FD6A4D"/>
    <w:rsid w:val="00FD6BED"/>
    <w:rsid w:val="00FD7BE2"/>
    <w:rsid w:val="00FE16EC"/>
    <w:rsid w:val="00FE20BB"/>
    <w:rsid w:val="00FE21AC"/>
    <w:rsid w:val="00FE26E5"/>
    <w:rsid w:val="00FE2C34"/>
    <w:rsid w:val="00FE39D7"/>
    <w:rsid w:val="00FE458F"/>
    <w:rsid w:val="00FE4FE2"/>
    <w:rsid w:val="00FE569B"/>
    <w:rsid w:val="00FE63C5"/>
    <w:rsid w:val="00FE6C2B"/>
    <w:rsid w:val="00FE7714"/>
    <w:rsid w:val="00FE7752"/>
    <w:rsid w:val="00FE77E5"/>
    <w:rsid w:val="00FE7874"/>
    <w:rsid w:val="00FF0646"/>
    <w:rsid w:val="00FF1D10"/>
    <w:rsid w:val="00FF2073"/>
    <w:rsid w:val="00FF294C"/>
    <w:rsid w:val="00FF2D1D"/>
    <w:rsid w:val="00FF3670"/>
    <w:rsid w:val="00FF3A3D"/>
    <w:rsid w:val="00FF3CE0"/>
    <w:rsid w:val="00FF432B"/>
    <w:rsid w:val="00FF4B28"/>
    <w:rsid w:val="00FF52F0"/>
    <w:rsid w:val="00FF5C9D"/>
    <w:rsid w:val="00FF6E15"/>
    <w:rsid w:val="00FF6F48"/>
    <w:rsid w:val="00FF7189"/>
    <w:rsid w:val="00FF7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5:docId w15:val="{E5FCB0EE-FB1F-48AF-9F0D-62D6AE089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1694"/>
    <w:pPr>
      <w:spacing w:after="120"/>
    </w:pPr>
    <w:rPr>
      <w:rFonts w:ascii="Arial" w:hAnsi="Arial"/>
      <w:lang w:val="en-IE"/>
    </w:rPr>
  </w:style>
  <w:style w:type="paragraph" w:styleId="Heading1">
    <w:name w:val="heading 1"/>
    <w:aliases w:val="1 heading"/>
    <w:basedOn w:val="Normal"/>
    <w:next w:val="Normal"/>
    <w:link w:val="Heading1Char"/>
    <w:autoRedefine/>
    <w:qFormat/>
    <w:rsid w:val="00A60E8A"/>
    <w:pPr>
      <w:keepNext/>
      <w:pageBreakBefore/>
      <w:numPr>
        <w:numId w:val="4"/>
      </w:numPr>
      <w:tabs>
        <w:tab w:val="left" w:pos="144"/>
      </w:tabs>
      <w:spacing w:before="120"/>
      <w:outlineLvl w:val="0"/>
    </w:pPr>
    <w:rPr>
      <w:b/>
      <w:kern w:val="28"/>
      <w:sz w:val="32"/>
    </w:rPr>
  </w:style>
  <w:style w:type="paragraph" w:styleId="Heading2">
    <w:name w:val="heading 2"/>
    <w:basedOn w:val="Normal"/>
    <w:next w:val="Normal"/>
    <w:autoRedefine/>
    <w:qFormat/>
    <w:rsid w:val="0085787D"/>
    <w:pPr>
      <w:keepNext/>
      <w:numPr>
        <w:ilvl w:val="1"/>
        <w:numId w:val="4"/>
      </w:numPr>
      <w:spacing w:before="120"/>
      <w:outlineLvl w:val="1"/>
    </w:pPr>
    <w:rPr>
      <w:rFonts w:cs="Arial"/>
      <w:b/>
      <w:sz w:val="28"/>
    </w:rPr>
  </w:style>
  <w:style w:type="paragraph" w:styleId="Heading3">
    <w:name w:val="heading 3"/>
    <w:basedOn w:val="Normal"/>
    <w:next w:val="Normal"/>
    <w:link w:val="Heading3Char"/>
    <w:qFormat/>
    <w:rsid w:val="00D549B5"/>
    <w:pPr>
      <w:keepNext/>
      <w:numPr>
        <w:ilvl w:val="2"/>
        <w:numId w:val="4"/>
      </w:numPr>
      <w:spacing w:before="120"/>
      <w:outlineLvl w:val="2"/>
    </w:pPr>
    <w:rPr>
      <w:b/>
      <w:sz w:val="24"/>
    </w:rPr>
  </w:style>
  <w:style w:type="paragraph" w:styleId="Heading4">
    <w:name w:val="heading 4"/>
    <w:basedOn w:val="Normal"/>
    <w:next w:val="BodyTextIndent2"/>
    <w:link w:val="Heading4Char"/>
    <w:autoRedefine/>
    <w:qFormat/>
    <w:rsid w:val="00133B22"/>
    <w:pPr>
      <w:keepNext/>
      <w:numPr>
        <w:ilvl w:val="3"/>
        <w:numId w:val="4"/>
      </w:numPr>
      <w:spacing w:before="120"/>
      <w:ind w:right="-576"/>
      <w:outlineLvl w:val="3"/>
    </w:pPr>
    <w:rPr>
      <w:b/>
      <w:sz w:val="22"/>
    </w:rPr>
  </w:style>
  <w:style w:type="paragraph" w:styleId="Heading5">
    <w:name w:val="heading 5"/>
    <w:basedOn w:val="Normal"/>
    <w:next w:val="Normal"/>
    <w:qFormat/>
    <w:rsid w:val="00A47433"/>
    <w:pPr>
      <w:numPr>
        <w:ilvl w:val="4"/>
        <w:numId w:val="4"/>
      </w:numPr>
      <w:spacing w:before="240" w:after="60"/>
      <w:outlineLvl w:val="4"/>
    </w:pPr>
    <w:rPr>
      <w:b/>
      <w:sz w:val="22"/>
    </w:rPr>
  </w:style>
  <w:style w:type="paragraph" w:styleId="Heading6">
    <w:name w:val="heading 6"/>
    <w:basedOn w:val="Normal"/>
    <w:next w:val="Normal"/>
    <w:qFormat/>
    <w:rsid w:val="003B779B"/>
    <w:pPr>
      <w:numPr>
        <w:ilvl w:val="5"/>
        <w:numId w:val="4"/>
      </w:numPr>
      <w:spacing w:before="240" w:after="60"/>
      <w:outlineLvl w:val="5"/>
    </w:pPr>
    <w:rPr>
      <w:i/>
      <w:sz w:val="22"/>
    </w:rPr>
  </w:style>
  <w:style w:type="paragraph" w:styleId="Heading7">
    <w:name w:val="heading 7"/>
    <w:basedOn w:val="Normal"/>
    <w:next w:val="Normal"/>
    <w:qFormat/>
    <w:rsid w:val="003B779B"/>
    <w:pPr>
      <w:numPr>
        <w:ilvl w:val="6"/>
        <w:numId w:val="4"/>
      </w:numPr>
      <w:spacing w:before="240" w:after="60"/>
      <w:outlineLvl w:val="6"/>
    </w:pPr>
  </w:style>
  <w:style w:type="paragraph" w:styleId="Heading8">
    <w:name w:val="heading 8"/>
    <w:basedOn w:val="Normal"/>
    <w:next w:val="Normal"/>
    <w:qFormat/>
    <w:rsid w:val="003B779B"/>
    <w:pPr>
      <w:numPr>
        <w:ilvl w:val="7"/>
        <w:numId w:val="4"/>
      </w:numPr>
      <w:spacing w:before="240" w:after="60"/>
      <w:outlineLvl w:val="7"/>
    </w:pPr>
    <w:rPr>
      <w:i/>
    </w:rPr>
  </w:style>
  <w:style w:type="paragraph" w:styleId="Heading9">
    <w:name w:val="heading 9"/>
    <w:basedOn w:val="Normal"/>
    <w:next w:val="Normal"/>
    <w:qFormat/>
    <w:rsid w:val="003B779B"/>
    <w:pPr>
      <w:numPr>
        <w:ilvl w:val="8"/>
        <w:numId w:val="4"/>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Header">
    <w:name w:val="header"/>
    <w:aliases w:val="foote"/>
    <w:basedOn w:val="Normal"/>
    <w:link w:val="HeaderChar"/>
    <w:rsid w:val="003B779B"/>
    <w:pPr>
      <w:tabs>
        <w:tab w:val="center" w:pos="4153"/>
        <w:tab w:val="right" w:pos="8306"/>
      </w:tabs>
      <w:spacing w:before="60" w:after="60"/>
    </w:pPr>
  </w:style>
  <w:style w:type="paragraph" w:customStyle="1" w:styleId="GuideInfo">
    <w:name w:val="Guide Info"/>
    <w:basedOn w:val="Normal"/>
    <w:rsid w:val="003B779B"/>
    <w:pPr>
      <w:spacing w:before="120"/>
    </w:pPr>
    <w:rPr>
      <w:color w:val="000000"/>
      <w:lang w:val="en-US"/>
    </w:rPr>
  </w:style>
  <w:style w:type="paragraph" w:customStyle="1" w:styleId="TableText">
    <w:name w:val="Table Text"/>
    <w:basedOn w:val="Normal"/>
    <w:rsid w:val="003B779B"/>
    <w:pPr>
      <w:spacing w:before="60" w:after="60"/>
    </w:pPr>
    <w:rPr>
      <w:rFonts w:ascii="Times" w:hAnsi="Times"/>
      <w:sz w:val="22"/>
      <w:lang w:val="en-US"/>
    </w:rPr>
  </w:style>
  <w:style w:type="paragraph" w:styleId="TableofFigures">
    <w:name w:val="table of figures"/>
    <w:basedOn w:val="Normal"/>
    <w:next w:val="Normal"/>
    <w:semiHidden/>
    <w:rsid w:val="003B779B"/>
    <w:pPr>
      <w:tabs>
        <w:tab w:val="right" w:leader="dot" w:pos="8640"/>
      </w:tabs>
      <w:ind w:left="720"/>
    </w:pPr>
    <w:rPr>
      <w:rFonts w:ascii="Times" w:hAnsi="Times"/>
      <w:sz w:val="22"/>
      <w:lang w:val="en-US"/>
    </w:rPr>
  </w:style>
  <w:style w:type="paragraph" w:customStyle="1" w:styleId="HiddenText">
    <w:name w:val="Hidden Text"/>
    <w:basedOn w:val="Normal"/>
    <w:rsid w:val="003B779B"/>
    <w:pPr>
      <w:ind w:left="720"/>
    </w:pPr>
    <w:rPr>
      <w:rFonts w:ascii="Times" w:hAnsi="Times"/>
      <w:vanish/>
      <w:color w:val="0000FF"/>
      <w:sz w:val="22"/>
      <w:lang w:val="en-US"/>
    </w:rPr>
  </w:style>
  <w:style w:type="paragraph" w:customStyle="1" w:styleId="Bullet-Tbl">
    <w:name w:val="Bullet-Tbl"/>
    <w:basedOn w:val="Normal"/>
    <w:rsid w:val="003B779B"/>
    <w:pPr>
      <w:widowControl w:val="0"/>
      <w:tabs>
        <w:tab w:val="left" w:pos="288"/>
      </w:tabs>
      <w:suppressAutoHyphens/>
      <w:spacing w:line="240" w:lineRule="exact"/>
    </w:pPr>
    <w:rPr>
      <w:sz w:val="18"/>
      <w:lang w:val="en-US"/>
    </w:rPr>
  </w:style>
  <w:style w:type="paragraph" w:customStyle="1" w:styleId="Requirementsnumbering">
    <w:name w:val="Requirements numbering"/>
    <w:basedOn w:val="Normal"/>
    <w:rsid w:val="003B779B"/>
  </w:style>
  <w:style w:type="paragraph" w:customStyle="1" w:styleId="HeaderSection">
    <w:name w:val="Header Section"/>
    <w:basedOn w:val="Header"/>
    <w:uiPriority w:val="99"/>
    <w:rsid w:val="003B779B"/>
    <w:rPr>
      <w:rFonts w:ascii="Helvetica" w:hAnsi="Helvetica"/>
      <w:b/>
      <w:sz w:val="32"/>
    </w:rPr>
  </w:style>
  <w:style w:type="paragraph" w:customStyle="1" w:styleId="Requirementsnumbering1">
    <w:name w:val="Requirements numbering1"/>
    <w:basedOn w:val="Normal"/>
    <w:uiPriority w:val="99"/>
    <w:rsid w:val="003B779B"/>
    <w:pPr>
      <w:numPr>
        <w:numId w:val="2"/>
      </w:numPr>
      <w:outlineLvl w:val="0"/>
    </w:pPr>
    <w:rPr>
      <w:rFonts w:ascii="Helvetica" w:hAnsi="Helvetica"/>
    </w:rPr>
  </w:style>
  <w:style w:type="paragraph" w:styleId="BodyText3">
    <w:name w:val="Body Text 3"/>
    <w:basedOn w:val="Normal"/>
    <w:rsid w:val="003B779B"/>
    <w:pPr>
      <w:spacing w:before="60" w:after="60"/>
    </w:pPr>
    <w:rPr>
      <w:i/>
    </w:rPr>
  </w:style>
  <w:style w:type="character" w:styleId="CommentReference">
    <w:name w:val="annotation reference"/>
    <w:uiPriority w:val="99"/>
    <w:rsid w:val="003B779B"/>
    <w:rPr>
      <w:sz w:val="16"/>
      <w:szCs w:val="16"/>
    </w:rPr>
  </w:style>
  <w:style w:type="paragraph" w:customStyle="1" w:styleId="Issuesnumbering">
    <w:name w:val="Issues numbering"/>
    <w:basedOn w:val="Header"/>
    <w:rsid w:val="003B779B"/>
    <w:pPr>
      <w:numPr>
        <w:numId w:val="3"/>
      </w:numPr>
      <w:tabs>
        <w:tab w:val="clear" w:pos="4153"/>
        <w:tab w:val="clear" w:pos="8306"/>
      </w:tabs>
      <w:spacing w:before="0" w:after="0"/>
    </w:pPr>
  </w:style>
  <w:style w:type="paragraph" w:customStyle="1" w:styleId="ExplanatoryText">
    <w:name w:val="Explanatory Text"/>
    <w:basedOn w:val="Normal"/>
    <w:rsid w:val="003B779B"/>
    <w:rPr>
      <w:rFonts w:ascii="Helvetica" w:hAnsi="Helvetica" w:cs="Arial"/>
      <w:color w:val="0000FF"/>
    </w:rPr>
  </w:style>
  <w:style w:type="paragraph" w:styleId="CommentText">
    <w:name w:val="annotation text"/>
    <w:basedOn w:val="Normal"/>
    <w:link w:val="CommentTextChar"/>
    <w:uiPriority w:val="99"/>
    <w:semiHidden/>
    <w:rsid w:val="003B779B"/>
  </w:style>
  <w:style w:type="paragraph" w:customStyle="1" w:styleId="explanatorytext0">
    <w:name w:val="explanatorytext"/>
    <w:basedOn w:val="Normal"/>
    <w:rsid w:val="003B779B"/>
    <w:pPr>
      <w:ind w:left="864" w:right="720"/>
    </w:pPr>
    <w:rPr>
      <w:rFonts w:ascii="Times New Roman" w:hAnsi="Times New Roman"/>
      <w:b/>
      <w:bCs/>
      <w:color w:val="FF0000"/>
      <w:sz w:val="24"/>
      <w:szCs w:val="24"/>
      <w:lang w:val="en-US"/>
    </w:rPr>
  </w:style>
  <w:style w:type="paragraph" w:styleId="Footer">
    <w:name w:val="footer"/>
    <w:basedOn w:val="Normal"/>
    <w:link w:val="FooterChar"/>
    <w:uiPriority w:val="99"/>
    <w:rsid w:val="003B779B"/>
    <w:pPr>
      <w:tabs>
        <w:tab w:val="center" w:pos="4320"/>
        <w:tab w:val="right" w:pos="8640"/>
      </w:tabs>
    </w:pPr>
  </w:style>
  <w:style w:type="character" w:styleId="PageNumber">
    <w:name w:val="page number"/>
    <w:basedOn w:val="DefaultParagraphFont"/>
    <w:rsid w:val="003B779B"/>
  </w:style>
  <w:style w:type="paragraph" w:styleId="TOC1">
    <w:name w:val="toc 1"/>
    <w:basedOn w:val="Normal"/>
    <w:next w:val="Normal"/>
    <w:autoRedefine/>
    <w:uiPriority w:val="39"/>
    <w:rsid w:val="003B779B"/>
    <w:pPr>
      <w:spacing w:before="120"/>
    </w:pPr>
    <w:rPr>
      <w:rFonts w:ascii="Arial (W1)" w:hAnsi="Arial (W1)"/>
      <w:bCs/>
      <w:szCs w:val="24"/>
    </w:rPr>
  </w:style>
  <w:style w:type="paragraph" w:styleId="TOC2">
    <w:name w:val="toc 2"/>
    <w:basedOn w:val="Normal"/>
    <w:next w:val="Normal"/>
    <w:autoRedefine/>
    <w:uiPriority w:val="39"/>
    <w:rsid w:val="003B779B"/>
    <w:pPr>
      <w:spacing w:before="60"/>
      <w:ind w:left="187"/>
    </w:pPr>
    <w:rPr>
      <w:rFonts w:ascii="Arial (W1)" w:hAnsi="Arial (W1)"/>
      <w:iCs/>
      <w:szCs w:val="24"/>
    </w:rPr>
  </w:style>
  <w:style w:type="paragraph" w:styleId="TOC3">
    <w:name w:val="toc 3"/>
    <w:basedOn w:val="Normal"/>
    <w:next w:val="Normal"/>
    <w:autoRedefine/>
    <w:uiPriority w:val="39"/>
    <w:rsid w:val="003B779B"/>
    <w:pPr>
      <w:ind w:left="360"/>
    </w:pPr>
    <w:rPr>
      <w:rFonts w:ascii="Arial (W1)" w:hAnsi="Arial (W1)"/>
      <w:szCs w:val="24"/>
    </w:rPr>
  </w:style>
  <w:style w:type="paragraph" w:styleId="TOC4">
    <w:name w:val="toc 4"/>
    <w:basedOn w:val="Normal"/>
    <w:next w:val="Normal"/>
    <w:autoRedefine/>
    <w:uiPriority w:val="39"/>
    <w:rsid w:val="00BC7B61"/>
    <w:pPr>
      <w:tabs>
        <w:tab w:val="left" w:pos="1440"/>
        <w:tab w:val="right" w:leader="dot" w:pos="10070"/>
      </w:tabs>
      <w:ind w:left="540"/>
    </w:pPr>
    <w:rPr>
      <w:rFonts w:ascii="Arial (W1)" w:hAnsi="Arial (W1)"/>
      <w:szCs w:val="24"/>
    </w:rPr>
  </w:style>
  <w:style w:type="paragraph" w:styleId="TOC5">
    <w:name w:val="toc 5"/>
    <w:basedOn w:val="Normal"/>
    <w:next w:val="Normal"/>
    <w:autoRedefine/>
    <w:uiPriority w:val="39"/>
    <w:rsid w:val="003B779B"/>
    <w:pPr>
      <w:ind w:left="720"/>
    </w:pPr>
    <w:rPr>
      <w:rFonts w:ascii="Arial (W1)" w:hAnsi="Arial (W1)"/>
      <w:szCs w:val="24"/>
    </w:rPr>
  </w:style>
  <w:style w:type="paragraph" w:styleId="TOC6">
    <w:name w:val="toc 6"/>
    <w:basedOn w:val="Normal"/>
    <w:next w:val="Normal"/>
    <w:autoRedefine/>
    <w:uiPriority w:val="39"/>
    <w:rsid w:val="003B779B"/>
    <w:pPr>
      <w:ind w:left="900"/>
    </w:pPr>
    <w:rPr>
      <w:rFonts w:ascii="Arial (W1)" w:hAnsi="Arial (W1)"/>
      <w:szCs w:val="24"/>
    </w:rPr>
  </w:style>
  <w:style w:type="paragraph" w:styleId="TOC7">
    <w:name w:val="toc 7"/>
    <w:basedOn w:val="Normal"/>
    <w:next w:val="Normal"/>
    <w:autoRedefine/>
    <w:uiPriority w:val="39"/>
    <w:rsid w:val="003B779B"/>
    <w:pPr>
      <w:ind w:left="1080"/>
    </w:pPr>
    <w:rPr>
      <w:rFonts w:ascii="Arial (W1)" w:hAnsi="Arial (W1)"/>
      <w:szCs w:val="24"/>
    </w:rPr>
  </w:style>
  <w:style w:type="paragraph" w:styleId="TOC8">
    <w:name w:val="toc 8"/>
    <w:basedOn w:val="Normal"/>
    <w:next w:val="Normal"/>
    <w:autoRedefine/>
    <w:uiPriority w:val="39"/>
    <w:rsid w:val="003B779B"/>
    <w:pPr>
      <w:ind w:left="1260"/>
    </w:pPr>
    <w:rPr>
      <w:rFonts w:ascii="Arial (W1)" w:hAnsi="Arial (W1)"/>
      <w:szCs w:val="24"/>
    </w:rPr>
  </w:style>
  <w:style w:type="paragraph" w:styleId="TOC9">
    <w:name w:val="toc 9"/>
    <w:basedOn w:val="Normal"/>
    <w:next w:val="Normal"/>
    <w:autoRedefine/>
    <w:uiPriority w:val="39"/>
    <w:rsid w:val="003B779B"/>
    <w:pPr>
      <w:ind w:left="1440"/>
    </w:pPr>
    <w:rPr>
      <w:rFonts w:ascii="Arial (W1)" w:hAnsi="Arial (W1)"/>
      <w:szCs w:val="24"/>
    </w:rPr>
  </w:style>
  <w:style w:type="character" w:styleId="Hyperlink">
    <w:name w:val="Hyperlink"/>
    <w:uiPriority w:val="99"/>
    <w:rsid w:val="003B779B"/>
    <w:rPr>
      <w:color w:val="0000FF"/>
      <w:u w:val="single"/>
    </w:rPr>
  </w:style>
  <w:style w:type="paragraph" w:styleId="Index5">
    <w:name w:val="index 5"/>
    <w:basedOn w:val="Normal"/>
    <w:next w:val="Normal"/>
    <w:semiHidden/>
    <w:rsid w:val="003B779B"/>
    <w:pPr>
      <w:overflowPunct w:val="0"/>
      <w:autoSpaceDE w:val="0"/>
      <w:autoSpaceDN w:val="0"/>
      <w:adjustRightInd w:val="0"/>
      <w:ind w:left="1440"/>
      <w:textAlignment w:val="baseline"/>
    </w:pPr>
    <w:rPr>
      <w:rFonts w:ascii="Tms Rmn" w:hAnsi="Tms Rmn"/>
      <w:lang w:val="en-US"/>
    </w:rPr>
  </w:style>
  <w:style w:type="paragraph" w:styleId="NormalIndent">
    <w:name w:val="Normal Indent"/>
    <w:basedOn w:val="Normal"/>
    <w:rsid w:val="003B779B"/>
    <w:pPr>
      <w:overflowPunct w:val="0"/>
      <w:autoSpaceDE w:val="0"/>
      <w:autoSpaceDN w:val="0"/>
      <w:adjustRightInd w:val="0"/>
      <w:ind w:left="720"/>
      <w:textAlignment w:val="baseline"/>
    </w:pPr>
    <w:rPr>
      <w:rFonts w:ascii="Tms Rmn" w:hAnsi="Tms Rmn"/>
      <w:lang w:val="en-US"/>
    </w:rPr>
  </w:style>
  <w:style w:type="paragraph" w:customStyle="1" w:styleId="TCLVL1">
    <w:name w:val="TCLVL1"/>
    <w:basedOn w:val="Normal"/>
    <w:rsid w:val="003B779B"/>
    <w:pPr>
      <w:overflowPunct w:val="0"/>
      <w:autoSpaceDE w:val="0"/>
      <w:autoSpaceDN w:val="0"/>
      <w:adjustRightInd w:val="0"/>
      <w:textAlignment w:val="baseline"/>
    </w:pPr>
    <w:rPr>
      <w:rFonts w:ascii="NewCenturySchlbk" w:hAnsi="NewCenturySchlbk"/>
      <w:b/>
      <w:sz w:val="26"/>
      <w:lang w:val="en-US"/>
    </w:rPr>
  </w:style>
  <w:style w:type="character" w:styleId="FollowedHyperlink">
    <w:name w:val="FollowedHyperlink"/>
    <w:rsid w:val="003B779B"/>
    <w:rPr>
      <w:color w:val="800080"/>
      <w:u w:val="single"/>
    </w:rPr>
  </w:style>
  <w:style w:type="paragraph" w:customStyle="1" w:styleId="TableHeading">
    <w:name w:val="Table Heading"/>
    <w:basedOn w:val="Normal"/>
    <w:link w:val="TableHeadingChar"/>
    <w:qFormat/>
    <w:rsid w:val="003B779B"/>
    <w:pPr>
      <w:spacing w:before="60" w:after="60"/>
      <w:jc w:val="center"/>
    </w:pPr>
    <w:rPr>
      <w:b/>
      <w:sz w:val="22"/>
      <w:lang w:val="en-US"/>
    </w:rPr>
  </w:style>
  <w:style w:type="paragraph" w:styleId="BodyTextIndent">
    <w:name w:val="Body Text Indent"/>
    <w:basedOn w:val="Normal"/>
    <w:rsid w:val="003B779B"/>
    <w:pPr>
      <w:ind w:left="360"/>
    </w:pPr>
    <w:rPr>
      <w:lang w:val="en-US"/>
    </w:rPr>
  </w:style>
  <w:style w:type="character" w:customStyle="1" w:styleId="HTMLMarkup">
    <w:name w:val="HTML Markup"/>
    <w:rsid w:val="003B779B"/>
    <w:rPr>
      <w:vanish/>
      <w:color w:val="FF0000"/>
    </w:rPr>
  </w:style>
  <w:style w:type="paragraph" w:styleId="BodyText">
    <w:name w:val="Body Text"/>
    <w:basedOn w:val="Normal"/>
    <w:link w:val="BodyTextChar"/>
    <w:rsid w:val="003B779B"/>
    <w:pPr>
      <w:ind w:left="720"/>
    </w:pPr>
    <w:rPr>
      <w:rFonts w:ascii="Times" w:hAnsi="Times"/>
      <w:sz w:val="22"/>
      <w:lang w:val="en-US"/>
    </w:rPr>
  </w:style>
  <w:style w:type="paragraph" w:styleId="BalloonText">
    <w:name w:val="Balloon Text"/>
    <w:basedOn w:val="Normal"/>
    <w:semiHidden/>
    <w:rsid w:val="003B779B"/>
    <w:rPr>
      <w:rFonts w:ascii="Tahoma" w:hAnsi="Tahoma" w:cs="Tahoma"/>
      <w:sz w:val="16"/>
      <w:szCs w:val="16"/>
    </w:rPr>
  </w:style>
  <w:style w:type="paragraph" w:styleId="CommentSubject">
    <w:name w:val="annotation subject"/>
    <w:basedOn w:val="CommentText"/>
    <w:next w:val="CommentText"/>
    <w:semiHidden/>
    <w:rsid w:val="007E0785"/>
    <w:rPr>
      <w:b/>
      <w:bCs/>
    </w:rPr>
  </w:style>
  <w:style w:type="paragraph" w:styleId="Revision">
    <w:name w:val="Revision"/>
    <w:hidden/>
    <w:uiPriority w:val="99"/>
    <w:semiHidden/>
    <w:rsid w:val="004030BF"/>
    <w:rPr>
      <w:rFonts w:ascii="Arial" w:hAnsi="Arial"/>
      <w:sz w:val="18"/>
      <w:lang w:val="en-GB"/>
    </w:rPr>
  </w:style>
  <w:style w:type="paragraph" w:styleId="ListParagraph">
    <w:name w:val="List Paragraph"/>
    <w:basedOn w:val="Normal"/>
    <w:link w:val="ListParagraphChar"/>
    <w:uiPriority w:val="1"/>
    <w:qFormat/>
    <w:rsid w:val="00563EE0"/>
    <w:pPr>
      <w:spacing w:line="280" w:lineRule="exact"/>
      <w:ind w:left="720"/>
      <w:jc w:val="both"/>
    </w:pPr>
    <w:rPr>
      <w:rFonts w:eastAsia="Calibri" w:cs="Arial"/>
      <w:lang w:val="en-US"/>
    </w:rPr>
  </w:style>
  <w:style w:type="character" w:customStyle="1" w:styleId="CommentTextChar">
    <w:name w:val="Comment Text Char"/>
    <w:link w:val="CommentText"/>
    <w:uiPriority w:val="99"/>
    <w:semiHidden/>
    <w:rsid w:val="00A053EC"/>
    <w:rPr>
      <w:rFonts w:ascii="Arial" w:hAnsi="Arial"/>
      <w:lang w:eastAsia="en-US"/>
    </w:rPr>
  </w:style>
  <w:style w:type="character" w:customStyle="1" w:styleId="Heading3Char">
    <w:name w:val="Heading 3 Char"/>
    <w:basedOn w:val="DefaultParagraphFont"/>
    <w:link w:val="Heading3"/>
    <w:rsid w:val="00D549B5"/>
    <w:rPr>
      <w:rFonts w:ascii="Arial" w:hAnsi="Arial"/>
      <w:b/>
      <w:sz w:val="24"/>
      <w:lang w:val="en-IE"/>
    </w:rPr>
  </w:style>
  <w:style w:type="table" w:styleId="TableGrid">
    <w:name w:val="Table Grid"/>
    <w:aliases w:val="Deloitte"/>
    <w:basedOn w:val="TableNormal"/>
    <w:rsid w:val="00FD31E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hidden/>
    </w:trPr>
  </w:style>
  <w:style w:type="paragraph" w:customStyle="1" w:styleId="Default">
    <w:name w:val="Default"/>
    <w:rsid w:val="00C41EF2"/>
    <w:pPr>
      <w:autoSpaceDE w:val="0"/>
      <w:autoSpaceDN w:val="0"/>
      <w:adjustRightInd w:val="0"/>
    </w:pPr>
    <w:rPr>
      <w:rFonts w:ascii="Arial" w:hAnsi="Arial" w:cs="Arial"/>
      <w:color w:val="000000"/>
      <w:sz w:val="24"/>
      <w:szCs w:val="24"/>
    </w:rPr>
  </w:style>
  <w:style w:type="paragraph" w:styleId="BodyTextFirstIndent">
    <w:name w:val="Body Text First Indent"/>
    <w:basedOn w:val="BodyText"/>
    <w:link w:val="BodyTextFirstIndentChar"/>
    <w:rsid w:val="0012291A"/>
    <w:pPr>
      <w:spacing w:after="0"/>
      <w:ind w:left="0" w:firstLine="360"/>
    </w:pPr>
    <w:rPr>
      <w:rFonts w:ascii="Arial" w:hAnsi="Arial"/>
      <w:sz w:val="20"/>
      <w:lang w:val="en-GB"/>
    </w:rPr>
  </w:style>
  <w:style w:type="character" w:customStyle="1" w:styleId="BodyTextChar">
    <w:name w:val="Body Text Char"/>
    <w:basedOn w:val="DefaultParagraphFont"/>
    <w:link w:val="BodyText"/>
    <w:rsid w:val="0012291A"/>
    <w:rPr>
      <w:rFonts w:ascii="Times" w:hAnsi="Times"/>
      <w:sz w:val="22"/>
    </w:rPr>
  </w:style>
  <w:style w:type="character" w:customStyle="1" w:styleId="BodyTextFirstIndentChar">
    <w:name w:val="Body Text First Indent Char"/>
    <w:basedOn w:val="BodyTextChar"/>
    <w:link w:val="BodyTextFirstIndent"/>
    <w:rsid w:val="0012291A"/>
    <w:rPr>
      <w:rFonts w:ascii="Times" w:hAnsi="Times"/>
      <w:sz w:val="22"/>
    </w:rPr>
  </w:style>
  <w:style w:type="table" w:customStyle="1" w:styleId="LightList-Accent11">
    <w:name w:val="Light List - Accent 11"/>
    <w:basedOn w:val="TableNormal"/>
    <w:uiPriority w:val="61"/>
    <w:rsid w:val="008B2F1C"/>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rPr>
      <w:hidden/>
    </w:trPr>
    <w:tblStylePr w:type="firstRow">
      <w:pPr>
        <w:spacing w:before="0" w:after="0" w:line="240" w:lineRule="auto"/>
      </w:pPr>
      <w:rPr>
        <w:b/>
        <w:bCs/>
        <w:color w:val="FFFFFF" w:themeColor="background1"/>
      </w:rPr>
      <w:tblPr/>
      <w:trPr>
        <w:hidden/>
      </w:trPr>
      <w:tcPr>
        <w:shd w:val="clear" w:color="auto" w:fill="4F81BD" w:themeFill="accent1"/>
      </w:tcPr>
    </w:tblStylePr>
    <w:tblStylePr w:type="lastRow">
      <w:pPr>
        <w:spacing w:before="0" w:after="0" w:line="240" w:lineRule="auto"/>
      </w:pPr>
      <w:rPr>
        <w:b/>
        <w:bCs/>
      </w:rPr>
      <w:tblPr/>
      <w:trPr>
        <w:hidden/>
      </w:tr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Strong">
    <w:name w:val="Strong"/>
    <w:basedOn w:val="DefaultParagraphFont"/>
    <w:qFormat/>
    <w:rsid w:val="00D96968"/>
    <w:rPr>
      <w:b/>
      <w:bCs/>
    </w:rPr>
  </w:style>
  <w:style w:type="character" w:styleId="Emphasis">
    <w:name w:val="Emphasis"/>
    <w:basedOn w:val="DefaultParagraphFont"/>
    <w:qFormat/>
    <w:rsid w:val="00D96968"/>
    <w:rPr>
      <w:i/>
      <w:iCs/>
    </w:rPr>
  </w:style>
  <w:style w:type="paragraph" w:styleId="Subtitle">
    <w:name w:val="Subtitle"/>
    <w:basedOn w:val="Normal"/>
    <w:next w:val="Normal"/>
    <w:link w:val="SubtitleChar"/>
    <w:qFormat/>
    <w:rsid w:val="00D96968"/>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rsid w:val="00D96968"/>
    <w:rPr>
      <w:rFonts w:asciiTheme="majorHAnsi" w:eastAsiaTheme="majorEastAsia" w:hAnsiTheme="majorHAnsi" w:cstheme="majorBidi"/>
      <w:i/>
      <w:iCs/>
      <w:color w:val="4F81BD" w:themeColor="accent1"/>
      <w:spacing w:val="15"/>
      <w:sz w:val="24"/>
      <w:szCs w:val="24"/>
      <w:lang w:val="en-GB"/>
    </w:rPr>
  </w:style>
  <w:style w:type="paragraph" w:styleId="Title">
    <w:name w:val="Title"/>
    <w:basedOn w:val="Normal"/>
    <w:next w:val="Normal"/>
    <w:link w:val="TitleChar"/>
    <w:qFormat/>
    <w:rsid w:val="00D96968"/>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D96968"/>
    <w:rPr>
      <w:rFonts w:asciiTheme="majorHAnsi" w:eastAsiaTheme="majorEastAsia" w:hAnsiTheme="majorHAnsi" w:cstheme="majorBidi"/>
      <w:color w:val="17365D" w:themeColor="text2" w:themeShade="BF"/>
      <w:spacing w:val="5"/>
      <w:kern w:val="28"/>
      <w:sz w:val="52"/>
      <w:szCs w:val="52"/>
      <w:lang w:val="en-GB"/>
    </w:rPr>
  </w:style>
  <w:style w:type="character" w:customStyle="1" w:styleId="HeaderChar">
    <w:name w:val="Header Char"/>
    <w:aliases w:val="foote Char"/>
    <w:basedOn w:val="DefaultParagraphFont"/>
    <w:link w:val="Header"/>
    <w:rsid w:val="00975E6D"/>
    <w:rPr>
      <w:rFonts w:ascii="Arial" w:hAnsi="Arial"/>
      <w:lang w:val="en-GB"/>
    </w:rPr>
  </w:style>
  <w:style w:type="paragraph" w:styleId="PlainText">
    <w:name w:val="Plain Text"/>
    <w:basedOn w:val="Normal"/>
    <w:link w:val="PlainTextChar"/>
    <w:uiPriority w:val="99"/>
    <w:unhideWhenUsed/>
    <w:rsid w:val="00975E6D"/>
    <w:rPr>
      <w:rFonts w:ascii="Consolas" w:eastAsiaTheme="minorHAnsi" w:hAnsi="Consolas"/>
      <w:sz w:val="21"/>
      <w:szCs w:val="21"/>
      <w:lang w:val="en-US"/>
    </w:rPr>
  </w:style>
  <w:style w:type="character" w:customStyle="1" w:styleId="PlainTextChar">
    <w:name w:val="Plain Text Char"/>
    <w:basedOn w:val="DefaultParagraphFont"/>
    <w:link w:val="PlainText"/>
    <w:uiPriority w:val="99"/>
    <w:rsid w:val="00975E6D"/>
    <w:rPr>
      <w:rFonts w:ascii="Consolas" w:eastAsiaTheme="minorHAnsi" w:hAnsi="Consolas"/>
      <w:sz w:val="21"/>
      <w:szCs w:val="21"/>
    </w:rPr>
  </w:style>
  <w:style w:type="character" w:customStyle="1" w:styleId="Heading1Char">
    <w:name w:val="Heading 1 Char"/>
    <w:aliases w:val="1 heading Char"/>
    <w:basedOn w:val="DefaultParagraphFont"/>
    <w:link w:val="Heading1"/>
    <w:rsid w:val="00A60E8A"/>
    <w:rPr>
      <w:rFonts w:ascii="Arial" w:hAnsi="Arial"/>
      <w:b/>
      <w:kern w:val="28"/>
      <w:sz w:val="32"/>
      <w:lang w:val="en-IE"/>
    </w:rPr>
  </w:style>
  <w:style w:type="paragraph" w:styleId="TOCHeading">
    <w:name w:val="TOC Heading"/>
    <w:basedOn w:val="Heading1"/>
    <w:next w:val="Normal"/>
    <w:uiPriority w:val="39"/>
    <w:semiHidden/>
    <w:unhideWhenUsed/>
    <w:qFormat/>
    <w:rsid w:val="00DA64B1"/>
    <w:pPr>
      <w:keepLines/>
      <w:numPr>
        <w:numId w:val="0"/>
      </w:numPr>
      <w:tabs>
        <w:tab w:val="clear" w:pos="144"/>
      </w:tabs>
      <w:spacing w:before="480" w:after="0" w:line="276" w:lineRule="auto"/>
      <w:outlineLvl w:val="9"/>
    </w:pPr>
    <w:rPr>
      <w:rFonts w:asciiTheme="majorHAnsi" w:eastAsiaTheme="majorEastAsia" w:hAnsiTheme="majorHAnsi" w:cstheme="majorBidi"/>
      <w:bCs/>
      <w:color w:val="365F91" w:themeColor="accent1" w:themeShade="BF"/>
      <w:kern w:val="0"/>
      <w:sz w:val="28"/>
      <w:szCs w:val="28"/>
      <w:lang w:val="en-US"/>
    </w:rPr>
  </w:style>
  <w:style w:type="paragraph" w:styleId="DocumentMap">
    <w:name w:val="Document Map"/>
    <w:basedOn w:val="Normal"/>
    <w:link w:val="DocumentMapChar"/>
    <w:rsid w:val="00710759"/>
    <w:rPr>
      <w:rFonts w:ascii="Tahoma" w:hAnsi="Tahoma" w:cs="Tahoma"/>
      <w:sz w:val="16"/>
      <w:szCs w:val="16"/>
    </w:rPr>
  </w:style>
  <w:style w:type="character" w:customStyle="1" w:styleId="DocumentMapChar">
    <w:name w:val="Document Map Char"/>
    <w:basedOn w:val="DefaultParagraphFont"/>
    <w:link w:val="DocumentMap"/>
    <w:rsid w:val="00710759"/>
    <w:rPr>
      <w:rFonts w:ascii="Tahoma" w:hAnsi="Tahoma" w:cs="Tahoma"/>
      <w:sz w:val="16"/>
      <w:szCs w:val="16"/>
      <w:lang w:val="en-GB"/>
    </w:rPr>
  </w:style>
  <w:style w:type="paragraph" w:customStyle="1" w:styleId="PseudoCode">
    <w:name w:val="PseudoCode"/>
    <w:basedOn w:val="Normal"/>
    <w:link w:val="PseudoCodeChar"/>
    <w:qFormat/>
    <w:rsid w:val="00E04A34"/>
    <w:pPr>
      <w:spacing w:line="360" w:lineRule="auto"/>
      <w:ind w:left="1440"/>
    </w:pPr>
    <w:rPr>
      <w:rFonts w:ascii="Lucida Console" w:hAnsi="Lucida Console"/>
      <w:color w:val="17365D" w:themeColor="text2" w:themeShade="BF"/>
      <w:sz w:val="16"/>
      <w:szCs w:val="16"/>
    </w:rPr>
  </w:style>
  <w:style w:type="character" w:customStyle="1" w:styleId="PseudoCodeChar">
    <w:name w:val="PseudoCode Char"/>
    <w:basedOn w:val="DefaultParagraphFont"/>
    <w:link w:val="PseudoCode"/>
    <w:rsid w:val="00E04A34"/>
    <w:rPr>
      <w:rFonts w:ascii="Lucida Console" w:hAnsi="Lucida Console"/>
      <w:color w:val="17365D" w:themeColor="text2" w:themeShade="BF"/>
      <w:sz w:val="16"/>
      <w:szCs w:val="16"/>
      <w:lang w:val="en-GB"/>
    </w:rPr>
  </w:style>
  <w:style w:type="paragraph" w:styleId="FootnoteText">
    <w:name w:val="footnote text"/>
    <w:basedOn w:val="Normal"/>
    <w:link w:val="FootnoteTextChar"/>
    <w:rsid w:val="00625D6F"/>
  </w:style>
  <w:style w:type="character" w:customStyle="1" w:styleId="FootnoteTextChar">
    <w:name w:val="Footnote Text Char"/>
    <w:basedOn w:val="DefaultParagraphFont"/>
    <w:link w:val="FootnoteText"/>
    <w:rsid w:val="00625D6F"/>
    <w:rPr>
      <w:rFonts w:ascii="Arial" w:hAnsi="Arial"/>
      <w:lang w:val="en-GB"/>
    </w:rPr>
  </w:style>
  <w:style w:type="character" w:styleId="FootnoteReference">
    <w:name w:val="footnote reference"/>
    <w:basedOn w:val="DefaultParagraphFont"/>
    <w:rsid w:val="00625D6F"/>
    <w:rPr>
      <w:vertAlign w:val="superscript"/>
    </w:rPr>
  </w:style>
  <w:style w:type="character" w:customStyle="1" w:styleId="ListParagraphChar">
    <w:name w:val="List Paragraph Char"/>
    <w:basedOn w:val="DefaultParagraphFont"/>
    <w:link w:val="ListParagraph"/>
    <w:uiPriority w:val="34"/>
    <w:rsid w:val="00B009DB"/>
    <w:rPr>
      <w:rFonts w:ascii="Arial" w:eastAsia="Calibri" w:hAnsi="Arial" w:cs="Arial"/>
    </w:rPr>
  </w:style>
  <w:style w:type="paragraph" w:styleId="NoSpacing">
    <w:name w:val="No Spacing"/>
    <w:uiPriority w:val="1"/>
    <w:qFormat/>
    <w:rsid w:val="00E30CAD"/>
    <w:rPr>
      <w:rFonts w:asciiTheme="minorHAnsi" w:eastAsiaTheme="minorHAnsi" w:hAnsiTheme="minorHAnsi" w:cstheme="minorBidi"/>
      <w:sz w:val="22"/>
      <w:szCs w:val="22"/>
    </w:rPr>
  </w:style>
  <w:style w:type="paragraph" w:customStyle="1" w:styleId="Pseudocode0">
    <w:name w:val="Pseudocode"/>
    <w:basedOn w:val="Normal"/>
    <w:link w:val="PseudocodeChar0"/>
    <w:qFormat/>
    <w:rsid w:val="00D454FC"/>
  </w:style>
  <w:style w:type="paragraph" w:styleId="BodyTextIndent2">
    <w:name w:val="Body Text Indent 2"/>
    <w:basedOn w:val="Normal"/>
    <w:link w:val="BodyTextIndent2Char"/>
    <w:rsid w:val="00D00FCF"/>
    <w:pPr>
      <w:spacing w:line="480" w:lineRule="auto"/>
      <w:ind w:left="360"/>
    </w:pPr>
  </w:style>
  <w:style w:type="character" w:customStyle="1" w:styleId="BodyTextIndent2Char">
    <w:name w:val="Body Text Indent 2 Char"/>
    <w:basedOn w:val="DefaultParagraphFont"/>
    <w:link w:val="BodyTextIndent2"/>
    <w:rsid w:val="00D00FCF"/>
    <w:rPr>
      <w:rFonts w:ascii="Arial" w:hAnsi="Arial"/>
      <w:lang w:val="en-GB"/>
    </w:rPr>
  </w:style>
  <w:style w:type="character" w:customStyle="1" w:styleId="PseudocodeChar0">
    <w:name w:val="Pseudocode Char"/>
    <w:basedOn w:val="DefaultParagraphFont"/>
    <w:link w:val="Pseudocode0"/>
    <w:rsid w:val="00D454FC"/>
    <w:rPr>
      <w:rFonts w:ascii="Arial" w:hAnsi="Arial"/>
      <w:lang w:val="en-GB"/>
    </w:rPr>
  </w:style>
  <w:style w:type="table" w:customStyle="1" w:styleId="LightShading-Accent11">
    <w:name w:val="Light Shading - Accent 11"/>
    <w:basedOn w:val="TableNormal"/>
    <w:uiPriority w:val="60"/>
    <w:rsid w:val="007135A6"/>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rPr>
      <w:hidden/>
    </w:trPr>
    <w:tblStylePr w:type="firstRow">
      <w:pPr>
        <w:spacing w:before="0" w:after="0" w:line="240" w:lineRule="auto"/>
      </w:pPr>
      <w:rPr>
        <w:b/>
        <w:bCs/>
      </w:rPr>
      <w:tblPr/>
      <w:trPr>
        <w:hidden/>
      </w:tr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rPr>
        <w:hidden/>
      </w:tr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3DFEE" w:themeFill="accent1" w:themeFillTint="3F"/>
      </w:tcPr>
    </w:tblStylePr>
    <w:tblStylePr w:type="band1Horz">
      <w:tblPr/>
      <w:trPr>
        <w:hidden/>
      </w:trPr>
      <w:tcPr>
        <w:tcBorders>
          <w:left w:val="nil"/>
          <w:right w:val="nil"/>
          <w:insideH w:val="nil"/>
          <w:insideV w:val="nil"/>
        </w:tcBorders>
        <w:shd w:val="clear" w:color="auto" w:fill="D3DFEE" w:themeFill="accent1" w:themeFillTint="3F"/>
      </w:tcPr>
    </w:tblStylePr>
  </w:style>
  <w:style w:type="table" w:customStyle="1" w:styleId="LightShading1">
    <w:name w:val="Light Shading1"/>
    <w:basedOn w:val="TableNormal"/>
    <w:uiPriority w:val="60"/>
    <w:rsid w:val="00216CB3"/>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rPr>
      <w:hidden/>
    </w:trPr>
    <w:tblStylePr w:type="firstRow">
      <w:pPr>
        <w:spacing w:before="0" w:after="0" w:line="240" w:lineRule="auto"/>
      </w:pPr>
      <w:rPr>
        <w:b/>
        <w:bCs/>
      </w:rPr>
      <w:tblPr/>
      <w:trPr>
        <w:hidden/>
      </w:tr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rPr>
        <w:hidden/>
      </w:tr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C0C0C0" w:themeFill="text1" w:themeFillTint="3F"/>
      </w:tcPr>
    </w:tblStylePr>
    <w:tblStylePr w:type="band1Horz">
      <w:tblPr/>
      <w:trPr>
        <w:hidden/>
      </w:trPr>
      <w:tcPr>
        <w:tcBorders>
          <w:left w:val="nil"/>
          <w:right w:val="nil"/>
          <w:insideH w:val="nil"/>
          <w:insideV w:val="nil"/>
        </w:tcBorders>
        <w:shd w:val="clear" w:color="auto" w:fill="C0C0C0" w:themeFill="text1" w:themeFillTint="3F"/>
      </w:tcPr>
    </w:tblStylePr>
  </w:style>
  <w:style w:type="paragraph" w:styleId="NormalWeb">
    <w:name w:val="Normal (Web)"/>
    <w:basedOn w:val="Normal"/>
    <w:uiPriority w:val="99"/>
    <w:unhideWhenUsed/>
    <w:rsid w:val="00FB263E"/>
    <w:pPr>
      <w:spacing w:before="100" w:beforeAutospacing="1" w:after="100" w:afterAutospacing="1"/>
    </w:pPr>
    <w:rPr>
      <w:rFonts w:ascii="Times New Roman" w:eastAsiaTheme="minorEastAsia" w:hAnsi="Times New Roman"/>
      <w:sz w:val="24"/>
      <w:szCs w:val="24"/>
      <w:lang w:val="en-US"/>
    </w:rPr>
  </w:style>
  <w:style w:type="character" w:customStyle="1" w:styleId="FooterChar">
    <w:name w:val="Footer Char"/>
    <w:basedOn w:val="DefaultParagraphFont"/>
    <w:link w:val="Footer"/>
    <w:uiPriority w:val="99"/>
    <w:rsid w:val="00687601"/>
    <w:rPr>
      <w:rFonts w:ascii="Arial" w:hAnsi="Arial"/>
      <w:lang w:val="en-GB"/>
    </w:rPr>
  </w:style>
  <w:style w:type="paragraph" w:customStyle="1" w:styleId="NormalUnselected">
    <w:name w:val="Normal Unselected"/>
    <w:basedOn w:val="Normal"/>
    <w:next w:val="Normal"/>
    <w:qFormat/>
    <w:rsid w:val="006874C7"/>
    <w:pPr>
      <w:jc w:val="center"/>
    </w:pPr>
    <w:rPr>
      <w:rFonts w:ascii="Calibri" w:hAnsi="Calibri"/>
      <w:color w:val="808080"/>
    </w:rPr>
  </w:style>
  <w:style w:type="character" w:styleId="PlaceholderText">
    <w:name w:val="Placeholder Text"/>
    <w:basedOn w:val="DefaultParagraphFont"/>
    <w:uiPriority w:val="99"/>
    <w:semiHidden/>
    <w:rsid w:val="00DA7911"/>
    <w:rPr>
      <w:color w:val="808080"/>
    </w:rPr>
  </w:style>
  <w:style w:type="table" w:styleId="TableProfessional">
    <w:name w:val="Table Professional"/>
    <w:basedOn w:val="TableNormal"/>
    <w:rsid w:val="00832277"/>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rPr>
      <w:hidden/>
    </w:trPr>
    <w:tcPr>
      <w:shd w:val="clear" w:color="auto" w:fill="auto"/>
    </w:tcPr>
    <w:tblStylePr w:type="firstRow">
      <w:rPr>
        <w:b/>
        <w:bCs/>
        <w:color w:val="auto"/>
      </w:rPr>
      <w:tblPr/>
      <w:trPr>
        <w:hidden/>
      </w:trPr>
      <w:tcPr>
        <w:tcBorders>
          <w:tl2br w:val="none" w:sz="0" w:space="0" w:color="auto"/>
          <w:tr2bl w:val="none" w:sz="0" w:space="0" w:color="auto"/>
        </w:tcBorders>
        <w:shd w:val="solid" w:color="000000" w:fill="FFFFFF"/>
      </w:tcPr>
    </w:tblStylePr>
  </w:style>
  <w:style w:type="table" w:customStyle="1" w:styleId="LightList-Accent12">
    <w:name w:val="Light List - Accent 12"/>
    <w:basedOn w:val="TableNormal"/>
    <w:uiPriority w:val="61"/>
    <w:rsid w:val="0011240B"/>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rPr>
      <w:hidden/>
    </w:trPr>
    <w:tblStylePr w:type="firstRow">
      <w:pPr>
        <w:spacing w:before="0" w:after="0" w:line="240" w:lineRule="auto"/>
      </w:pPr>
      <w:rPr>
        <w:b/>
        <w:bCs/>
        <w:color w:val="FFFFFF" w:themeColor="background1"/>
      </w:rPr>
      <w:tblPr/>
      <w:trPr>
        <w:hidden/>
      </w:trPr>
      <w:tcPr>
        <w:shd w:val="clear" w:color="auto" w:fill="4F81BD" w:themeFill="accent1"/>
      </w:tcPr>
    </w:tblStylePr>
    <w:tblStylePr w:type="lastRow">
      <w:pPr>
        <w:spacing w:before="0" w:after="0" w:line="240" w:lineRule="auto"/>
      </w:pPr>
      <w:rPr>
        <w:b/>
        <w:bCs/>
      </w:rPr>
      <w:tblPr/>
      <w:trPr>
        <w:hidden/>
      </w:tr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CellHeading">
    <w:name w:val="CellHeading"/>
    <w:basedOn w:val="BodyText"/>
    <w:rsid w:val="006C11CF"/>
    <w:pPr>
      <w:spacing w:after="0" w:line="230" w:lineRule="exact"/>
      <w:ind w:left="0"/>
    </w:pPr>
    <w:rPr>
      <w:rFonts w:ascii="Verdana" w:hAnsi="Verdana"/>
      <w:b/>
      <w:color w:val="0072BC"/>
      <w:sz w:val="18"/>
      <w:szCs w:val="18"/>
    </w:rPr>
  </w:style>
  <w:style w:type="paragraph" w:customStyle="1" w:styleId="CellBody">
    <w:name w:val="CellBody"/>
    <w:basedOn w:val="BodyText"/>
    <w:rsid w:val="006C11CF"/>
    <w:pPr>
      <w:spacing w:before="20" w:after="20" w:line="220" w:lineRule="exact"/>
      <w:ind w:left="0"/>
    </w:pPr>
    <w:rPr>
      <w:rFonts w:ascii="Verdana" w:hAnsi="Verdana"/>
      <w:color w:val="5F5F5F"/>
      <w:sz w:val="20"/>
    </w:rPr>
  </w:style>
  <w:style w:type="table" w:styleId="TableGrid6">
    <w:name w:val="Table Grid 6"/>
    <w:basedOn w:val="TableNormal"/>
    <w:rsid w:val="006C11CF"/>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rPr>
      <w:hidden/>
    </w:trPr>
    <w:tcPr>
      <w:shd w:val="clear" w:color="auto" w:fill="auto"/>
    </w:tcPr>
    <w:tblStylePr w:type="firstRow">
      <w:rPr>
        <w:b/>
        <w:bCs/>
      </w:rPr>
      <w:tblPr/>
      <w:trPr>
        <w:hidden/>
      </w:trPr>
      <w:tcPr>
        <w:tcBorders>
          <w:bottom w:val="single" w:sz="6" w:space="0" w:color="000000"/>
          <w:tl2br w:val="none" w:sz="0" w:space="0" w:color="auto"/>
          <w:tr2bl w:val="none" w:sz="0" w:space="0" w:color="auto"/>
        </w:tcBorders>
      </w:tcPr>
    </w:tblStylePr>
    <w:tblStylePr w:type="lastRow">
      <w:rPr>
        <w:color w:val="auto"/>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table" w:styleId="TableElegant">
    <w:name w:val="Table Elegant"/>
    <w:basedOn w:val="TableNormal"/>
    <w:rsid w:val="006C11CF"/>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rPr>
      <w:hidden/>
    </w:trPr>
    <w:tcPr>
      <w:shd w:val="clear" w:color="auto" w:fill="auto"/>
    </w:tcPr>
    <w:tblStylePr w:type="firstRow">
      <w:rPr>
        <w:caps/>
        <w:color w:val="auto"/>
      </w:rPr>
      <w:tblPr/>
      <w:trPr>
        <w:hidden/>
      </w:trPr>
      <w:tcPr>
        <w:tcBorders>
          <w:tl2br w:val="none" w:sz="0" w:space="0" w:color="auto"/>
          <w:tr2bl w:val="none" w:sz="0" w:space="0" w:color="auto"/>
        </w:tcBorders>
      </w:tcPr>
    </w:tblStylePr>
  </w:style>
  <w:style w:type="table" w:styleId="TableGrid5">
    <w:name w:val="Table Grid 5"/>
    <w:basedOn w:val="TableNormal"/>
    <w:rsid w:val="006C11CF"/>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rPr>
      <w:hidden/>
    </w:trPr>
    <w:tcPr>
      <w:shd w:val="clear" w:color="auto" w:fill="auto"/>
    </w:tcPr>
    <w:tblStylePr w:type="firstRow">
      <w:tblPr/>
      <w:trPr>
        <w:hidden/>
      </w:trPr>
      <w:tcPr>
        <w:tcBorders>
          <w:bottom w:val="single" w:sz="12" w:space="0" w:color="000000"/>
          <w:tl2br w:val="none" w:sz="0" w:space="0" w:color="auto"/>
          <w:tr2bl w:val="none" w:sz="0" w:space="0" w:color="auto"/>
        </w:tcBorders>
      </w:tcPr>
    </w:tblStylePr>
    <w:tblStylePr w:type="lastRow">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table" w:styleId="TableGrid7">
    <w:name w:val="Table Grid 7"/>
    <w:basedOn w:val="TableNormal"/>
    <w:rsid w:val="006C11CF"/>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rPr>
      <w:hidden/>
    </w:trPr>
    <w:tcPr>
      <w:shd w:val="clear" w:color="auto" w:fill="auto"/>
    </w:tcPr>
    <w:tblStylePr w:type="firstRow">
      <w:rPr>
        <w:b w:val="0"/>
        <w:bCs w:val="0"/>
      </w:rPr>
      <w:tblPr/>
      <w:trPr>
        <w:hidden/>
      </w:trPr>
      <w:tcPr>
        <w:tcBorders>
          <w:bottom w:val="single" w:sz="12" w:space="0" w:color="000000"/>
          <w:tl2br w:val="none" w:sz="0" w:space="0" w:color="auto"/>
          <w:tr2bl w:val="none" w:sz="0" w:space="0" w:color="auto"/>
        </w:tcBorders>
      </w:tcPr>
    </w:tblStylePr>
    <w:tblStylePr w:type="lastRow">
      <w:rPr>
        <w:b w:val="0"/>
        <w:bCs w:val="0"/>
      </w:rPr>
      <w:tblPr/>
      <w:trPr>
        <w:hidden/>
      </w:trPr>
      <w:tcPr>
        <w:tcBorders>
          <w:top w:val="single" w:sz="6" w:space="0" w:color="000000"/>
          <w:tl2br w:val="none" w:sz="0" w:space="0" w:color="auto"/>
          <w:tr2bl w:val="none" w:sz="0" w:space="0" w:color="auto"/>
        </w:tcBorders>
      </w:tcPr>
    </w:tblStylePr>
    <w:tblStylePr w:type="firstCol">
      <w:rPr>
        <w:b w:val="0"/>
        <w:bCs w:val="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table" w:styleId="TableList4">
    <w:name w:val="Table List 4"/>
    <w:basedOn w:val="TableNormal"/>
    <w:rsid w:val="006C11CF"/>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rPr>
      <w:hidden/>
    </w:trPr>
    <w:tcPr>
      <w:shd w:val="clear" w:color="auto" w:fill="auto"/>
    </w:tcPr>
    <w:tblStylePr w:type="firstRow">
      <w:rPr>
        <w:b/>
        <w:bCs/>
        <w:color w:val="FFFFFF"/>
      </w:rPr>
      <w:tblPr/>
      <w:trPr>
        <w:hidden/>
      </w:trPr>
      <w:tcPr>
        <w:tcBorders>
          <w:bottom w:val="single" w:sz="12" w:space="0" w:color="000000"/>
          <w:tl2br w:val="none" w:sz="0" w:space="0" w:color="auto"/>
          <w:tr2bl w:val="none" w:sz="0" w:space="0" w:color="auto"/>
        </w:tcBorders>
        <w:shd w:val="solid" w:color="808080" w:fill="FFFFFF"/>
      </w:tcPr>
    </w:tblStylePr>
  </w:style>
  <w:style w:type="table" w:styleId="LightList">
    <w:name w:val="Light List"/>
    <w:basedOn w:val="TableNormal"/>
    <w:uiPriority w:val="61"/>
    <w:rsid w:val="00B827F8"/>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rPr>
      <w:hidden/>
    </w:trPr>
    <w:tblStylePr w:type="firstRow">
      <w:pPr>
        <w:spacing w:before="0" w:after="0" w:line="240" w:lineRule="auto"/>
      </w:pPr>
      <w:rPr>
        <w:b/>
        <w:bCs/>
        <w:color w:val="FFFFFF" w:themeColor="background1"/>
      </w:rPr>
      <w:tblPr/>
      <w:trPr>
        <w:hidden/>
      </w:trPr>
      <w:tcPr>
        <w:shd w:val="clear" w:color="auto" w:fill="000000" w:themeFill="text1"/>
      </w:tcPr>
    </w:tblStylePr>
    <w:tblStylePr w:type="lastRow">
      <w:pPr>
        <w:spacing w:before="0" w:after="0" w:line="240" w:lineRule="auto"/>
      </w:pPr>
      <w:rPr>
        <w:b/>
        <w:bCs/>
      </w:rPr>
      <w:tblPr/>
      <w:trPr>
        <w:hidden/>
      </w:tr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eGrid8">
    <w:name w:val="Table Grid 8"/>
    <w:basedOn w:val="TableNormal"/>
    <w:rsid w:val="002C61B1"/>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rPr>
      <w:hidden/>
    </w:trPr>
    <w:tcPr>
      <w:shd w:val="clear" w:color="auto" w:fill="auto"/>
    </w:tcPr>
    <w:tblStylePr w:type="firstRow">
      <w:rPr>
        <w:b/>
        <w:bCs/>
        <w:color w:val="FFFFFF"/>
      </w:rPr>
      <w:tblPr/>
      <w:trPr>
        <w:hidden/>
      </w:trPr>
      <w:tcPr>
        <w:tcBorders>
          <w:tl2br w:val="none" w:sz="0" w:space="0" w:color="auto"/>
          <w:tr2bl w:val="none" w:sz="0" w:space="0" w:color="auto"/>
        </w:tcBorders>
        <w:shd w:val="solid" w:color="000080" w:fill="FFFFFF"/>
      </w:tcPr>
    </w:tblStylePr>
    <w:tblStylePr w:type="lastRow">
      <w:rPr>
        <w:b/>
        <w:bCs/>
        <w:color w:val="auto"/>
      </w:rPr>
      <w:tblPr/>
      <w:trPr>
        <w:hidden/>
      </w:trPr>
      <w:tcPr>
        <w:tcBorders>
          <w:tl2br w:val="none" w:sz="0" w:space="0" w:color="auto"/>
          <w:tr2bl w:val="none" w:sz="0" w:space="0" w:color="auto"/>
        </w:tcBorders>
      </w:tcPr>
    </w:tblStylePr>
    <w:tblStylePr w:type="lastCol">
      <w:rPr>
        <w:b/>
        <w:bCs/>
        <w:color w:val="auto"/>
      </w:rPr>
      <w:tblPr/>
      <w:trPr>
        <w:hidden/>
      </w:trPr>
      <w:tcPr>
        <w:tcBorders>
          <w:tl2br w:val="none" w:sz="0" w:space="0" w:color="auto"/>
          <w:tr2bl w:val="none" w:sz="0" w:space="0" w:color="auto"/>
        </w:tcBorders>
      </w:tcPr>
    </w:tblStylePr>
  </w:style>
  <w:style w:type="table" w:styleId="TableList8">
    <w:name w:val="Table List 8"/>
    <w:basedOn w:val="TableNormal"/>
    <w:rsid w:val="00F41286"/>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rPr>
      <w:hidden/>
    </w:trPr>
    <w:tblStylePr w:type="firstRow">
      <w:rPr>
        <w:b/>
        <w:bCs/>
        <w:i/>
        <w:iCs/>
      </w:rPr>
      <w:tblPr/>
      <w:trPr>
        <w:hidden/>
      </w:trPr>
      <w:tcPr>
        <w:tcBorders>
          <w:bottom w:val="single" w:sz="6" w:space="0" w:color="000000"/>
          <w:tl2br w:val="none" w:sz="0" w:space="0" w:color="auto"/>
          <w:tr2bl w:val="none" w:sz="0" w:space="0" w:color="auto"/>
        </w:tcBorders>
        <w:shd w:val="solid" w:color="FFFF00" w:fill="FFFFFF"/>
      </w:tcPr>
    </w:tblStylePr>
    <w:tblStylePr w:type="lastRow">
      <w:rPr>
        <w:b/>
        <w:bCs/>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pct25" w:color="FFFF00" w:fill="FFFFFF"/>
      </w:tcPr>
    </w:tblStylePr>
    <w:tblStylePr w:type="band2Horz">
      <w:tblPr/>
      <w:trPr>
        <w:hidden/>
      </w:trPr>
      <w:tcPr>
        <w:tcBorders>
          <w:tl2br w:val="none" w:sz="0" w:space="0" w:color="auto"/>
          <w:tr2bl w:val="none" w:sz="0" w:space="0" w:color="auto"/>
        </w:tcBorders>
        <w:shd w:val="pct50" w:color="FF0000" w:fill="FFFFFF"/>
      </w:tcPr>
    </w:tblStylePr>
  </w:style>
  <w:style w:type="character" w:customStyle="1" w:styleId="Heading4Char">
    <w:name w:val="Heading 4 Char"/>
    <w:basedOn w:val="DefaultParagraphFont"/>
    <w:link w:val="Heading4"/>
    <w:rsid w:val="00133B22"/>
    <w:rPr>
      <w:rFonts w:ascii="Arial" w:hAnsi="Arial"/>
      <w:b/>
      <w:sz w:val="22"/>
      <w:lang w:val="en-IE"/>
    </w:rPr>
  </w:style>
  <w:style w:type="character" w:customStyle="1" w:styleId="tx1">
    <w:name w:val="tx1"/>
    <w:basedOn w:val="DefaultParagraphFont"/>
    <w:rsid w:val="007A45B7"/>
    <w:rPr>
      <w:rFonts w:ascii="Times New Roman" w:hAnsi="Times New Roman" w:cs="Times New Roman" w:hint="default"/>
      <w:b/>
      <w:bCs/>
    </w:rPr>
  </w:style>
  <w:style w:type="paragraph" w:styleId="HTMLPreformatted">
    <w:name w:val="HTML Preformatted"/>
    <w:basedOn w:val="Normal"/>
    <w:link w:val="HTMLPreformattedChar"/>
    <w:uiPriority w:val="99"/>
    <w:semiHidden/>
    <w:unhideWhenUsed/>
    <w:rsid w:val="00A24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heme="minorHAnsi" w:hAnsi="Courier New" w:cs="Courier New"/>
      <w:lang w:val="en-US"/>
    </w:rPr>
  </w:style>
  <w:style w:type="character" w:customStyle="1" w:styleId="HTMLPreformattedChar">
    <w:name w:val="HTML Preformatted Char"/>
    <w:basedOn w:val="DefaultParagraphFont"/>
    <w:link w:val="HTMLPreformatted"/>
    <w:uiPriority w:val="99"/>
    <w:semiHidden/>
    <w:rsid w:val="00A24FB9"/>
    <w:rPr>
      <w:rFonts w:ascii="Courier New" w:eastAsiaTheme="minorHAnsi" w:hAnsi="Courier New" w:cs="Courier New"/>
    </w:rPr>
  </w:style>
  <w:style w:type="paragraph" w:customStyle="1" w:styleId="TableBody">
    <w:name w:val="Table Body"/>
    <w:basedOn w:val="Normal"/>
    <w:uiPriority w:val="99"/>
    <w:qFormat/>
    <w:rsid w:val="002B7155"/>
    <w:pPr>
      <w:spacing w:before="20" w:after="20"/>
    </w:pPr>
    <w:rPr>
      <w:rFonts w:cs="Arial"/>
    </w:rPr>
  </w:style>
  <w:style w:type="paragraph" w:customStyle="1" w:styleId="TableHeader">
    <w:name w:val="Table Header"/>
    <w:basedOn w:val="Header"/>
    <w:uiPriority w:val="99"/>
    <w:qFormat/>
    <w:rsid w:val="00FB3E8C"/>
    <w:pPr>
      <w:keepNext/>
      <w:tabs>
        <w:tab w:val="clear" w:pos="4153"/>
        <w:tab w:val="clear" w:pos="8306"/>
      </w:tabs>
    </w:pPr>
    <w:rPr>
      <w:rFonts w:cs="Arial"/>
      <w:b/>
    </w:rPr>
  </w:style>
  <w:style w:type="paragraph" w:customStyle="1" w:styleId="BodyDefaultText">
    <w:name w:val="Body Default Text"/>
    <w:link w:val="BodyDefaultTextChar"/>
    <w:autoRedefine/>
    <w:qFormat/>
    <w:rsid w:val="00B27747"/>
    <w:pPr>
      <w:spacing w:after="120"/>
    </w:pPr>
    <w:rPr>
      <w:rFonts w:ascii="Arial" w:eastAsiaTheme="minorEastAsia" w:hAnsi="Arial"/>
      <w:szCs w:val="22"/>
    </w:rPr>
  </w:style>
  <w:style w:type="character" w:customStyle="1" w:styleId="BodyDefaultTextChar">
    <w:name w:val="Body Default Text Char"/>
    <w:basedOn w:val="DefaultParagraphFont"/>
    <w:link w:val="BodyDefaultText"/>
    <w:rsid w:val="00B27747"/>
    <w:rPr>
      <w:rFonts w:ascii="Arial" w:eastAsiaTheme="minorEastAsia" w:hAnsi="Arial"/>
      <w:szCs w:val="22"/>
    </w:rPr>
  </w:style>
  <w:style w:type="paragraph" w:customStyle="1" w:styleId="Tabletext0">
    <w:name w:val="Tabletext"/>
    <w:link w:val="TabletextChar"/>
    <w:autoRedefine/>
    <w:qFormat/>
    <w:rsid w:val="007B0193"/>
    <w:pPr>
      <w:keepLines/>
      <w:widowControl w:val="0"/>
      <w:spacing w:after="120" w:line="240" w:lineRule="atLeast"/>
      <w:jc w:val="center"/>
    </w:pPr>
    <w:rPr>
      <w:rFonts w:ascii="Arial" w:eastAsiaTheme="minorHAnsi" w:hAnsi="Arial" w:cs="Arial"/>
    </w:rPr>
  </w:style>
  <w:style w:type="paragraph" w:customStyle="1" w:styleId="TabletextBold">
    <w:name w:val="Tabletext Bold"/>
    <w:basedOn w:val="Tabletext0"/>
    <w:link w:val="TabletextBoldChar"/>
    <w:qFormat/>
    <w:rsid w:val="00F44A90"/>
    <w:rPr>
      <w:b/>
    </w:rPr>
  </w:style>
  <w:style w:type="character" w:customStyle="1" w:styleId="TabletextBoldChar">
    <w:name w:val="Tabletext Bold Char"/>
    <w:link w:val="TabletextBold"/>
    <w:locked/>
    <w:rsid w:val="00F44A90"/>
    <w:rPr>
      <w:rFonts w:ascii="Arial" w:eastAsiaTheme="minorHAnsi" w:hAnsi="Arial" w:cs="Arial"/>
      <w:b/>
    </w:rPr>
  </w:style>
  <w:style w:type="character" w:customStyle="1" w:styleId="TabletextChar">
    <w:name w:val="Tabletext Char"/>
    <w:link w:val="Tabletext0"/>
    <w:locked/>
    <w:rsid w:val="007B0193"/>
    <w:rPr>
      <w:rFonts w:ascii="Arial" w:eastAsiaTheme="minorHAnsi" w:hAnsi="Arial" w:cs="Arial"/>
    </w:rPr>
  </w:style>
  <w:style w:type="character" w:customStyle="1" w:styleId="TableHeadingChar">
    <w:name w:val="Table Heading Char"/>
    <w:link w:val="TableHeading"/>
    <w:locked/>
    <w:rsid w:val="00F44A90"/>
    <w:rPr>
      <w:rFonts w:ascii="Arial" w:hAnsi="Arial"/>
      <w:b/>
      <w:sz w:val="22"/>
    </w:rPr>
  </w:style>
  <w:style w:type="paragraph" w:customStyle="1" w:styleId="FunctionalRequirement">
    <w:name w:val="Functional Requirement"/>
    <w:basedOn w:val="ListParagraph"/>
    <w:next w:val="Normal"/>
    <w:qFormat/>
    <w:rsid w:val="001C1A89"/>
    <w:pPr>
      <w:keepNext/>
      <w:tabs>
        <w:tab w:val="left" w:pos="1134"/>
      </w:tabs>
      <w:spacing w:line="240" w:lineRule="auto"/>
      <w:ind w:left="0"/>
    </w:pPr>
    <w:rPr>
      <w:rFonts w:eastAsia="Times New Roman" w:cs="Times New Roman"/>
      <w:lang w:val="en-GB"/>
    </w:rPr>
  </w:style>
  <w:style w:type="character" w:styleId="SubtleEmphasis">
    <w:name w:val="Subtle Emphasis"/>
    <w:uiPriority w:val="19"/>
    <w:qFormat/>
    <w:rsid w:val="0001700B"/>
    <w:rPr>
      <w:i/>
      <w:iCs/>
    </w:rPr>
  </w:style>
  <w:style w:type="paragraph" w:styleId="ListBullet">
    <w:name w:val="List Bullet"/>
    <w:basedOn w:val="Normal"/>
    <w:rsid w:val="00A17071"/>
    <w:pPr>
      <w:numPr>
        <w:numId w:val="11"/>
      </w:numPr>
      <w:contextualSpacing/>
      <w:jc w:val="both"/>
    </w:pPr>
  </w:style>
  <w:style w:type="paragraph" w:customStyle="1" w:styleId="HCLL1BBullet">
    <w:name w:val="HCL L1B Bullet"/>
    <w:basedOn w:val="Normal"/>
    <w:autoRedefine/>
    <w:uiPriority w:val="99"/>
    <w:rsid w:val="00255ACE"/>
    <w:pPr>
      <w:keepLines/>
      <w:widowControl w:val="0"/>
      <w:numPr>
        <w:numId w:val="24"/>
      </w:numPr>
      <w:adjustRightInd w:val="0"/>
      <w:spacing w:before="120" w:after="0" w:line="280" w:lineRule="atLeast"/>
      <w:textAlignment w:val="baseline"/>
    </w:pPr>
    <w:rPr>
      <w:rFonts w:ascii="Calibri" w:hAnsi="Calibri"/>
      <w:lang w:val="en-IN"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55063">
      <w:bodyDiv w:val="1"/>
      <w:marLeft w:val="0"/>
      <w:marRight w:val="0"/>
      <w:marTop w:val="0"/>
      <w:marBottom w:val="0"/>
      <w:divBdr>
        <w:top w:val="none" w:sz="0" w:space="0" w:color="auto"/>
        <w:left w:val="none" w:sz="0" w:space="0" w:color="auto"/>
        <w:bottom w:val="none" w:sz="0" w:space="0" w:color="auto"/>
        <w:right w:val="none" w:sz="0" w:space="0" w:color="auto"/>
      </w:divBdr>
    </w:div>
    <w:div w:id="26295253">
      <w:bodyDiv w:val="1"/>
      <w:marLeft w:val="0"/>
      <w:marRight w:val="0"/>
      <w:marTop w:val="0"/>
      <w:marBottom w:val="0"/>
      <w:divBdr>
        <w:top w:val="none" w:sz="0" w:space="0" w:color="auto"/>
        <w:left w:val="none" w:sz="0" w:space="0" w:color="auto"/>
        <w:bottom w:val="none" w:sz="0" w:space="0" w:color="auto"/>
        <w:right w:val="none" w:sz="0" w:space="0" w:color="auto"/>
      </w:divBdr>
    </w:div>
    <w:div w:id="40055715">
      <w:bodyDiv w:val="1"/>
      <w:marLeft w:val="0"/>
      <w:marRight w:val="0"/>
      <w:marTop w:val="0"/>
      <w:marBottom w:val="0"/>
      <w:divBdr>
        <w:top w:val="none" w:sz="0" w:space="0" w:color="auto"/>
        <w:left w:val="none" w:sz="0" w:space="0" w:color="auto"/>
        <w:bottom w:val="none" w:sz="0" w:space="0" w:color="auto"/>
        <w:right w:val="none" w:sz="0" w:space="0" w:color="auto"/>
      </w:divBdr>
    </w:div>
    <w:div w:id="49574374">
      <w:bodyDiv w:val="1"/>
      <w:marLeft w:val="0"/>
      <w:marRight w:val="0"/>
      <w:marTop w:val="0"/>
      <w:marBottom w:val="0"/>
      <w:divBdr>
        <w:top w:val="none" w:sz="0" w:space="0" w:color="auto"/>
        <w:left w:val="none" w:sz="0" w:space="0" w:color="auto"/>
        <w:bottom w:val="none" w:sz="0" w:space="0" w:color="auto"/>
        <w:right w:val="none" w:sz="0" w:space="0" w:color="auto"/>
      </w:divBdr>
    </w:div>
    <w:div w:id="58600863">
      <w:bodyDiv w:val="1"/>
      <w:marLeft w:val="0"/>
      <w:marRight w:val="0"/>
      <w:marTop w:val="0"/>
      <w:marBottom w:val="0"/>
      <w:divBdr>
        <w:top w:val="none" w:sz="0" w:space="0" w:color="auto"/>
        <w:left w:val="none" w:sz="0" w:space="0" w:color="auto"/>
        <w:bottom w:val="none" w:sz="0" w:space="0" w:color="auto"/>
        <w:right w:val="none" w:sz="0" w:space="0" w:color="auto"/>
      </w:divBdr>
    </w:div>
    <w:div w:id="64691104">
      <w:bodyDiv w:val="1"/>
      <w:marLeft w:val="0"/>
      <w:marRight w:val="0"/>
      <w:marTop w:val="0"/>
      <w:marBottom w:val="0"/>
      <w:divBdr>
        <w:top w:val="none" w:sz="0" w:space="0" w:color="auto"/>
        <w:left w:val="none" w:sz="0" w:space="0" w:color="auto"/>
        <w:bottom w:val="none" w:sz="0" w:space="0" w:color="auto"/>
        <w:right w:val="none" w:sz="0" w:space="0" w:color="auto"/>
      </w:divBdr>
    </w:div>
    <w:div w:id="64692097">
      <w:bodyDiv w:val="1"/>
      <w:marLeft w:val="0"/>
      <w:marRight w:val="0"/>
      <w:marTop w:val="0"/>
      <w:marBottom w:val="0"/>
      <w:divBdr>
        <w:top w:val="none" w:sz="0" w:space="0" w:color="auto"/>
        <w:left w:val="none" w:sz="0" w:space="0" w:color="auto"/>
        <w:bottom w:val="none" w:sz="0" w:space="0" w:color="auto"/>
        <w:right w:val="none" w:sz="0" w:space="0" w:color="auto"/>
      </w:divBdr>
    </w:div>
    <w:div w:id="72554917">
      <w:bodyDiv w:val="1"/>
      <w:marLeft w:val="0"/>
      <w:marRight w:val="0"/>
      <w:marTop w:val="0"/>
      <w:marBottom w:val="0"/>
      <w:divBdr>
        <w:top w:val="none" w:sz="0" w:space="0" w:color="auto"/>
        <w:left w:val="none" w:sz="0" w:space="0" w:color="auto"/>
        <w:bottom w:val="none" w:sz="0" w:space="0" w:color="auto"/>
        <w:right w:val="none" w:sz="0" w:space="0" w:color="auto"/>
      </w:divBdr>
    </w:div>
    <w:div w:id="124394260">
      <w:bodyDiv w:val="1"/>
      <w:marLeft w:val="0"/>
      <w:marRight w:val="0"/>
      <w:marTop w:val="0"/>
      <w:marBottom w:val="0"/>
      <w:divBdr>
        <w:top w:val="none" w:sz="0" w:space="0" w:color="auto"/>
        <w:left w:val="none" w:sz="0" w:space="0" w:color="auto"/>
        <w:bottom w:val="none" w:sz="0" w:space="0" w:color="auto"/>
        <w:right w:val="none" w:sz="0" w:space="0" w:color="auto"/>
      </w:divBdr>
    </w:div>
    <w:div w:id="127600083">
      <w:bodyDiv w:val="1"/>
      <w:marLeft w:val="0"/>
      <w:marRight w:val="0"/>
      <w:marTop w:val="0"/>
      <w:marBottom w:val="0"/>
      <w:divBdr>
        <w:top w:val="none" w:sz="0" w:space="0" w:color="auto"/>
        <w:left w:val="none" w:sz="0" w:space="0" w:color="auto"/>
        <w:bottom w:val="none" w:sz="0" w:space="0" w:color="auto"/>
        <w:right w:val="none" w:sz="0" w:space="0" w:color="auto"/>
      </w:divBdr>
    </w:div>
    <w:div w:id="141431114">
      <w:bodyDiv w:val="1"/>
      <w:marLeft w:val="0"/>
      <w:marRight w:val="0"/>
      <w:marTop w:val="0"/>
      <w:marBottom w:val="0"/>
      <w:divBdr>
        <w:top w:val="none" w:sz="0" w:space="0" w:color="auto"/>
        <w:left w:val="none" w:sz="0" w:space="0" w:color="auto"/>
        <w:bottom w:val="none" w:sz="0" w:space="0" w:color="auto"/>
        <w:right w:val="none" w:sz="0" w:space="0" w:color="auto"/>
      </w:divBdr>
    </w:div>
    <w:div w:id="147286266">
      <w:bodyDiv w:val="1"/>
      <w:marLeft w:val="0"/>
      <w:marRight w:val="0"/>
      <w:marTop w:val="0"/>
      <w:marBottom w:val="0"/>
      <w:divBdr>
        <w:top w:val="none" w:sz="0" w:space="0" w:color="auto"/>
        <w:left w:val="none" w:sz="0" w:space="0" w:color="auto"/>
        <w:bottom w:val="none" w:sz="0" w:space="0" w:color="auto"/>
        <w:right w:val="none" w:sz="0" w:space="0" w:color="auto"/>
      </w:divBdr>
    </w:div>
    <w:div w:id="166558833">
      <w:bodyDiv w:val="1"/>
      <w:marLeft w:val="0"/>
      <w:marRight w:val="0"/>
      <w:marTop w:val="0"/>
      <w:marBottom w:val="0"/>
      <w:divBdr>
        <w:top w:val="none" w:sz="0" w:space="0" w:color="auto"/>
        <w:left w:val="none" w:sz="0" w:space="0" w:color="auto"/>
        <w:bottom w:val="none" w:sz="0" w:space="0" w:color="auto"/>
        <w:right w:val="none" w:sz="0" w:space="0" w:color="auto"/>
      </w:divBdr>
    </w:div>
    <w:div w:id="194315068">
      <w:bodyDiv w:val="1"/>
      <w:marLeft w:val="0"/>
      <w:marRight w:val="0"/>
      <w:marTop w:val="0"/>
      <w:marBottom w:val="0"/>
      <w:divBdr>
        <w:top w:val="none" w:sz="0" w:space="0" w:color="auto"/>
        <w:left w:val="none" w:sz="0" w:space="0" w:color="auto"/>
        <w:bottom w:val="none" w:sz="0" w:space="0" w:color="auto"/>
        <w:right w:val="none" w:sz="0" w:space="0" w:color="auto"/>
      </w:divBdr>
    </w:div>
    <w:div w:id="201677059">
      <w:bodyDiv w:val="1"/>
      <w:marLeft w:val="0"/>
      <w:marRight w:val="0"/>
      <w:marTop w:val="0"/>
      <w:marBottom w:val="0"/>
      <w:divBdr>
        <w:top w:val="none" w:sz="0" w:space="0" w:color="auto"/>
        <w:left w:val="none" w:sz="0" w:space="0" w:color="auto"/>
        <w:bottom w:val="none" w:sz="0" w:space="0" w:color="auto"/>
        <w:right w:val="none" w:sz="0" w:space="0" w:color="auto"/>
      </w:divBdr>
    </w:div>
    <w:div w:id="206531096">
      <w:bodyDiv w:val="1"/>
      <w:marLeft w:val="0"/>
      <w:marRight w:val="0"/>
      <w:marTop w:val="0"/>
      <w:marBottom w:val="0"/>
      <w:divBdr>
        <w:top w:val="none" w:sz="0" w:space="0" w:color="auto"/>
        <w:left w:val="none" w:sz="0" w:space="0" w:color="auto"/>
        <w:bottom w:val="none" w:sz="0" w:space="0" w:color="auto"/>
        <w:right w:val="none" w:sz="0" w:space="0" w:color="auto"/>
      </w:divBdr>
    </w:div>
    <w:div w:id="217934872">
      <w:bodyDiv w:val="1"/>
      <w:marLeft w:val="0"/>
      <w:marRight w:val="0"/>
      <w:marTop w:val="0"/>
      <w:marBottom w:val="0"/>
      <w:divBdr>
        <w:top w:val="none" w:sz="0" w:space="0" w:color="auto"/>
        <w:left w:val="none" w:sz="0" w:space="0" w:color="auto"/>
        <w:bottom w:val="none" w:sz="0" w:space="0" w:color="auto"/>
        <w:right w:val="none" w:sz="0" w:space="0" w:color="auto"/>
      </w:divBdr>
    </w:div>
    <w:div w:id="230191406">
      <w:bodyDiv w:val="1"/>
      <w:marLeft w:val="0"/>
      <w:marRight w:val="0"/>
      <w:marTop w:val="0"/>
      <w:marBottom w:val="0"/>
      <w:divBdr>
        <w:top w:val="none" w:sz="0" w:space="0" w:color="auto"/>
        <w:left w:val="none" w:sz="0" w:space="0" w:color="auto"/>
        <w:bottom w:val="none" w:sz="0" w:space="0" w:color="auto"/>
        <w:right w:val="none" w:sz="0" w:space="0" w:color="auto"/>
      </w:divBdr>
    </w:div>
    <w:div w:id="238255496">
      <w:bodyDiv w:val="1"/>
      <w:marLeft w:val="0"/>
      <w:marRight w:val="0"/>
      <w:marTop w:val="0"/>
      <w:marBottom w:val="0"/>
      <w:divBdr>
        <w:top w:val="none" w:sz="0" w:space="0" w:color="auto"/>
        <w:left w:val="none" w:sz="0" w:space="0" w:color="auto"/>
        <w:bottom w:val="none" w:sz="0" w:space="0" w:color="auto"/>
        <w:right w:val="none" w:sz="0" w:space="0" w:color="auto"/>
      </w:divBdr>
    </w:div>
    <w:div w:id="249966986">
      <w:bodyDiv w:val="1"/>
      <w:marLeft w:val="0"/>
      <w:marRight w:val="0"/>
      <w:marTop w:val="0"/>
      <w:marBottom w:val="0"/>
      <w:divBdr>
        <w:top w:val="none" w:sz="0" w:space="0" w:color="auto"/>
        <w:left w:val="none" w:sz="0" w:space="0" w:color="auto"/>
        <w:bottom w:val="none" w:sz="0" w:space="0" w:color="auto"/>
        <w:right w:val="none" w:sz="0" w:space="0" w:color="auto"/>
      </w:divBdr>
    </w:div>
    <w:div w:id="258220153">
      <w:bodyDiv w:val="1"/>
      <w:marLeft w:val="0"/>
      <w:marRight w:val="0"/>
      <w:marTop w:val="0"/>
      <w:marBottom w:val="0"/>
      <w:divBdr>
        <w:top w:val="none" w:sz="0" w:space="0" w:color="auto"/>
        <w:left w:val="none" w:sz="0" w:space="0" w:color="auto"/>
        <w:bottom w:val="none" w:sz="0" w:space="0" w:color="auto"/>
        <w:right w:val="none" w:sz="0" w:space="0" w:color="auto"/>
      </w:divBdr>
    </w:div>
    <w:div w:id="275478992">
      <w:bodyDiv w:val="1"/>
      <w:marLeft w:val="0"/>
      <w:marRight w:val="0"/>
      <w:marTop w:val="0"/>
      <w:marBottom w:val="0"/>
      <w:divBdr>
        <w:top w:val="none" w:sz="0" w:space="0" w:color="auto"/>
        <w:left w:val="none" w:sz="0" w:space="0" w:color="auto"/>
        <w:bottom w:val="none" w:sz="0" w:space="0" w:color="auto"/>
        <w:right w:val="none" w:sz="0" w:space="0" w:color="auto"/>
      </w:divBdr>
    </w:div>
    <w:div w:id="282464295">
      <w:bodyDiv w:val="1"/>
      <w:marLeft w:val="0"/>
      <w:marRight w:val="0"/>
      <w:marTop w:val="0"/>
      <w:marBottom w:val="0"/>
      <w:divBdr>
        <w:top w:val="none" w:sz="0" w:space="0" w:color="auto"/>
        <w:left w:val="none" w:sz="0" w:space="0" w:color="auto"/>
        <w:bottom w:val="none" w:sz="0" w:space="0" w:color="auto"/>
        <w:right w:val="none" w:sz="0" w:space="0" w:color="auto"/>
      </w:divBdr>
    </w:div>
    <w:div w:id="288825986">
      <w:bodyDiv w:val="1"/>
      <w:marLeft w:val="0"/>
      <w:marRight w:val="0"/>
      <w:marTop w:val="0"/>
      <w:marBottom w:val="0"/>
      <w:divBdr>
        <w:top w:val="none" w:sz="0" w:space="0" w:color="auto"/>
        <w:left w:val="none" w:sz="0" w:space="0" w:color="auto"/>
        <w:bottom w:val="none" w:sz="0" w:space="0" w:color="auto"/>
        <w:right w:val="none" w:sz="0" w:space="0" w:color="auto"/>
      </w:divBdr>
    </w:div>
    <w:div w:id="299267083">
      <w:bodyDiv w:val="1"/>
      <w:marLeft w:val="0"/>
      <w:marRight w:val="0"/>
      <w:marTop w:val="0"/>
      <w:marBottom w:val="0"/>
      <w:divBdr>
        <w:top w:val="none" w:sz="0" w:space="0" w:color="auto"/>
        <w:left w:val="none" w:sz="0" w:space="0" w:color="auto"/>
        <w:bottom w:val="none" w:sz="0" w:space="0" w:color="auto"/>
        <w:right w:val="none" w:sz="0" w:space="0" w:color="auto"/>
      </w:divBdr>
    </w:div>
    <w:div w:id="319432068">
      <w:bodyDiv w:val="1"/>
      <w:marLeft w:val="0"/>
      <w:marRight w:val="0"/>
      <w:marTop w:val="0"/>
      <w:marBottom w:val="0"/>
      <w:divBdr>
        <w:top w:val="none" w:sz="0" w:space="0" w:color="auto"/>
        <w:left w:val="none" w:sz="0" w:space="0" w:color="auto"/>
        <w:bottom w:val="none" w:sz="0" w:space="0" w:color="auto"/>
        <w:right w:val="none" w:sz="0" w:space="0" w:color="auto"/>
      </w:divBdr>
    </w:div>
    <w:div w:id="321812107">
      <w:bodyDiv w:val="1"/>
      <w:marLeft w:val="0"/>
      <w:marRight w:val="0"/>
      <w:marTop w:val="0"/>
      <w:marBottom w:val="0"/>
      <w:divBdr>
        <w:top w:val="none" w:sz="0" w:space="0" w:color="auto"/>
        <w:left w:val="none" w:sz="0" w:space="0" w:color="auto"/>
        <w:bottom w:val="none" w:sz="0" w:space="0" w:color="auto"/>
        <w:right w:val="none" w:sz="0" w:space="0" w:color="auto"/>
      </w:divBdr>
    </w:div>
    <w:div w:id="323895287">
      <w:bodyDiv w:val="1"/>
      <w:marLeft w:val="0"/>
      <w:marRight w:val="0"/>
      <w:marTop w:val="0"/>
      <w:marBottom w:val="0"/>
      <w:divBdr>
        <w:top w:val="none" w:sz="0" w:space="0" w:color="auto"/>
        <w:left w:val="none" w:sz="0" w:space="0" w:color="auto"/>
        <w:bottom w:val="none" w:sz="0" w:space="0" w:color="auto"/>
        <w:right w:val="none" w:sz="0" w:space="0" w:color="auto"/>
      </w:divBdr>
    </w:div>
    <w:div w:id="326325365">
      <w:bodyDiv w:val="1"/>
      <w:marLeft w:val="0"/>
      <w:marRight w:val="0"/>
      <w:marTop w:val="0"/>
      <w:marBottom w:val="0"/>
      <w:divBdr>
        <w:top w:val="none" w:sz="0" w:space="0" w:color="auto"/>
        <w:left w:val="none" w:sz="0" w:space="0" w:color="auto"/>
        <w:bottom w:val="none" w:sz="0" w:space="0" w:color="auto"/>
        <w:right w:val="none" w:sz="0" w:space="0" w:color="auto"/>
      </w:divBdr>
    </w:div>
    <w:div w:id="335695681">
      <w:bodyDiv w:val="1"/>
      <w:marLeft w:val="0"/>
      <w:marRight w:val="0"/>
      <w:marTop w:val="0"/>
      <w:marBottom w:val="0"/>
      <w:divBdr>
        <w:top w:val="none" w:sz="0" w:space="0" w:color="auto"/>
        <w:left w:val="none" w:sz="0" w:space="0" w:color="auto"/>
        <w:bottom w:val="none" w:sz="0" w:space="0" w:color="auto"/>
        <w:right w:val="none" w:sz="0" w:space="0" w:color="auto"/>
      </w:divBdr>
    </w:div>
    <w:div w:id="350303552">
      <w:bodyDiv w:val="1"/>
      <w:marLeft w:val="0"/>
      <w:marRight w:val="0"/>
      <w:marTop w:val="0"/>
      <w:marBottom w:val="0"/>
      <w:divBdr>
        <w:top w:val="none" w:sz="0" w:space="0" w:color="auto"/>
        <w:left w:val="none" w:sz="0" w:space="0" w:color="auto"/>
        <w:bottom w:val="none" w:sz="0" w:space="0" w:color="auto"/>
        <w:right w:val="none" w:sz="0" w:space="0" w:color="auto"/>
      </w:divBdr>
    </w:div>
    <w:div w:id="351691598">
      <w:bodyDiv w:val="1"/>
      <w:marLeft w:val="0"/>
      <w:marRight w:val="0"/>
      <w:marTop w:val="0"/>
      <w:marBottom w:val="0"/>
      <w:divBdr>
        <w:top w:val="none" w:sz="0" w:space="0" w:color="auto"/>
        <w:left w:val="none" w:sz="0" w:space="0" w:color="auto"/>
        <w:bottom w:val="none" w:sz="0" w:space="0" w:color="auto"/>
        <w:right w:val="none" w:sz="0" w:space="0" w:color="auto"/>
      </w:divBdr>
    </w:div>
    <w:div w:id="391124355">
      <w:bodyDiv w:val="1"/>
      <w:marLeft w:val="0"/>
      <w:marRight w:val="0"/>
      <w:marTop w:val="0"/>
      <w:marBottom w:val="0"/>
      <w:divBdr>
        <w:top w:val="none" w:sz="0" w:space="0" w:color="auto"/>
        <w:left w:val="none" w:sz="0" w:space="0" w:color="auto"/>
        <w:bottom w:val="none" w:sz="0" w:space="0" w:color="auto"/>
        <w:right w:val="none" w:sz="0" w:space="0" w:color="auto"/>
      </w:divBdr>
    </w:div>
    <w:div w:id="403650054">
      <w:bodyDiv w:val="1"/>
      <w:marLeft w:val="0"/>
      <w:marRight w:val="0"/>
      <w:marTop w:val="0"/>
      <w:marBottom w:val="0"/>
      <w:divBdr>
        <w:top w:val="none" w:sz="0" w:space="0" w:color="auto"/>
        <w:left w:val="none" w:sz="0" w:space="0" w:color="auto"/>
        <w:bottom w:val="none" w:sz="0" w:space="0" w:color="auto"/>
        <w:right w:val="none" w:sz="0" w:space="0" w:color="auto"/>
      </w:divBdr>
    </w:div>
    <w:div w:id="443233355">
      <w:bodyDiv w:val="1"/>
      <w:marLeft w:val="0"/>
      <w:marRight w:val="0"/>
      <w:marTop w:val="0"/>
      <w:marBottom w:val="0"/>
      <w:divBdr>
        <w:top w:val="none" w:sz="0" w:space="0" w:color="auto"/>
        <w:left w:val="none" w:sz="0" w:space="0" w:color="auto"/>
        <w:bottom w:val="none" w:sz="0" w:space="0" w:color="auto"/>
        <w:right w:val="none" w:sz="0" w:space="0" w:color="auto"/>
      </w:divBdr>
    </w:div>
    <w:div w:id="446437270">
      <w:bodyDiv w:val="1"/>
      <w:marLeft w:val="0"/>
      <w:marRight w:val="0"/>
      <w:marTop w:val="0"/>
      <w:marBottom w:val="0"/>
      <w:divBdr>
        <w:top w:val="none" w:sz="0" w:space="0" w:color="auto"/>
        <w:left w:val="none" w:sz="0" w:space="0" w:color="auto"/>
        <w:bottom w:val="none" w:sz="0" w:space="0" w:color="auto"/>
        <w:right w:val="none" w:sz="0" w:space="0" w:color="auto"/>
      </w:divBdr>
    </w:div>
    <w:div w:id="450365022">
      <w:bodyDiv w:val="1"/>
      <w:marLeft w:val="0"/>
      <w:marRight w:val="0"/>
      <w:marTop w:val="0"/>
      <w:marBottom w:val="0"/>
      <w:divBdr>
        <w:top w:val="none" w:sz="0" w:space="0" w:color="auto"/>
        <w:left w:val="none" w:sz="0" w:space="0" w:color="auto"/>
        <w:bottom w:val="none" w:sz="0" w:space="0" w:color="auto"/>
        <w:right w:val="none" w:sz="0" w:space="0" w:color="auto"/>
      </w:divBdr>
    </w:div>
    <w:div w:id="482040352">
      <w:bodyDiv w:val="1"/>
      <w:marLeft w:val="0"/>
      <w:marRight w:val="0"/>
      <w:marTop w:val="0"/>
      <w:marBottom w:val="0"/>
      <w:divBdr>
        <w:top w:val="none" w:sz="0" w:space="0" w:color="auto"/>
        <w:left w:val="none" w:sz="0" w:space="0" w:color="auto"/>
        <w:bottom w:val="none" w:sz="0" w:space="0" w:color="auto"/>
        <w:right w:val="none" w:sz="0" w:space="0" w:color="auto"/>
      </w:divBdr>
    </w:div>
    <w:div w:id="493768176">
      <w:bodyDiv w:val="1"/>
      <w:marLeft w:val="0"/>
      <w:marRight w:val="0"/>
      <w:marTop w:val="0"/>
      <w:marBottom w:val="0"/>
      <w:divBdr>
        <w:top w:val="none" w:sz="0" w:space="0" w:color="auto"/>
        <w:left w:val="none" w:sz="0" w:space="0" w:color="auto"/>
        <w:bottom w:val="none" w:sz="0" w:space="0" w:color="auto"/>
        <w:right w:val="none" w:sz="0" w:space="0" w:color="auto"/>
      </w:divBdr>
    </w:div>
    <w:div w:id="499541452">
      <w:bodyDiv w:val="1"/>
      <w:marLeft w:val="0"/>
      <w:marRight w:val="0"/>
      <w:marTop w:val="0"/>
      <w:marBottom w:val="0"/>
      <w:divBdr>
        <w:top w:val="none" w:sz="0" w:space="0" w:color="auto"/>
        <w:left w:val="none" w:sz="0" w:space="0" w:color="auto"/>
        <w:bottom w:val="none" w:sz="0" w:space="0" w:color="auto"/>
        <w:right w:val="none" w:sz="0" w:space="0" w:color="auto"/>
      </w:divBdr>
    </w:div>
    <w:div w:id="516044713">
      <w:bodyDiv w:val="1"/>
      <w:marLeft w:val="0"/>
      <w:marRight w:val="0"/>
      <w:marTop w:val="0"/>
      <w:marBottom w:val="0"/>
      <w:divBdr>
        <w:top w:val="none" w:sz="0" w:space="0" w:color="auto"/>
        <w:left w:val="none" w:sz="0" w:space="0" w:color="auto"/>
        <w:bottom w:val="none" w:sz="0" w:space="0" w:color="auto"/>
        <w:right w:val="none" w:sz="0" w:space="0" w:color="auto"/>
      </w:divBdr>
    </w:div>
    <w:div w:id="529924688">
      <w:bodyDiv w:val="1"/>
      <w:marLeft w:val="0"/>
      <w:marRight w:val="0"/>
      <w:marTop w:val="0"/>
      <w:marBottom w:val="0"/>
      <w:divBdr>
        <w:top w:val="none" w:sz="0" w:space="0" w:color="auto"/>
        <w:left w:val="none" w:sz="0" w:space="0" w:color="auto"/>
        <w:bottom w:val="none" w:sz="0" w:space="0" w:color="auto"/>
        <w:right w:val="none" w:sz="0" w:space="0" w:color="auto"/>
      </w:divBdr>
    </w:div>
    <w:div w:id="551816213">
      <w:bodyDiv w:val="1"/>
      <w:marLeft w:val="0"/>
      <w:marRight w:val="0"/>
      <w:marTop w:val="0"/>
      <w:marBottom w:val="0"/>
      <w:divBdr>
        <w:top w:val="none" w:sz="0" w:space="0" w:color="auto"/>
        <w:left w:val="none" w:sz="0" w:space="0" w:color="auto"/>
        <w:bottom w:val="none" w:sz="0" w:space="0" w:color="auto"/>
        <w:right w:val="none" w:sz="0" w:space="0" w:color="auto"/>
      </w:divBdr>
    </w:div>
    <w:div w:id="577327820">
      <w:bodyDiv w:val="1"/>
      <w:marLeft w:val="0"/>
      <w:marRight w:val="0"/>
      <w:marTop w:val="0"/>
      <w:marBottom w:val="0"/>
      <w:divBdr>
        <w:top w:val="none" w:sz="0" w:space="0" w:color="auto"/>
        <w:left w:val="none" w:sz="0" w:space="0" w:color="auto"/>
        <w:bottom w:val="none" w:sz="0" w:space="0" w:color="auto"/>
        <w:right w:val="none" w:sz="0" w:space="0" w:color="auto"/>
      </w:divBdr>
    </w:div>
    <w:div w:id="588656313">
      <w:bodyDiv w:val="1"/>
      <w:marLeft w:val="0"/>
      <w:marRight w:val="0"/>
      <w:marTop w:val="0"/>
      <w:marBottom w:val="0"/>
      <w:divBdr>
        <w:top w:val="none" w:sz="0" w:space="0" w:color="auto"/>
        <w:left w:val="none" w:sz="0" w:space="0" w:color="auto"/>
        <w:bottom w:val="none" w:sz="0" w:space="0" w:color="auto"/>
        <w:right w:val="none" w:sz="0" w:space="0" w:color="auto"/>
      </w:divBdr>
    </w:div>
    <w:div w:id="612981298">
      <w:bodyDiv w:val="1"/>
      <w:marLeft w:val="0"/>
      <w:marRight w:val="0"/>
      <w:marTop w:val="0"/>
      <w:marBottom w:val="0"/>
      <w:divBdr>
        <w:top w:val="none" w:sz="0" w:space="0" w:color="auto"/>
        <w:left w:val="none" w:sz="0" w:space="0" w:color="auto"/>
        <w:bottom w:val="none" w:sz="0" w:space="0" w:color="auto"/>
        <w:right w:val="none" w:sz="0" w:space="0" w:color="auto"/>
      </w:divBdr>
    </w:div>
    <w:div w:id="625619545">
      <w:bodyDiv w:val="1"/>
      <w:marLeft w:val="0"/>
      <w:marRight w:val="0"/>
      <w:marTop w:val="0"/>
      <w:marBottom w:val="0"/>
      <w:divBdr>
        <w:top w:val="none" w:sz="0" w:space="0" w:color="auto"/>
        <w:left w:val="none" w:sz="0" w:space="0" w:color="auto"/>
        <w:bottom w:val="none" w:sz="0" w:space="0" w:color="auto"/>
        <w:right w:val="none" w:sz="0" w:space="0" w:color="auto"/>
      </w:divBdr>
    </w:div>
    <w:div w:id="640619904">
      <w:bodyDiv w:val="1"/>
      <w:marLeft w:val="0"/>
      <w:marRight w:val="0"/>
      <w:marTop w:val="0"/>
      <w:marBottom w:val="0"/>
      <w:divBdr>
        <w:top w:val="none" w:sz="0" w:space="0" w:color="auto"/>
        <w:left w:val="none" w:sz="0" w:space="0" w:color="auto"/>
        <w:bottom w:val="none" w:sz="0" w:space="0" w:color="auto"/>
        <w:right w:val="none" w:sz="0" w:space="0" w:color="auto"/>
      </w:divBdr>
    </w:div>
    <w:div w:id="657804708">
      <w:bodyDiv w:val="1"/>
      <w:marLeft w:val="0"/>
      <w:marRight w:val="0"/>
      <w:marTop w:val="0"/>
      <w:marBottom w:val="0"/>
      <w:divBdr>
        <w:top w:val="none" w:sz="0" w:space="0" w:color="auto"/>
        <w:left w:val="none" w:sz="0" w:space="0" w:color="auto"/>
        <w:bottom w:val="none" w:sz="0" w:space="0" w:color="auto"/>
        <w:right w:val="none" w:sz="0" w:space="0" w:color="auto"/>
      </w:divBdr>
    </w:div>
    <w:div w:id="662661257">
      <w:bodyDiv w:val="1"/>
      <w:marLeft w:val="0"/>
      <w:marRight w:val="0"/>
      <w:marTop w:val="0"/>
      <w:marBottom w:val="0"/>
      <w:divBdr>
        <w:top w:val="none" w:sz="0" w:space="0" w:color="auto"/>
        <w:left w:val="none" w:sz="0" w:space="0" w:color="auto"/>
        <w:bottom w:val="none" w:sz="0" w:space="0" w:color="auto"/>
        <w:right w:val="none" w:sz="0" w:space="0" w:color="auto"/>
      </w:divBdr>
    </w:div>
    <w:div w:id="662899051">
      <w:bodyDiv w:val="1"/>
      <w:marLeft w:val="0"/>
      <w:marRight w:val="0"/>
      <w:marTop w:val="0"/>
      <w:marBottom w:val="0"/>
      <w:divBdr>
        <w:top w:val="none" w:sz="0" w:space="0" w:color="auto"/>
        <w:left w:val="none" w:sz="0" w:space="0" w:color="auto"/>
        <w:bottom w:val="none" w:sz="0" w:space="0" w:color="auto"/>
        <w:right w:val="none" w:sz="0" w:space="0" w:color="auto"/>
      </w:divBdr>
    </w:div>
    <w:div w:id="668753008">
      <w:bodyDiv w:val="1"/>
      <w:marLeft w:val="0"/>
      <w:marRight w:val="0"/>
      <w:marTop w:val="0"/>
      <w:marBottom w:val="0"/>
      <w:divBdr>
        <w:top w:val="none" w:sz="0" w:space="0" w:color="auto"/>
        <w:left w:val="none" w:sz="0" w:space="0" w:color="auto"/>
        <w:bottom w:val="none" w:sz="0" w:space="0" w:color="auto"/>
        <w:right w:val="none" w:sz="0" w:space="0" w:color="auto"/>
      </w:divBdr>
    </w:div>
    <w:div w:id="687484607">
      <w:bodyDiv w:val="1"/>
      <w:marLeft w:val="0"/>
      <w:marRight w:val="0"/>
      <w:marTop w:val="0"/>
      <w:marBottom w:val="0"/>
      <w:divBdr>
        <w:top w:val="none" w:sz="0" w:space="0" w:color="auto"/>
        <w:left w:val="none" w:sz="0" w:space="0" w:color="auto"/>
        <w:bottom w:val="none" w:sz="0" w:space="0" w:color="auto"/>
        <w:right w:val="none" w:sz="0" w:space="0" w:color="auto"/>
      </w:divBdr>
    </w:div>
    <w:div w:id="689571570">
      <w:bodyDiv w:val="1"/>
      <w:marLeft w:val="0"/>
      <w:marRight w:val="0"/>
      <w:marTop w:val="0"/>
      <w:marBottom w:val="0"/>
      <w:divBdr>
        <w:top w:val="none" w:sz="0" w:space="0" w:color="auto"/>
        <w:left w:val="none" w:sz="0" w:space="0" w:color="auto"/>
        <w:bottom w:val="none" w:sz="0" w:space="0" w:color="auto"/>
        <w:right w:val="none" w:sz="0" w:space="0" w:color="auto"/>
      </w:divBdr>
    </w:div>
    <w:div w:id="691611911">
      <w:bodyDiv w:val="1"/>
      <w:marLeft w:val="0"/>
      <w:marRight w:val="0"/>
      <w:marTop w:val="0"/>
      <w:marBottom w:val="0"/>
      <w:divBdr>
        <w:top w:val="none" w:sz="0" w:space="0" w:color="auto"/>
        <w:left w:val="none" w:sz="0" w:space="0" w:color="auto"/>
        <w:bottom w:val="none" w:sz="0" w:space="0" w:color="auto"/>
        <w:right w:val="none" w:sz="0" w:space="0" w:color="auto"/>
      </w:divBdr>
    </w:div>
    <w:div w:id="711154249">
      <w:bodyDiv w:val="1"/>
      <w:marLeft w:val="0"/>
      <w:marRight w:val="0"/>
      <w:marTop w:val="0"/>
      <w:marBottom w:val="0"/>
      <w:divBdr>
        <w:top w:val="none" w:sz="0" w:space="0" w:color="auto"/>
        <w:left w:val="none" w:sz="0" w:space="0" w:color="auto"/>
        <w:bottom w:val="none" w:sz="0" w:space="0" w:color="auto"/>
        <w:right w:val="none" w:sz="0" w:space="0" w:color="auto"/>
      </w:divBdr>
    </w:div>
    <w:div w:id="715661896">
      <w:bodyDiv w:val="1"/>
      <w:marLeft w:val="0"/>
      <w:marRight w:val="0"/>
      <w:marTop w:val="0"/>
      <w:marBottom w:val="0"/>
      <w:divBdr>
        <w:top w:val="none" w:sz="0" w:space="0" w:color="auto"/>
        <w:left w:val="none" w:sz="0" w:space="0" w:color="auto"/>
        <w:bottom w:val="none" w:sz="0" w:space="0" w:color="auto"/>
        <w:right w:val="none" w:sz="0" w:space="0" w:color="auto"/>
      </w:divBdr>
    </w:div>
    <w:div w:id="733159102">
      <w:bodyDiv w:val="1"/>
      <w:marLeft w:val="0"/>
      <w:marRight w:val="0"/>
      <w:marTop w:val="0"/>
      <w:marBottom w:val="0"/>
      <w:divBdr>
        <w:top w:val="none" w:sz="0" w:space="0" w:color="auto"/>
        <w:left w:val="none" w:sz="0" w:space="0" w:color="auto"/>
        <w:bottom w:val="none" w:sz="0" w:space="0" w:color="auto"/>
        <w:right w:val="none" w:sz="0" w:space="0" w:color="auto"/>
      </w:divBdr>
    </w:div>
    <w:div w:id="743449458">
      <w:bodyDiv w:val="1"/>
      <w:marLeft w:val="0"/>
      <w:marRight w:val="0"/>
      <w:marTop w:val="0"/>
      <w:marBottom w:val="0"/>
      <w:divBdr>
        <w:top w:val="none" w:sz="0" w:space="0" w:color="auto"/>
        <w:left w:val="none" w:sz="0" w:space="0" w:color="auto"/>
        <w:bottom w:val="none" w:sz="0" w:space="0" w:color="auto"/>
        <w:right w:val="none" w:sz="0" w:space="0" w:color="auto"/>
      </w:divBdr>
    </w:div>
    <w:div w:id="753820451">
      <w:bodyDiv w:val="1"/>
      <w:marLeft w:val="0"/>
      <w:marRight w:val="0"/>
      <w:marTop w:val="0"/>
      <w:marBottom w:val="0"/>
      <w:divBdr>
        <w:top w:val="none" w:sz="0" w:space="0" w:color="auto"/>
        <w:left w:val="none" w:sz="0" w:space="0" w:color="auto"/>
        <w:bottom w:val="none" w:sz="0" w:space="0" w:color="auto"/>
        <w:right w:val="none" w:sz="0" w:space="0" w:color="auto"/>
      </w:divBdr>
    </w:div>
    <w:div w:id="758792533">
      <w:bodyDiv w:val="1"/>
      <w:marLeft w:val="0"/>
      <w:marRight w:val="0"/>
      <w:marTop w:val="0"/>
      <w:marBottom w:val="0"/>
      <w:divBdr>
        <w:top w:val="none" w:sz="0" w:space="0" w:color="auto"/>
        <w:left w:val="none" w:sz="0" w:space="0" w:color="auto"/>
        <w:bottom w:val="none" w:sz="0" w:space="0" w:color="auto"/>
        <w:right w:val="none" w:sz="0" w:space="0" w:color="auto"/>
      </w:divBdr>
    </w:div>
    <w:div w:id="774835422">
      <w:bodyDiv w:val="1"/>
      <w:marLeft w:val="0"/>
      <w:marRight w:val="0"/>
      <w:marTop w:val="0"/>
      <w:marBottom w:val="0"/>
      <w:divBdr>
        <w:top w:val="none" w:sz="0" w:space="0" w:color="auto"/>
        <w:left w:val="none" w:sz="0" w:space="0" w:color="auto"/>
        <w:bottom w:val="none" w:sz="0" w:space="0" w:color="auto"/>
        <w:right w:val="none" w:sz="0" w:space="0" w:color="auto"/>
      </w:divBdr>
    </w:div>
    <w:div w:id="793064240">
      <w:bodyDiv w:val="1"/>
      <w:marLeft w:val="0"/>
      <w:marRight w:val="0"/>
      <w:marTop w:val="0"/>
      <w:marBottom w:val="0"/>
      <w:divBdr>
        <w:top w:val="none" w:sz="0" w:space="0" w:color="auto"/>
        <w:left w:val="none" w:sz="0" w:space="0" w:color="auto"/>
        <w:bottom w:val="none" w:sz="0" w:space="0" w:color="auto"/>
        <w:right w:val="none" w:sz="0" w:space="0" w:color="auto"/>
      </w:divBdr>
    </w:div>
    <w:div w:id="795607949">
      <w:bodyDiv w:val="1"/>
      <w:marLeft w:val="0"/>
      <w:marRight w:val="0"/>
      <w:marTop w:val="0"/>
      <w:marBottom w:val="0"/>
      <w:divBdr>
        <w:top w:val="none" w:sz="0" w:space="0" w:color="auto"/>
        <w:left w:val="none" w:sz="0" w:space="0" w:color="auto"/>
        <w:bottom w:val="none" w:sz="0" w:space="0" w:color="auto"/>
        <w:right w:val="none" w:sz="0" w:space="0" w:color="auto"/>
      </w:divBdr>
    </w:div>
    <w:div w:id="817956691">
      <w:bodyDiv w:val="1"/>
      <w:marLeft w:val="0"/>
      <w:marRight w:val="0"/>
      <w:marTop w:val="0"/>
      <w:marBottom w:val="0"/>
      <w:divBdr>
        <w:top w:val="none" w:sz="0" w:space="0" w:color="auto"/>
        <w:left w:val="none" w:sz="0" w:space="0" w:color="auto"/>
        <w:bottom w:val="none" w:sz="0" w:space="0" w:color="auto"/>
        <w:right w:val="none" w:sz="0" w:space="0" w:color="auto"/>
      </w:divBdr>
    </w:div>
    <w:div w:id="828903141">
      <w:bodyDiv w:val="1"/>
      <w:marLeft w:val="0"/>
      <w:marRight w:val="0"/>
      <w:marTop w:val="0"/>
      <w:marBottom w:val="0"/>
      <w:divBdr>
        <w:top w:val="none" w:sz="0" w:space="0" w:color="auto"/>
        <w:left w:val="none" w:sz="0" w:space="0" w:color="auto"/>
        <w:bottom w:val="none" w:sz="0" w:space="0" w:color="auto"/>
        <w:right w:val="none" w:sz="0" w:space="0" w:color="auto"/>
      </w:divBdr>
    </w:div>
    <w:div w:id="840898563">
      <w:bodyDiv w:val="1"/>
      <w:marLeft w:val="0"/>
      <w:marRight w:val="0"/>
      <w:marTop w:val="0"/>
      <w:marBottom w:val="0"/>
      <w:divBdr>
        <w:top w:val="none" w:sz="0" w:space="0" w:color="auto"/>
        <w:left w:val="none" w:sz="0" w:space="0" w:color="auto"/>
        <w:bottom w:val="none" w:sz="0" w:space="0" w:color="auto"/>
        <w:right w:val="none" w:sz="0" w:space="0" w:color="auto"/>
      </w:divBdr>
    </w:div>
    <w:div w:id="846402408">
      <w:bodyDiv w:val="1"/>
      <w:marLeft w:val="0"/>
      <w:marRight w:val="0"/>
      <w:marTop w:val="0"/>
      <w:marBottom w:val="0"/>
      <w:divBdr>
        <w:top w:val="none" w:sz="0" w:space="0" w:color="auto"/>
        <w:left w:val="none" w:sz="0" w:space="0" w:color="auto"/>
        <w:bottom w:val="none" w:sz="0" w:space="0" w:color="auto"/>
        <w:right w:val="none" w:sz="0" w:space="0" w:color="auto"/>
      </w:divBdr>
    </w:div>
    <w:div w:id="854610847">
      <w:bodyDiv w:val="1"/>
      <w:marLeft w:val="0"/>
      <w:marRight w:val="0"/>
      <w:marTop w:val="0"/>
      <w:marBottom w:val="0"/>
      <w:divBdr>
        <w:top w:val="none" w:sz="0" w:space="0" w:color="auto"/>
        <w:left w:val="none" w:sz="0" w:space="0" w:color="auto"/>
        <w:bottom w:val="none" w:sz="0" w:space="0" w:color="auto"/>
        <w:right w:val="none" w:sz="0" w:space="0" w:color="auto"/>
      </w:divBdr>
    </w:div>
    <w:div w:id="862786123">
      <w:bodyDiv w:val="1"/>
      <w:marLeft w:val="0"/>
      <w:marRight w:val="0"/>
      <w:marTop w:val="0"/>
      <w:marBottom w:val="0"/>
      <w:divBdr>
        <w:top w:val="none" w:sz="0" w:space="0" w:color="auto"/>
        <w:left w:val="none" w:sz="0" w:space="0" w:color="auto"/>
        <w:bottom w:val="none" w:sz="0" w:space="0" w:color="auto"/>
        <w:right w:val="none" w:sz="0" w:space="0" w:color="auto"/>
      </w:divBdr>
    </w:div>
    <w:div w:id="883906468">
      <w:bodyDiv w:val="1"/>
      <w:marLeft w:val="0"/>
      <w:marRight w:val="0"/>
      <w:marTop w:val="0"/>
      <w:marBottom w:val="0"/>
      <w:divBdr>
        <w:top w:val="none" w:sz="0" w:space="0" w:color="auto"/>
        <w:left w:val="none" w:sz="0" w:space="0" w:color="auto"/>
        <w:bottom w:val="none" w:sz="0" w:space="0" w:color="auto"/>
        <w:right w:val="none" w:sz="0" w:space="0" w:color="auto"/>
      </w:divBdr>
    </w:div>
    <w:div w:id="884869698">
      <w:bodyDiv w:val="1"/>
      <w:marLeft w:val="0"/>
      <w:marRight w:val="0"/>
      <w:marTop w:val="0"/>
      <w:marBottom w:val="0"/>
      <w:divBdr>
        <w:top w:val="none" w:sz="0" w:space="0" w:color="auto"/>
        <w:left w:val="none" w:sz="0" w:space="0" w:color="auto"/>
        <w:bottom w:val="none" w:sz="0" w:space="0" w:color="auto"/>
        <w:right w:val="none" w:sz="0" w:space="0" w:color="auto"/>
      </w:divBdr>
    </w:div>
    <w:div w:id="888613991">
      <w:bodyDiv w:val="1"/>
      <w:marLeft w:val="0"/>
      <w:marRight w:val="0"/>
      <w:marTop w:val="0"/>
      <w:marBottom w:val="0"/>
      <w:divBdr>
        <w:top w:val="none" w:sz="0" w:space="0" w:color="auto"/>
        <w:left w:val="none" w:sz="0" w:space="0" w:color="auto"/>
        <w:bottom w:val="none" w:sz="0" w:space="0" w:color="auto"/>
        <w:right w:val="none" w:sz="0" w:space="0" w:color="auto"/>
      </w:divBdr>
    </w:div>
    <w:div w:id="901670795">
      <w:bodyDiv w:val="1"/>
      <w:marLeft w:val="0"/>
      <w:marRight w:val="0"/>
      <w:marTop w:val="0"/>
      <w:marBottom w:val="0"/>
      <w:divBdr>
        <w:top w:val="none" w:sz="0" w:space="0" w:color="auto"/>
        <w:left w:val="none" w:sz="0" w:space="0" w:color="auto"/>
        <w:bottom w:val="none" w:sz="0" w:space="0" w:color="auto"/>
        <w:right w:val="none" w:sz="0" w:space="0" w:color="auto"/>
      </w:divBdr>
    </w:div>
    <w:div w:id="907425717">
      <w:bodyDiv w:val="1"/>
      <w:marLeft w:val="0"/>
      <w:marRight w:val="0"/>
      <w:marTop w:val="0"/>
      <w:marBottom w:val="0"/>
      <w:divBdr>
        <w:top w:val="none" w:sz="0" w:space="0" w:color="auto"/>
        <w:left w:val="none" w:sz="0" w:space="0" w:color="auto"/>
        <w:bottom w:val="none" w:sz="0" w:space="0" w:color="auto"/>
        <w:right w:val="none" w:sz="0" w:space="0" w:color="auto"/>
      </w:divBdr>
    </w:div>
    <w:div w:id="912470825">
      <w:bodyDiv w:val="1"/>
      <w:marLeft w:val="0"/>
      <w:marRight w:val="0"/>
      <w:marTop w:val="0"/>
      <w:marBottom w:val="0"/>
      <w:divBdr>
        <w:top w:val="none" w:sz="0" w:space="0" w:color="auto"/>
        <w:left w:val="none" w:sz="0" w:space="0" w:color="auto"/>
        <w:bottom w:val="none" w:sz="0" w:space="0" w:color="auto"/>
        <w:right w:val="none" w:sz="0" w:space="0" w:color="auto"/>
      </w:divBdr>
    </w:div>
    <w:div w:id="916791350">
      <w:bodyDiv w:val="1"/>
      <w:marLeft w:val="0"/>
      <w:marRight w:val="0"/>
      <w:marTop w:val="0"/>
      <w:marBottom w:val="0"/>
      <w:divBdr>
        <w:top w:val="none" w:sz="0" w:space="0" w:color="auto"/>
        <w:left w:val="none" w:sz="0" w:space="0" w:color="auto"/>
        <w:bottom w:val="none" w:sz="0" w:space="0" w:color="auto"/>
        <w:right w:val="none" w:sz="0" w:space="0" w:color="auto"/>
      </w:divBdr>
    </w:div>
    <w:div w:id="923031126">
      <w:bodyDiv w:val="1"/>
      <w:marLeft w:val="0"/>
      <w:marRight w:val="0"/>
      <w:marTop w:val="0"/>
      <w:marBottom w:val="0"/>
      <w:divBdr>
        <w:top w:val="none" w:sz="0" w:space="0" w:color="auto"/>
        <w:left w:val="none" w:sz="0" w:space="0" w:color="auto"/>
        <w:bottom w:val="none" w:sz="0" w:space="0" w:color="auto"/>
        <w:right w:val="none" w:sz="0" w:space="0" w:color="auto"/>
      </w:divBdr>
    </w:div>
    <w:div w:id="926109701">
      <w:bodyDiv w:val="1"/>
      <w:marLeft w:val="0"/>
      <w:marRight w:val="0"/>
      <w:marTop w:val="0"/>
      <w:marBottom w:val="0"/>
      <w:divBdr>
        <w:top w:val="none" w:sz="0" w:space="0" w:color="auto"/>
        <w:left w:val="none" w:sz="0" w:space="0" w:color="auto"/>
        <w:bottom w:val="none" w:sz="0" w:space="0" w:color="auto"/>
        <w:right w:val="none" w:sz="0" w:space="0" w:color="auto"/>
      </w:divBdr>
    </w:div>
    <w:div w:id="943222259">
      <w:bodyDiv w:val="1"/>
      <w:marLeft w:val="0"/>
      <w:marRight w:val="0"/>
      <w:marTop w:val="0"/>
      <w:marBottom w:val="0"/>
      <w:divBdr>
        <w:top w:val="none" w:sz="0" w:space="0" w:color="auto"/>
        <w:left w:val="none" w:sz="0" w:space="0" w:color="auto"/>
        <w:bottom w:val="none" w:sz="0" w:space="0" w:color="auto"/>
        <w:right w:val="none" w:sz="0" w:space="0" w:color="auto"/>
      </w:divBdr>
    </w:div>
    <w:div w:id="957949208">
      <w:bodyDiv w:val="1"/>
      <w:marLeft w:val="0"/>
      <w:marRight w:val="0"/>
      <w:marTop w:val="0"/>
      <w:marBottom w:val="0"/>
      <w:divBdr>
        <w:top w:val="none" w:sz="0" w:space="0" w:color="auto"/>
        <w:left w:val="none" w:sz="0" w:space="0" w:color="auto"/>
        <w:bottom w:val="none" w:sz="0" w:space="0" w:color="auto"/>
        <w:right w:val="none" w:sz="0" w:space="0" w:color="auto"/>
      </w:divBdr>
    </w:div>
    <w:div w:id="978847269">
      <w:bodyDiv w:val="1"/>
      <w:marLeft w:val="0"/>
      <w:marRight w:val="0"/>
      <w:marTop w:val="0"/>
      <w:marBottom w:val="0"/>
      <w:divBdr>
        <w:top w:val="none" w:sz="0" w:space="0" w:color="auto"/>
        <w:left w:val="none" w:sz="0" w:space="0" w:color="auto"/>
        <w:bottom w:val="none" w:sz="0" w:space="0" w:color="auto"/>
        <w:right w:val="none" w:sz="0" w:space="0" w:color="auto"/>
      </w:divBdr>
    </w:div>
    <w:div w:id="994332752">
      <w:bodyDiv w:val="1"/>
      <w:marLeft w:val="0"/>
      <w:marRight w:val="0"/>
      <w:marTop w:val="0"/>
      <w:marBottom w:val="0"/>
      <w:divBdr>
        <w:top w:val="none" w:sz="0" w:space="0" w:color="auto"/>
        <w:left w:val="none" w:sz="0" w:space="0" w:color="auto"/>
        <w:bottom w:val="none" w:sz="0" w:space="0" w:color="auto"/>
        <w:right w:val="none" w:sz="0" w:space="0" w:color="auto"/>
      </w:divBdr>
    </w:div>
    <w:div w:id="1007637263">
      <w:bodyDiv w:val="1"/>
      <w:marLeft w:val="0"/>
      <w:marRight w:val="0"/>
      <w:marTop w:val="0"/>
      <w:marBottom w:val="0"/>
      <w:divBdr>
        <w:top w:val="none" w:sz="0" w:space="0" w:color="auto"/>
        <w:left w:val="none" w:sz="0" w:space="0" w:color="auto"/>
        <w:bottom w:val="none" w:sz="0" w:space="0" w:color="auto"/>
        <w:right w:val="none" w:sz="0" w:space="0" w:color="auto"/>
      </w:divBdr>
    </w:div>
    <w:div w:id="1018392112">
      <w:bodyDiv w:val="1"/>
      <w:marLeft w:val="0"/>
      <w:marRight w:val="0"/>
      <w:marTop w:val="0"/>
      <w:marBottom w:val="0"/>
      <w:divBdr>
        <w:top w:val="none" w:sz="0" w:space="0" w:color="auto"/>
        <w:left w:val="none" w:sz="0" w:space="0" w:color="auto"/>
        <w:bottom w:val="none" w:sz="0" w:space="0" w:color="auto"/>
        <w:right w:val="none" w:sz="0" w:space="0" w:color="auto"/>
      </w:divBdr>
    </w:div>
    <w:div w:id="1028797839">
      <w:bodyDiv w:val="1"/>
      <w:marLeft w:val="0"/>
      <w:marRight w:val="0"/>
      <w:marTop w:val="0"/>
      <w:marBottom w:val="0"/>
      <w:divBdr>
        <w:top w:val="none" w:sz="0" w:space="0" w:color="auto"/>
        <w:left w:val="none" w:sz="0" w:space="0" w:color="auto"/>
        <w:bottom w:val="none" w:sz="0" w:space="0" w:color="auto"/>
        <w:right w:val="none" w:sz="0" w:space="0" w:color="auto"/>
      </w:divBdr>
    </w:div>
    <w:div w:id="1036003062">
      <w:bodyDiv w:val="1"/>
      <w:marLeft w:val="0"/>
      <w:marRight w:val="0"/>
      <w:marTop w:val="0"/>
      <w:marBottom w:val="0"/>
      <w:divBdr>
        <w:top w:val="none" w:sz="0" w:space="0" w:color="auto"/>
        <w:left w:val="none" w:sz="0" w:space="0" w:color="auto"/>
        <w:bottom w:val="none" w:sz="0" w:space="0" w:color="auto"/>
        <w:right w:val="none" w:sz="0" w:space="0" w:color="auto"/>
      </w:divBdr>
    </w:div>
    <w:div w:id="1046759779">
      <w:bodyDiv w:val="1"/>
      <w:marLeft w:val="0"/>
      <w:marRight w:val="0"/>
      <w:marTop w:val="0"/>
      <w:marBottom w:val="0"/>
      <w:divBdr>
        <w:top w:val="none" w:sz="0" w:space="0" w:color="auto"/>
        <w:left w:val="none" w:sz="0" w:space="0" w:color="auto"/>
        <w:bottom w:val="none" w:sz="0" w:space="0" w:color="auto"/>
        <w:right w:val="none" w:sz="0" w:space="0" w:color="auto"/>
      </w:divBdr>
    </w:div>
    <w:div w:id="1054889328">
      <w:bodyDiv w:val="1"/>
      <w:marLeft w:val="0"/>
      <w:marRight w:val="0"/>
      <w:marTop w:val="0"/>
      <w:marBottom w:val="0"/>
      <w:divBdr>
        <w:top w:val="none" w:sz="0" w:space="0" w:color="auto"/>
        <w:left w:val="none" w:sz="0" w:space="0" w:color="auto"/>
        <w:bottom w:val="none" w:sz="0" w:space="0" w:color="auto"/>
        <w:right w:val="none" w:sz="0" w:space="0" w:color="auto"/>
      </w:divBdr>
    </w:div>
    <w:div w:id="1087965323">
      <w:bodyDiv w:val="1"/>
      <w:marLeft w:val="0"/>
      <w:marRight w:val="0"/>
      <w:marTop w:val="0"/>
      <w:marBottom w:val="0"/>
      <w:divBdr>
        <w:top w:val="none" w:sz="0" w:space="0" w:color="auto"/>
        <w:left w:val="none" w:sz="0" w:space="0" w:color="auto"/>
        <w:bottom w:val="none" w:sz="0" w:space="0" w:color="auto"/>
        <w:right w:val="none" w:sz="0" w:space="0" w:color="auto"/>
      </w:divBdr>
    </w:div>
    <w:div w:id="1099371883">
      <w:bodyDiv w:val="1"/>
      <w:marLeft w:val="0"/>
      <w:marRight w:val="0"/>
      <w:marTop w:val="0"/>
      <w:marBottom w:val="0"/>
      <w:divBdr>
        <w:top w:val="none" w:sz="0" w:space="0" w:color="auto"/>
        <w:left w:val="none" w:sz="0" w:space="0" w:color="auto"/>
        <w:bottom w:val="none" w:sz="0" w:space="0" w:color="auto"/>
        <w:right w:val="none" w:sz="0" w:space="0" w:color="auto"/>
      </w:divBdr>
    </w:div>
    <w:div w:id="1101337834">
      <w:bodyDiv w:val="1"/>
      <w:marLeft w:val="0"/>
      <w:marRight w:val="0"/>
      <w:marTop w:val="0"/>
      <w:marBottom w:val="0"/>
      <w:divBdr>
        <w:top w:val="none" w:sz="0" w:space="0" w:color="auto"/>
        <w:left w:val="none" w:sz="0" w:space="0" w:color="auto"/>
        <w:bottom w:val="none" w:sz="0" w:space="0" w:color="auto"/>
        <w:right w:val="none" w:sz="0" w:space="0" w:color="auto"/>
      </w:divBdr>
    </w:div>
    <w:div w:id="1139952731">
      <w:bodyDiv w:val="1"/>
      <w:marLeft w:val="0"/>
      <w:marRight w:val="0"/>
      <w:marTop w:val="0"/>
      <w:marBottom w:val="0"/>
      <w:divBdr>
        <w:top w:val="none" w:sz="0" w:space="0" w:color="auto"/>
        <w:left w:val="none" w:sz="0" w:space="0" w:color="auto"/>
        <w:bottom w:val="none" w:sz="0" w:space="0" w:color="auto"/>
        <w:right w:val="none" w:sz="0" w:space="0" w:color="auto"/>
      </w:divBdr>
    </w:div>
    <w:div w:id="1148745123">
      <w:bodyDiv w:val="1"/>
      <w:marLeft w:val="0"/>
      <w:marRight w:val="0"/>
      <w:marTop w:val="0"/>
      <w:marBottom w:val="0"/>
      <w:divBdr>
        <w:top w:val="none" w:sz="0" w:space="0" w:color="auto"/>
        <w:left w:val="none" w:sz="0" w:space="0" w:color="auto"/>
        <w:bottom w:val="none" w:sz="0" w:space="0" w:color="auto"/>
        <w:right w:val="none" w:sz="0" w:space="0" w:color="auto"/>
      </w:divBdr>
    </w:div>
    <w:div w:id="1151824424">
      <w:bodyDiv w:val="1"/>
      <w:marLeft w:val="0"/>
      <w:marRight w:val="0"/>
      <w:marTop w:val="0"/>
      <w:marBottom w:val="0"/>
      <w:divBdr>
        <w:top w:val="none" w:sz="0" w:space="0" w:color="auto"/>
        <w:left w:val="none" w:sz="0" w:space="0" w:color="auto"/>
        <w:bottom w:val="none" w:sz="0" w:space="0" w:color="auto"/>
        <w:right w:val="none" w:sz="0" w:space="0" w:color="auto"/>
      </w:divBdr>
    </w:div>
    <w:div w:id="1158766569">
      <w:bodyDiv w:val="1"/>
      <w:marLeft w:val="0"/>
      <w:marRight w:val="0"/>
      <w:marTop w:val="0"/>
      <w:marBottom w:val="0"/>
      <w:divBdr>
        <w:top w:val="none" w:sz="0" w:space="0" w:color="auto"/>
        <w:left w:val="none" w:sz="0" w:space="0" w:color="auto"/>
        <w:bottom w:val="none" w:sz="0" w:space="0" w:color="auto"/>
        <w:right w:val="none" w:sz="0" w:space="0" w:color="auto"/>
      </w:divBdr>
    </w:div>
    <w:div w:id="1162234150">
      <w:bodyDiv w:val="1"/>
      <w:marLeft w:val="0"/>
      <w:marRight w:val="0"/>
      <w:marTop w:val="0"/>
      <w:marBottom w:val="0"/>
      <w:divBdr>
        <w:top w:val="none" w:sz="0" w:space="0" w:color="auto"/>
        <w:left w:val="none" w:sz="0" w:space="0" w:color="auto"/>
        <w:bottom w:val="none" w:sz="0" w:space="0" w:color="auto"/>
        <w:right w:val="none" w:sz="0" w:space="0" w:color="auto"/>
      </w:divBdr>
    </w:div>
    <w:div w:id="1181047282">
      <w:bodyDiv w:val="1"/>
      <w:marLeft w:val="0"/>
      <w:marRight w:val="0"/>
      <w:marTop w:val="0"/>
      <w:marBottom w:val="0"/>
      <w:divBdr>
        <w:top w:val="none" w:sz="0" w:space="0" w:color="auto"/>
        <w:left w:val="none" w:sz="0" w:space="0" w:color="auto"/>
        <w:bottom w:val="none" w:sz="0" w:space="0" w:color="auto"/>
        <w:right w:val="none" w:sz="0" w:space="0" w:color="auto"/>
      </w:divBdr>
    </w:div>
    <w:div w:id="1203708412">
      <w:bodyDiv w:val="1"/>
      <w:marLeft w:val="0"/>
      <w:marRight w:val="0"/>
      <w:marTop w:val="0"/>
      <w:marBottom w:val="0"/>
      <w:divBdr>
        <w:top w:val="none" w:sz="0" w:space="0" w:color="auto"/>
        <w:left w:val="none" w:sz="0" w:space="0" w:color="auto"/>
        <w:bottom w:val="none" w:sz="0" w:space="0" w:color="auto"/>
        <w:right w:val="none" w:sz="0" w:space="0" w:color="auto"/>
      </w:divBdr>
    </w:div>
    <w:div w:id="1204830436">
      <w:bodyDiv w:val="1"/>
      <w:marLeft w:val="0"/>
      <w:marRight w:val="0"/>
      <w:marTop w:val="0"/>
      <w:marBottom w:val="0"/>
      <w:divBdr>
        <w:top w:val="none" w:sz="0" w:space="0" w:color="auto"/>
        <w:left w:val="none" w:sz="0" w:space="0" w:color="auto"/>
        <w:bottom w:val="none" w:sz="0" w:space="0" w:color="auto"/>
        <w:right w:val="none" w:sz="0" w:space="0" w:color="auto"/>
      </w:divBdr>
    </w:div>
    <w:div w:id="1207066631">
      <w:bodyDiv w:val="1"/>
      <w:marLeft w:val="0"/>
      <w:marRight w:val="0"/>
      <w:marTop w:val="0"/>
      <w:marBottom w:val="0"/>
      <w:divBdr>
        <w:top w:val="none" w:sz="0" w:space="0" w:color="auto"/>
        <w:left w:val="none" w:sz="0" w:space="0" w:color="auto"/>
        <w:bottom w:val="none" w:sz="0" w:space="0" w:color="auto"/>
        <w:right w:val="none" w:sz="0" w:space="0" w:color="auto"/>
      </w:divBdr>
    </w:div>
    <w:div w:id="1214736330">
      <w:bodyDiv w:val="1"/>
      <w:marLeft w:val="0"/>
      <w:marRight w:val="0"/>
      <w:marTop w:val="0"/>
      <w:marBottom w:val="0"/>
      <w:divBdr>
        <w:top w:val="none" w:sz="0" w:space="0" w:color="auto"/>
        <w:left w:val="none" w:sz="0" w:space="0" w:color="auto"/>
        <w:bottom w:val="none" w:sz="0" w:space="0" w:color="auto"/>
        <w:right w:val="none" w:sz="0" w:space="0" w:color="auto"/>
      </w:divBdr>
    </w:div>
    <w:div w:id="1239706369">
      <w:bodyDiv w:val="1"/>
      <w:marLeft w:val="0"/>
      <w:marRight w:val="0"/>
      <w:marTop w:val="0"/>
      <w:marBottom w:val="0"/>
      <w:divBdr>
        <w:top w:val="none" w:sz="0" w:space="0" w:color="auto"/>
        <w:left w:val="none" w:sz="0" w:space="0" w:color="auto"/>
        <w:bottom w:val="none" w:sz="0" w:space="0" w:color="auto"/>
        <w:right w:val="none" w:sz="0" w:space="0" w:color="auto"/>
      </w:divBdr>
    </w:div>
    <w:div w:id="1243635782">
      <w:bodyDiv w:val="1"/>
      <w:marLeft w:val="0"/>
      <w:marRight w:val="0"/>
      <w:marTop w:val="0"/>
      <w:marBottom w:val="0"/>
      <w:divBdr>
        <w:top w:val="none" w:sz="0" w:space="0" w:color="auto"/>
        <w:left w:val="none" w:sz="0" w:space="0" w:color="auto"/>
        <w:bottom w:val="none" w:sz="0" w:space="0" w:color="auto"/>
        <w:right w:val="none" w:sz="0" w:space="0" w:color="auto"/>
      </w:divBdr>
    </w:div>
    <w:div w:id="1265336273">
      <w:bodyDiv w:val="1"/>
      <w:marLeft w:val="0"/>
      <w:marRight w:val="0"/>
      <w:marTop w:val="0"/>
      <w:marBottom w:val="0"/>
      <w:divBdr>
        <w:top w:val="none" w:sz="0" w:space="0" w:color="auto"/>
        <w:left w:val="none" w:sz="0" w:space="0" w:color="auto"/>
        <w:bottom w:val="none" w:sz="0" w:space="0" w:color="auto"/>
        <w:right w:val="none" w:sz="0" w:space="0" w:color="auto"/>
      </w:divBdr>
    </w:div>
    <w:div w:id="1270623505">
      <w:bodyDiv w:val="1"/>
      <w:marLeft w:val="0"/>
      <w:marRight w:val="0"/>
      <w:marTop w:val="0"/>
      <w:marBottom w:val="0"/>
      <w:divBdr>
        <w:top w:val="none" w:sz="0" w:space="0" w:color="auto"/>
        <w:left w:val="none" w:sz="0" w:space="0" w:color="auto"/>
        <w:bottom w:val="none" w:sz="0" w:space="0" w:color="auto"/>
        <w:right w:val="none" w:sz="0" w:space="0" w:color="auto"/>
      </w:divBdr>
    </w:div>
    <w:div w:id="1319655586">
      <w:bodyDiv w:val="1"/>
      <w:marLeft w:val="0"/>
      <w:marRight w:val="0"/>
      <w:marTop w:val="0"/>
      <w:marBottom w:val="0"/>
      <w:divBdr>
        <w:top w:val="none" w:sz="0" w:space="0" w:color="auto"/>
        <w:left w:val="none" w:sz="0" w:space="0" w:color="auto"/>
        <w:bottom w:val="none" w:sz="0" w:space="0" w:color="auto"/>
        <w:right w:val="none" w:sz="0" w:space="0" w:color="auto"/>
      </w:divBdr>
    </w:div>
    <w:div w:id="1321885024">
      <w:bodyDiv w:val="1"/>
      <w:marLeft w:val="0"/>
      <w:marRight w:val="0"/>
      <w:marTop w:val="0"/>
      <w:marBottom w:val="0"/>
      <w:divBdr>
        <w:top w:val="none" w:sz="0" w:space="0" w:color="auto"/>
        <w:left w:val="none" w:sz="0" w:space="0" w:color="auto"/>
        <w:bottom w:val="none" w:sz="0" w:space="0" w:color="auto"/>
        <w:right w:val="none" w:sz="0" w:space="0" w:color="auto"/>
      </w:divBdr>
    </w:div>
    <w:div w:id="1334645488">
      <w:bodyDiv w:val="1"/>
      <w:marLeft w:val="0"/>
      <w:marRight w:val="0"/>
      <w:marTop w:val="0"/>
      <w:marBottom w:val="0"/>
      <w:divBdr>
        <w:top w:val="none" w:sz="0" w:space="0" w:color="auto"/>
        <w:left w:val="none" w:sz="0" w:space="0" w:color="auto"/>
        <w:bottom w:val="none" w:sz="0" w:space="0" w:color="auto"/>
        <w:right w:val="none" w:sz="0" w:space="0" w:color="auto"/>
      </w:divBdr>
    </w:div>
    <w:div w:id="1337270634">
      <w:bodyDiv w:val="1"/>
      <w:marLeft w:val="0"/>
      <w:marRight w:val="0"/>
      <w:marTop w:val="0"/>
      <w:marBottom w:val="0"/>
      <w:divBdr>
        <w:top w:val="none" w:sz="0" w:space="0" w:color="auto"/>
        <w:left w:val="none" w:sz="0" w:space="0" w:color="auto"/>
        <w:bottom w:val="none" w:sz="0" w:space="0" w:color="auto"/>
        <w:right w:val="none" w:sz="0" w:space="0" w:color="auto"/>
      </w:divBdr>
    </w:div>
    <w:div w:id="1369719728">
      <w:bodyDiv w:val="1"/>
      <w:marLeft w:val="0"/>
      <w:marRight w:val="0"/>
      <w:marTop w:val="0"/>
      <w:marBottom w:val="0"/>
      <w:divBdr>
        <w:top w:val="none" w:sz="0" w:space="0" w:color="auto"/>
        <w:left w:val="none" w:sz="0" w:space="0" w:color="auto"/>
        <w:bottom w:val="none" w:sz="0" w:space="0" w:color="auto"/>
        <w:right w:val="none" w:sz="0" w:space="0" w:color="auto"/>
      </w:divBdr>
    </w:div>
    <w:div w:id="1377579050">
      <w:bodyDiv w:val="1"/>
      <w:marLeft w:val="0"/>
      <w:marRight w:val="0"/>
      <w:marTop w:val="0"/>
      <w:marBottom w:val="0"/>
      <w:divBdr>
        <w:top w:val="none" w:sz="0" w:space="0" w:color="auto"/>
        <w:left w:val="none" w:sz="0" w:space="0" w:color="auto"/>
        <w:bottom w:val="none" w:sz="0" w:space="0" w:color="auto"/>
        <w:right w:val="none" w:sz="0" w:space="0" w:color="auto"/>
      </w:divBdr>
    </w:div>
    <w:div w:id="1432628732">
      <w:bodyDiv w:val="1"/>
      <w:marLeft w:val="0"/>
      <w:marRight w:val="0"/>
      <w:marTop w:val="0"/>
      <w:marBottom w:val="0"/>
      <w:divBdr>
        <w:top w:val="none" w:sz="0" w:space="0" w:color="auto"/>
        <w:left w:val="none" w:sz="0" w:space="0" w:color="auto"/>
        <w:bottom w:val="none" w:sz="0" w:space="0" w:color="auto"/>
        <w:right w:val="none" w:sz="0" w:space="0" w:color="auto"/>
      </w:divBdr>
    </w:div>
    <w:div w:id="1433820040">
      <w:bodyDiv w:val="1"/>
      <w:marLeft w:val="0"/>
      <w:marRight w:val="0"/>
      <w:marTop w:val="0"/>
      <w:marBottom w:val="0"/>
      <w:divBdr>
        <w:top w:val="none" w:sz="0" w:space="0" w:color="auto"/>
        <w:left w:val="none" w:sz="0" w:space="0" w:color="auto"/>
        <w:bottom w:val="none" w:sz="0" w:space="0" w:color="auto"/>
        <w:right w:val="none" w:sz="0" w:space="0" w:color="auto"/>
      </w:divBdr>
    </w:div>
    <w:div w:id="1435247372">
      <w:bodyDiv w:val="1"/>
      <w:marLeft w:val="0"/>
      <w:marRight w:val="0"/>
      <w:marTop w:val="0"/>
      <w:marBottom w:val="0"/>
      <w:divBdr>
        <w:top w:val="none" w:sz="0" w:space="0" w:color="auto"/>
        <w:left w:val="none" w:sz="0" w:space="0" w:color="auto"/>
        <w:bottom w:val="none" w:sz="0" w:space="0" w:color="auto"/>
        <w:right w:val="none" w:sz="0" w:space="0" w:color="auto"/>
      </w:divBdr>
    </w:div>
    <w:div w:id="1453742663">
      <w:bodyDiv w:val="1"/>
      <w:marLeft w:val="0"/>
      <w:marRight w:val="0"/>
      <w:marTop w:val="0"/>
      <w:marBottom w:val="0"/>
      <w:divBdr>
        <w:top w:val="none" w:sz="0" w:space="0" w:color="auto"/>
        <w:left w:val="none" w:sz="0" w:space="0" w:color="auto"/>
        <w:bottom w:val="none" w:sz="0" w:space="0" w:color="auto"/>
        <w:right w:val="none" w:sz="0" w:space="0" w:color="auto"/>
      </w:divBdr>
    </w:div>
    <w:div w:id="1455636623">
      <w:bodyDiv w:val="1"/>
      <w:marLeft w:val="0"/>
      <w:marRight w:val="0"/>
      <w:marTop w:val="0"/>
      <w:marBottom w:val="0"/>
      <w:divBdr>
        <w:top w:val="none" w:sz="0" w:space="0" w:color="auto"/>
        <w:left w:val="none" w:sz="0" w:space="0" w:color="auto"/>
        <w:bottom w:val="none" w:sz="0" w:space="0" w:color="auto"/>
        <w:right w:val="none" w:sz="0" w:space="0" w:color="auto"/>
      </w:divBdr>
    </w:div>
    <w:div w:id="1483735558">
      <w:bodyDiv w:val="1"/>
      <w:marLeft w:val="0"/>
      <w:marRight w:val="0"/>
      <w:marTop w:val="0"/>
      <w:marBottom w:val="0"/>
      <w:divBdr>
        <w:top w:val="none" w:sz="0" w:space="0" w:color="auto"/>
        <w:left w:val="none" w:sz="0" w:space="0" w:color="auto"/>
        <w:bottom w:val="none" w:sz="0" w:space="0" w:color="auto"/>
        <w:right w:val="none" w:sz="0" w:space="0" w:color="auto"/>
      </w:divBdr>
    </w:div>
    <w:div w:id="1493596229">
      <w:bodyDiv w:val="1"/>
      <w:marLeft w:val="0"/>
      <w:marRight w:val="0"/>
      <w:marTop w:val="0"/>
      <w:marBottom w:val="0"/>
      <w:divBdr>
        <w:top w:val="none" w:sz="0" w:space="0" w:color="auto"/>
        <w:left w:val="none" w:sz="0" w:space="0" w:color="auto"/>
        <w:bottom w:val="none" w:sz="0" w:space="0" w:color="auto"/>
        <w:right w:val="none" w:sz="0" w:space="0" w:color="auto"/>
      </w:divBdr>
    </w:div>
    <w:div w:id="1500534813">
      <w:bodyDiv w:val="1"/>
      <w:marLeft w:val="0"/>
      <w:marRight w:val="0"/>
      <w:marTop w:val="0"/>
      <w:marBottom w:val="0"/>
      <w:divBdr>
        <w:top w:val="none" w:sz="0" w:space="0" w:color="auto"/>
        <w:left w:val="none" w:sz="0" w:space="0" w:color="auto"/>
        <w:bottom w:val="none" w:sz="0" w:space="0" w:color="auto"/>
        <w:right w:val="none" w:sz="0" w:space="0" w:color="auto"/>
      </w:divBdr>
    </w:div>
    <w:div w:id="1503275631">
      <w:bodyDiv w:val="1"/>
      <w:marLeft w:val="0"/>
      <w:marRight w:val="0"/>
      <w:marTop w:val="0"/>
      <w:marBottom w:val="0"/>
      <w:divBdr>
        <w:top w:val="none" w:sz="0" w:space="0" w:color="auto"/>
        <w:left w:val="none" w:sz="0" w:space="0" w:color="auto"/>
        <w:bottom w:val="none" w:sz="0" w:space="0" w:color="auto"/>
        <w:right w:val="none" w:sz="0" w:space="0" w:color="auto"/>
      </w:divBdr>
    </w:div>
    <w:div w:id="1521970680">
      <w:bodyDiv w:val="1"/>
      <w:marLeft w:val="0"/>
      <w:marRight w:val="0"/>
      <w:marTop w:val="0"/>
      <w:marBottom w:val="0"/>
      <w:divBdr>
        <w:top w:val="none" w:sz="0" w:space="0" w:color="auto"/>
        <w:left w:val="none" w:sz="0" w:space="0" w:color="auto"/>
        <w:bottom w:val="none" w:sz="0" w:space="0" w:color="auto"/>
        <w:right w:val="none" w:sz="0" w:space="0" w:color="auto"/>
      </w:divBdr>
    </w:div>
    <w:div w:id="1522015235">
      <w:bodyDiv w:val="1"/>
      <w:marLeft w:val="0"/>
      <w:marRight w:val="0"/>
      <w:marTop w:val="0"/>
      <w:marBottom w:val="0"/>
      <w:divBdr>
        <w:top w:val="none" w:sz="0" w:space="0" w:color="auto"/>
        <w:left w:val="none" w:sz="0" w:space="0" w:color="auto"/>
        <w:bottom w:val="none" w:sz="0" w:space="0" w:color="auto"/>
        <w:right w:val="none" w:sz="0" w:space="0" w:color="auto"/>
      </w:divBdr>
    </w:div>
    <w:div w:id="1529837231">
      <w:bodyDiv w:val="1"/>
      <w:marLeft w:val="0"/>
      <w:marRight w:val="0"/>
      <w:marTop w:val="0"/>
      <w:marBottom w:val="0"/>
      <w:divBdr>
        <w:top w:val="none" w:sz="0" w:space="0" w:color="auto"/>
        <w:left w:val="none" w:sz="0" w:space="0" w:color="auto"/>
        <w:bottom w:val="none" w:sz="0" w:space="0" w:color="auto"/>
        <w:right w:val="none" w:sz="0" w:space="0" w:color="auto"/>
      </w:divBdr>
    </w:div>
    <w:div w:id="1558080208">
      <w:bodyDiv w:val="1"/>
      <w:marLeft w:val="0"/>
      <w:marRight w:val="0"/>
      <w:marTop w:val="0"/>
      <w:marBottom w:val="0"/>
      <w:divBdr>
        <w:top w:val="none" w:sz="0" w:space="0" w:color="auto"/>
        <w:left w:val="none" w:sz="0" w:space="0" w:color="auto"/>
        <w:bottom w:val="none" w:sz="0" w:space="0" w:color="auto"/>
        <w:right w:val="none" w:sz="0" w:space="0" w:color="auto"/>
      </w:divBdr>
    </w:div>
    <w:div w:id="1560900355">
      <w:bodyDiv w:val="1"/>
      <w:marLeft w:val="0"/>
      <w:marRight w:val="0"/>
      <w:marTop w:val="0"/>
      <w:marBottom w:val="0"/>
      <w:divBdr>
        <w:top w:val="none" w:sz="0" w:space="0" w:color="auto"/>
        <w:left w:val="none" w:sz="0" w:space="0" w:color="auto"/>
        <w:bottom w:val="none" w:sz="0" w:space="0" w:color="auto"/>
        <w:right w:val="none" w:sz="0" w:space="0" w:color="auto"/>
      </w:divBdr>
    </w:div>
    <w:div w:id="1609657709">
      <w:bodyDiv w:val="1"/>
      <w:marLeft w:val="0"/>
      <w:marRight w:val="0"/>
      <w:marTop w:val="0"/>
      <w:marBottom w:val="0"/>
      <w:divBdr>
        <w:top w:val="none" w:sz="0" w:space="0" w:color="auto"/>
        <w:left w:val="none" w:sz="0" w:space="0" w:color="auto"/>
        <w:bottom w:val="none" w:sz="0" w:space="0" w:color="auto"/>
        <w:right w:val="none" w:sz="0" w:space="0" w:color="auto"/>
      </w:divBdr>
    </w:div>
    <w:div w:id="1612013765">
      <w:bodyDiv w:val="1"/>
      <w:marLeft w:val="0"/>
      <w:marRight w:val="0"/>
      <w:marTop w:val="0"/>
      <w:marBottom w:val="0"/>
      <w:divBdr>
        <w:top w:val="none" w:sz="0" w:space="0" w:color="auto"/>
        <w:left w:val="none" w:sz="0" w:space="0" w:color="auto"/>
        <w:bottom w:val="none" w:sz="0" w:space="0" w:color="auto"/>
        <w:right w:val="none" w:sz="0" w:space="0" w:color="auto"/>
      </w:divBdr>
    </w:div>
    <w:div w:id="1614284342">
      <w:bodyDiv w:val="1"/>
      <w:marLeft w:val="0"/>
      <w:marRight w:val="0"/>
      <w:marTop w:val="0"/>
      <w:marBottom w:val="0"/>
      <w:divBdr>
        <w:top w:val="none" w:sz="0" w:space="0" w:color="auto"/>
        <w:left w:val="none" w:sz="0" w:space="0" w:color="auto"/>
        <w:bottom w:val="none" w:sz="0" w:space="0" w:color="auto"/>
        <w:right w:val="none" w:sz="0" w:space="0" w:color="auto"/>
      </w:divBdr>
    </w:div>
    <w:div w:id="1623490524">
      <w:bodyDiv w:val="1"/>
      <w:marLeft w:val="0"/>
      <w:marRight w:val="0"/>
      <w:marTop w:val="0"/>
      <w:marBottom w:val="0"/>
      <w:divBdr>
        <w:top w:val="none" w:sz="0" w:space="0" w:color="auto"/>
        <w:left w:val="none" w:sz="0" w:space="0" w:color="auto"/>
        <w:bottom w:val="none" w:sz="0" w:space="0" w:color="auto"/>
        <w:right w:val="none" w:sz="0" w:space="0" w:color="auto"/>
      </w:divBdr>
    </w:div>
    <w:div w:id="1625193373">
      <w:bodyDiv w:val="1"/>
      <w:marLeft w:val="0"/>
      <w:marRight w:val="0"/>
      <w:marTop w:val="0"/>
      <w:marBottom w:val="0"/>
      <w:divBdr>
        <w:top w:val="none" w:sz="0" w:space="0" w:color="auto"/>
        <w:left w:val="none" w:sz="0" w:space="0" w:color="auto"/>
        <w:bottom w:val="none" w:sz="0" w:space="0" w:color="auto"/>
        <w:right w:val="none" w:sz="0" w:space="0" w:color="auto"/>
      </w:divBdr>
    </w:div>
    <w:div w:id="1625387773">
      <w:bodyDiv w:val="1"/>
      <w:marLeft w:val="0"/>
      <w:marRight w:val="0"/>
      <w:marTop w:val="0"/>
      <w:marBottom w:val="0"/>
      <w:divBdr>
        <w:top w:val="none" w:sz="0" w:space="0" w:color="auto"/>
        <w:left w:val="none" w:sz="0" w:space="0" w:color="auto"/>
        <w:bottom w:val="none" w:sz="0" w:space="0" w:color="auto"/>
        <w:right w:val="none" w:sz="0" w:space="0" w:color="auto"/>
      </w:divBdr>
    </w:div>
    <w:div w:id="1641886410">
      <w:bodyDiv w:val="1"/>
      <w:marLeft w:val="0"/>
      <w:marRight w:val="0"/>
      <w:marTop w:val="0"/>
      <w:marBottom w:val="0"/>
      <w:divBdr>
        <w:top w:val="none" w:sz="0" w:space="0" w:color="auto"/>
        <w:left w:val="none" w:sz="0" w:space="0" w:color="auto"/>
        <w:bottom w:val="none" w:sz="0" w:space="0" w:color="auto"/>
        <w:right w:val="none" w:sz="0" w:space="0" w:color="auto"/>
      </w:divBdr>
    </w:div>
    <w:div w:id="1645433123">
      <w:bodyDiv w:val="1"/>
      <w:marLeft w:val="0"/>
      <w:marRight w:val="0"/>
      <w:marTop w:val="0"/>
      <w:marBottom w:val="0"/>
      <w:divBdr>
        <w:top w:val="none" w:sz="0" w:space="0" w:color="auto"/>
        <w:left w:val="none" w:sz="0" w:space="0" w:color="auto"/>
        <w:bottom w:val="none" w:sz="0" w:space="0" w:color="auto"/>
        <w:right w:val="none" w:sz="0" w:space="0" w:color="auto"/>
      </w:divBdr>
    </w:div>
    <w:div w:id="1652056451">
      <w:bodyDiv w:val="1"/>
      <w:marLeft w:val="0"/>
      <w:marRight w:val="0"/>
      <w:marTop w:val="0"/>
      <w:marBottom w:val="0"/>
      <w:divBdr>
        <w:top w:val="none" w:sz="0" w:space="0" w:color="auto"/>
        <w:left w:val="none" w:sz="0" w:space="0" w:color="auto"/>
        <w:bottom w:val="none" w:sz="0" w:space="0" w:color="auto"/>
        <w:right w:val="none" w:sz="0" w:space="0" w:color="auto"/>
      </w:divBdr>
    </w:div>
    <w:div w:id="1658917317">
      <w:bodyDiv w:val="1"/>
      <w:marLeft w:val="0"/>
      <w:marRight w:val="0"/>
      <w:marTop w:val="0"/>
      <w:marBottom w:val="0"/>
      <w:divBdr>
        <w:top w:val="none" w:sz="0" w:space="0" w:color="auto"/>
        <w:left w:val="none" w:sz="0" w:space="0" w:color="auto"/>
        <w:bottom w:val="none" w:sz="0" w:space="0" w:color="auto"/>
        <w:right w:val="none" w:sz="0" w:space="0" w:color="auto"/>
      </w:divBdr>
    </w:div>
    <w:div w:id="1660770116">
      <w:bodyDiv w:val="1"/>
      <w:marLeft w:val="0"/>
      <w:marRight w:val="0"/>
      <w:marTop w:val="0"/>
      <w:marBottom w:val="0"/>
      <w:divBdr>
        <w:top w:val="none" w:sz="0" w:space="0" w:color="auto"/>
        <w:left w:val="none" w:sz="0" w:space="0" w:color="auto"/>
        <w:bottom w:val="none" w:sz="0" w:space="0" w:color="auto"/>
        <w:right w:val="none" w:sz="0" w:space="0" w:color="auto"/>
      </w:divBdr>
    </w:div>
    <w:div w:id="1683042495">
      <w:bodyDiv w:val="1"/>
      <w:marLeft w:val="0"/>
      <w:marRight w:val="0"/>
      <w:marTop w:val="0"/>
      <w:marBottom w:val="0"/>
      <w:divBdr>
        <w:top w:val="none" w:sz="0" w:space="0" w:color="auto"/>
        <w:left w:val="none" w:sz="0" w:space="0" w:color="auto"/>
        <w:bottom w:val="none" w:sz="0" w:space="0" w:color="auto"/>
        <w:right w:val="none" w:sz="0" w:space="0" w:color="auto"/>
      </w:divBdr>
    </w:div>
    <w:div w:id="1685278830">
      <w:bodyDiv w:val="1"/>
      <w:marLeft w:val="0"/>
      <w:marRight w:val="0"/>
      <w:marTop w:val="0"/>
      <w:marBottom w:val="0"/>
      <w:divBdr>
        <w:top w:val="none" w:sz="0" w:space="0" w:color="auto"/>
        <w:left w:val="none" w:sz="0" w:space="0" w:color="auto"/>
        <w:bottom w:val="none" w:sz="0" w:space="0" w:color="auto"/>
        <w:right w:val="none" w:sz="0" w:space="0" w:color="auto"/>
      </w:divBdr>
    </w:div>
    <w:div w:id="1689675937">
      <w:bodyDiv w:val="1"/>
      <w:marLeft w:val="0"/>
      <w:marRight w:val="0"/>
      <w:marTop w:val="0"/>
      <w:marBottom w:val="0"/>
      <w:divBdr>
        <w:top w:val="none" w:sz="0" w:space="0" w:color="auto"/>
        <w:left w:val="none" w:sz="0" w:space="0" w:color="auto"/>
        <w:bottom w:val="none" w:sz="0" w:space="0" w:color="auto"/>
        <w:right w:val="none" w:sz="0" w:space="0" w:color="auto"/>
      </w:divBdr>
    </w:div>
    <w:div w:id="1697273198">
      <w:bodyDiv w:val="1"/>
      <w:marLeft w:val="0"/>
      <w:marRight w:val="0"/>
      <w:marTop w:val="0"/>
      <w:marBottom w:val="0"/>
      <w:divBdr>
        <w:top w:val="none" w:sz="0" w:space="0" w:color="auto"/>
        <w:left w:val="none" w:sz="0" w:space="0" w:color="auto"/>
        <w:bottom w:val="none" w:sz="0" w:space="0" w:color="auto"/>
        <w:right w:val="none" w:sz="0" w:space="0" w:color="auto"/>
      </w:divBdr>
    </w:div>
    <w:div w:id="1702315318">
      <w:bodyDiv w:val="1"/>
      <w:marLeft w:val="0"/>
      <w:marRight w:val="0"/>
      <w:marTop w:val="0"/>
      <w:marBottom w:val="0"/>
      <w:divBdr>
        <w:top w:val="none" w:sz="0" w:space="0" w:color="auto"/>
        <w:left w:val="none" w:sz="0" w:space="0" w:color="auto"/>
        <w:bottom w:val="none" w:sz="0" w:space="0" w:color="auto"/>
        <w:right w:val="none" w:sz="0" w:space="0" w:color="auto"/>
      </w:divBdr>
    </w:div>
    <w:div w:id="1710449459">
      <w:bodyDiv w:val="1"/>
      <w:marLeft w:val="0"/>
      <w:marRight w:val="0"/>
      <w:marTop w:val="0"/>
      <w:marBottom w:val="0"/>
      <w:divBdr>
        <w:top w:val="none" w:sz="0" w:space="0" w:color="auto"/>
        <w:left w:val="none" w:sz="0" w:space="0" w:color="auto"/>
        <w:bottom w:val="none" w:sz="0" w:space="0" w:color="auto"/>
        <w:right w:val="none" w:sz="0" w:space="0" w:color="auto"/>
      </w:divBdr>
    </w:div>
    <w:div w:id="1756130471">
      <w:bodyDiv w:val="1"/>
      <w:marLeft w:val="0"/>
      <w:marRight w:val="0"/>
      <w:marTop w:val="0"/>
      <w:marBottom w:val="0"/>
      <w:divBdr>
        <w:top w:val="none" w:sz="0" w:space="0" w:color="auto"/>
        <w:left w:val="none" w:sz="0" w:space="0" w:color="auto"/>
        <w:bottom w:val="none" w:sz="0" w:space="0" w:color="auto"/>
        <w:right w:val="none" w:sz="0" w:space="0" w:color="auto"/>
      </w:divBdr>
      <w:divsChild>
        <w:div w:id="1047149288">
          <w:marLeft w:val="0"/>
          <w:marRight w:val="0"/>
          <w:marTop w:val="0"/>
          <w:marBottom w:val="0"/>
          <w:divBdr>
            <w:top w:val="none" w:sz="0" w:space="0" w:color="auto"/>
            <w:left w:val="none" w:sz="0" w:space="0" w:color="auto"/>
            <w:bottom w:val="none" w:sz="0" w:space="0" w:color="auto"/>
            <w:right w:val="none" w:sz="0" w:space="0" w:color="auto"/>
          </w:divBdr>
          <w:divsChild>
            <w:div w:id="1616596335">
              <w:marLeft w:val="0"/>
              <w:marRight w:val="0"/>
              <w:marTop w:val="0"/>
              <w:marBottom w:val="0"/>
              <w:divBdr>
                <w:top w:val="none" w:sz="0" w:space="0" w:color="auto"/>
                <w:left w:val="none" w:sz="0" w:space="0" w:color="auto"/>
                <w:bottom w:val="none" w:sz="0" w:space="0" w:color="auto"/>
                <w:right w:val="none" w:sz="0" w:space="0" w:color="auto"/>
              </w:divBdr>
              <w:divsChild>
                <w:div w:id="1787769889">
                  <w:marLeft w:val="0"/>
                  <w:marRight w:val="0"/>
                  <w:marTop w:val="0"/>
                  <w:marBottom w:val="0"/>
                  <w:divBdr>
                    <w:top w:val="none" w:sz="0" w:space="0" w:color="D8D8D8"/>
                    <w:left w:val="none" w:sz="0" w:space="0" w:color="D8D8D8"/>
                    <w:bottom w:val="none" w:sz="0" w:space="0" w:color="D8D8D8"/>
                    <w:right w:val="none" w:sz="0" w:space="0" w:color="D8D8D8"/>
                  </w:divBdr>
                  <w:divsChild>
                    <w:div w:id="1352030417">
                      <w:marLeft w:val="0"/>
                      <w:marRight w:val="0"/>
                      <w:marTop w:val="0"/>
                      <w:marBottom w:val="0"/>
                      <w:divBdr>
                        <w:top w:val="none" w:sz="0" w:space="0" w:color="auto"/>
                        <w:left w:val="none" w:sz="0" w:space="0" w:color="auto"/>
                        <w:bottom w:val="none" w:sz="0" w:space="0" w:color="auto"/>
                        <w:right w:val="none" w:sz="0" w:space="0" w:color="auto"/>
                      </w:divBdr>
                      <w:divsChild>
                        <w:div w:id="1950621570">
                          <w:marLeft w:val="0"/>
                          <w:marRight w:val="0"/>
                          <w:marTop w:val="0"/>
                          <w:marBottom w:val="0"/>
                          <w:divBdr>
                            <w:top w:val="none" w:sz="0" w:space="0" w:color="auto"/>
                            <w:left w:val="none" w:sz="0" w:space="0" w:color="auto"/>
                            <w:bottom w:val="none" w:sz="0" w:space="0" w:color="auto"/>
                            <w:right w:val="none" w:sz="0" w:space="0" w:color="auto"/>
                          </w:divBdr>
                          <w:divsChild>
                            <w:div w:id="1114978191">
                              <w:marLeft w:val="0"/>
                              <w:marRight w:val="0"/>
                              <w:marTop w:val="0"/>
                              <w:marBottom w:val="0"/>
                              <w:divBdr>
                                <w:top w:val="none" w:sz="0" w:space="0" w:color="auto"/>
                                <w:left w:val="none" w:sz="0" w:space="0" w:color="auto"/>
                                <w:bottom w:val="none" w:sz="0" w:space="0" w:color="auto"/>
                                <w:right w:val="none" w:sz="0" w:space="0" w:color="auto"/>
                              </w:divBdr>
                              <w:divsChild>
                                <w:div w:id="157339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8984966">
      <w:bodyDiv w:val="1"/>
      <w:marLeft w:val="0"/>
      <w:marRight w:val="0"/>
      <w:marTop w:val="0"/>
      <w:marBottom w:val="0"/>
      <w:divBdr>
        <w:top w:val="none" w:sz="0" w:space="0" w:color="auto"/>
        <w:left w:val="none" w:sz="0" w:space="0" w:color="auto"/>
        <w:bottom w:val="none" w:sz="0" w:space="0" w:color="auto"/>
        <w:right w:val="none" w:sz="0" w:space="0" w:color="auto"/>
      </w:divBdr>
    </w:div>
    <w:div w:id="1781030582">
      <w:bodyDiv w:val="1"/>
      <w:marLeft w:val="0"/>
      <w:marRight w:val="0"/>
      <w:marTop w:val="0"/>
      <w:marBottom w:val="0"/>
      <w:divBdr>
        <w:top w:val="none" w:sz="0" w:space="0" w:color="auto"/>
        <w:left w:val="none" w:sz="0" w:space="0" w:color="auto"/>
        <w:bottom w:val="none" w:sz="0" w:space="0" w:color="auto"/>
        <w:right w:val="none" w:sz="0" w:space="0" w:color="auto"/>
      </w:divBdr>
    </w:div>
    <w:div w:id="1782072600">
      <w:bodyDiv w:val="1"/>
      <w:marLeft w:val="0"/>
      <w:marRight w:val="0"/>
      <w:marTop w:val="0"/>
      <w:marBottom w:val="0"/>
      <w:divBdr>
        <w:top w:val="none" w:sz="0" w:space="0" w:color="auto"/>
        <w:left w:val="none" w:sz="0" w:space="0" w:color="auto"/>
        <w:bottom w:val="none" w:sz="0" w:space="0" w:color="auto"/>
        <w:right w:val="none" w:sz="0" w:space="0" w:color="auto"/>
      </w:divBdr>
    </w:div>
    <w:div w:id="1788348684">
      <w:bodyDiv w:val="1"/>
      <w:marLeft w:val="0"/>
      <w:marRight w:val="0"/>
      <w:marTop w:val="0"/>
      <w:marBottom w:val="0"/>
      <w:divBdr>
        <w:top w:val="none" w:sz="0" w:space="0" w:color="auto"/>
        <w:left w:val="none" w:sz="0" w:space="0" w:color="auto"/>
        <w:bottom w:val="none" w:sz="0" w:space="0" w:color="auto"/>
        <w:right w:val="none" w:sz="0" w:space="0" w:color="auto"/>
      </w:divBdr>
    </w:div>
    <w:div w:id="1815179400">
      <w:bodyDiv w:val="1"/>
      <w:marLeft w:val="0"/>
      <w:marRight w:val="0"/>
      <w:marTop w:val="0"/>
      <w:marBottom w:val="0"/>
      <w:divBdr>
        <w:top w:val="none" w:sz="0" w:space="0" w:color="auto"/>
        <w:left w:val="none" w:sz="0" w:space="0" w:color="auto"/>
        <w:bottom w:val="none" w:sz="0" w:space="0" w:color="auto"/>
        <w:right w:val="none" w:sz="0" w:space="0" w:color="auto"/>
      </w:divBdr>
    </w:div>
    <w:div w:id="1855069105">
      <w:bodyDiv w:val="1"/>
      <w:marLeft w:val="0"/>
      <w:marRight w:val="0"/>
      <w:marTop w:val="0"/>
      <w:marBottom w:val="0"/>
      <w:divBdr>
        <w:top w:val="none" w:sz="0" w:space="0" w:color="auto"/>
        <w:left w:val="none" w:sz="0" w:space="0" w:color="auto"/>
        <w:bottom w:val="none" w:sz="0" w:space="0" w:color="auto"/>
        <w:right w:val="none" w:sz="0" w:space="0" w:color="auto"/>
      </w:divBdr>
    </w:div>
    <w:div w:id="1889947507">
      <w:bodyDiv w:val="1"/>
      <w:marLeft w:val="0"/>
      <w:marRight w:val="0"/>
      <w:marTop w:val="0"/>
      <w:marBottom w:val="0"/>
      <w:divBdr>
        <w:top w:val="none" w:sz="0" w:space="0" w:color="auto"/>
        <w:left w:val="none" w:sz="0" w:space="0" w:color="auto"/>
        <w:bottom w:val="none" w:sz="0" w:space="0" w:color="auto"/>
        <w:right w:val="none" w:sz="0" w:space="0" w:color="auto"/>
      </w:divBdr>
    </w:div>
    <w:div w:id="1905874880">
      <w:bodyDiv w:val="1"/>
      <w:marLeft w:val="0"/>
      <w:marRight w:val="0"/>
      <w:marTop w:val="0"/>
      <w:marBottom w:val="0"/>
      <w:divBdr>
        <w:top w:val="none" w:sz="0" w:space="0" w:color="auto"/>
        <w:left w:val="none" w:sz="0" w:space="0" w:color="auto"/>
        <w:bottom w:val="none" w:sz="0" w:space="0" w:color="auto"/>
        <w:right w:val="none" w:sz="0" w:space="0" w:color="auto"/>
      </w:divBdr>
    </w:div>
    <w:div w:id="1916356245">
      <w:bodyDiv w:val="1"/>
      <w:marLeft w:val="0"/>
      <w:marRight w:val="0"/>
      <w:marTop w:val="0"/>
      <w:marBottom w:val="0"/>
      <w:divBdr>
        <w:top w:val="none" w:sz="0" w:space="0" w:color="auto"/>
        <w:left w:val="none" w:sz="0" w:space="0" w:color="auto"/>
        <w:bottom w:val="none" w:sz="0" w:space="0" w:color="auto"/>
        <w:right w:val="none" w:sz="0" w:space="0" w:color="auto"/>
      </w:divBdr>
    </w:div>
    <w:div w:id="1923683976">
      <w:bodyDiv w:val="1"/>
      <w:marLeft w:val="0"/>
      <w:marRight w:val="0"/>
      <w:marTop w:val="0"/>
      <w:marBottom w:val="0"/>
      <w:divBdr>
        <w:top w:val="none" w:sz="0" w:space="0" w:color="auto"/>
        <w:left w:val="none" w:sz="0" w:space="0" w:color="auto"/>
        <w:bottom w:val="none" w:sz="0" w:space="0" w:color="auto"/>
        <w:right w:val="none" w:sz="0" w:space="0" w:color="auto"/>
      </w:divBdr>
    </w:div>
    <w:div w:id="1929731281">
      <w:bodyDiv w:val="1"/>
      <w:marLeft w:val="0"/>
      <w:marRight w:val="0"/>
      <w:marTop w:val="0"/>
      <w:marBottom w:val="0"/>
      <w:divBdr>
        <w:top w:val="none" w:sz="0" w:space="0" w:color="auto"/>
        <w:left w:val="none" w:sz="0" w:space="0" w:color="auto"/>
        <w:bottom w:val="none" w:sz="0" w:space="0" w:color="auto"/>
        <w:right w:val="none" w:sz="0" w:space="0" w:color="auto"/>
      </w:divBdr>
    </w:div>
    <w:div w:id="1967466612">
      <w:bodyDiv w:val="1"/>
      <w:marLeft w:val="0"/>
      <w:marRight w:val="0"/>
      <w:marTop w:val="0"/>
      <w:marBottom w:val="0"/>
      <w:divBdr>
        <w:top w:val="none" w:sz="0" w:space="0" w:color="auto"/>
        <w:left w:val="none" w:sz="0" w:space="0" w:color="auto"/>
        <w:bottom w:val="none" w:sz="0" w:space="0" w:color="auto"/>
        <w:right w:val="none" w:sz="0" w:space="0" w:color="auto"/>
      </w:divBdr>
    </w:div>
    <w:div w:id="1986276535">
      <w:bodyDiv w:val="1"/>
      <w:marLeft w:val="0"/>
      <w:marRight w:val="0"/>
      <w:marTop w:val="0"/>
      <w:marBottom w:val="0"/>
      <w:divBdr>
        <w:top w:val="none" w:sz="0" w:space="0" w:color="auto"/>
        <w:left w:val="none" w:sz="0" w:space="0" w:color="auto"/>
        <w:bottom w:val="none" w:sz="0" w:space="0" w:color="auto"/>
        <w:right w:val="none" w:sz="0" w:space="0" w:color="auto"/>
      </w:divBdr>
    </w:div>
    <w:div w:id="2006858745">
      <w:bodyDiv w:val="1"/>
      <w:marLeft w:val="0"/>
      <w:marRight w:val="0"/>
      <w:marTop w:val="0"/>
      <w:marBottom w:val="0"/>
      <w:divBdr>
        <w:top w:val="none" w:sz="0" w:space="0" w:color="auto"/>
        <w:left w:val="none" w:sz="0" w:space="0" w:color="auto"/>
        <w:bottom w:val="none" w:sz="0" w:space="0" w:color="auto"/>
        <w:right w:val="none" w:sz="0" w:space="0" w:color="auto"/>
      </w:divBdr>
    </w:div>
    <w:div w:id="2014841865">
      <w:bodyDiv w:val="1"/>
      <w:marLeft w:val="0"/>
      <w:marRight w:val="0"/>
      <w:marTop w:val="0"/>
      <w:marBottom w:val="0"/>
      <w:divBdr>
        <w:top w:val="none" w:sz="0" w:space="0" w:color="auto"/>
        <w:left w:val="none" w:sz="0" w:space="0" w:color="auto"/>
        <w:bottom w:val="none" w:sz="0" w:space="0" w:color="auto"/>
        <w:right w:val="none" w:sz="0" w:space="0" w:color="auto"/>
      </w:divBdr>
    </w:div>
    <w:div w:id="2029747599">
      <w:bodyDiv w:val="1"/>
      <w:marLeft w:val="0"/>
      <w:marRight w:val="0"/>
      <w:marTop w:val="0"/>
      <w:marBottom w:val="0"/>
      <w:divBdr>
        <w:top w:val="none" w:sz="0" w:space="0" w:color="auto"/>
        <w:left w:val="none" w:sz="0" w:space="0" w:color="auto"/>
        <w:bottom w:val="none" w:sz="0" w:space="0" w:color="auto"/>
        <w:right w:val="none" w:sz="0" w:space="0" w:color="auto"/>
      </w:divBdr>
    </w:div>
    <w:div w:id="2049598992">
      <w:bodyDiv w:val="1"/>
      <w:marLeft w:val="0"/>
      <w:marRight w:val="0"/>
      <w:marTop w:val="0"/>
      <w:marBottom w:val="0"/>
      <w:divBdr>
        <w:top w:val="none" w:sz="0" w:space="0" w:color="auto"/>
        <w:left w:val="none" w:sz="0" w:space="0" w:color="auto"/>
        <w:bottom w:val="none" w:sz="0" w:space="0" w:color="auto"/>
        <w:right w:val="none" w:sz="0" w:space="0" w:color="auto"/>
      </w:divBdr>
    </w:div>
    <w:div w:id="2055615618">
      <w:bodyDiv w:val="1"/>
      <w:marLeft w:val="0"/>
      <w:marRight w:val="0"/>
      <w:marTop w:val="0"/>
      <w:marBottom w:val="0"/>
      <w:divBdr>
        <w:top w:val="none" w:sz="0" w:space="0" w:color="auto"/>
        <w:left w:val="none" w:sz="0" w:space="0" w:color="auto"/>
        <w:bottom w:val="none" w:sz="0" w:space="0" w:color="auto"/>
        <w:right w:val="none" w:sz="0" w:space="0" w:color="auto"/>
      </w:divBdr>
    </w:div>
    <w:div w:id="2063169352">
      <w:bodyDiv w:val="1"/>
      <w:marLeft w:val="0"/>
      <w:marRight w:val="0"/>
      <w:marTop w:val="0"/>
      <w:marBottom w:val="0"/>
      <w:divBdr>
        <w:top w:val="none" w:sz="0" w:space="0" w:color="auto"/>
        <w:left w:val="none" w:sz="0" w:space="0" w:color="auto"/>
        <w:bottom w:val="none" w:sz="0" w:space="0" w:color="auto"/>
        <w:right w:val="none" w:sz="0" w:space="0" w:color="auto"/>
      </w:divBdr>
    </w:div>
    <w:div w:id="2071539571">
      <w:bodyDiv w:val="1"/>
      <w:marLeft w:val="0"/>
      <w:marRight w:val="0"/>
      <w:marTop w:val="0"/>
      <w:marBottom w:val="0"/>
      <w:divBdr>
        <w:top w:val="none" w:sz="0" w:space="0" w:color="auto"/>
        <w:left w:val="none" w:sz="0" w:space="0" w:color="auto"/>
        <w:bottom w:val="none" w:sz="0" w:space="0" w:color="auto"/>
        <w:right w:val="none" w:sz="0" w:space="0" w:color="auto"/>
      </w:divBdr>
    </w:div>
    <w:div w:id="2090956054">
      <w:bodyDiv w:val="1"/>
      <w:marLeft w:val="0"/>
      <w:marRight w:val="0"/>
      <w:marTop w:val="0"/>
      <w:marBottom w:val="0"/>
      <w:divBdr>
        <w:top w:val="none" w:sz="0" w:space="0" w:color="auto"/>
        <w:left w:val="none" w:sz="0" w:space="0" w:color="auto"/>
        <w:bottom w:val="none" w:sz="0" w:space="0" w:color="auto"/>
        <w:right w:val="none" w:sz="0" w:space="0" w:color="auto"/>
      </w:divBdr>
    </w:div>
    <w:div w:id="2093551435">
      <w:bodyDiv w:val="1"/>
      <w:marLeft w:val="0"/>
      <w:marRight w:val="0"/>
      <w:marTop w:val="0"/>
      <w:marBottom w:val="0"/>
      <w:divBdr>
        <w:top w:val="none" w:sz="0" w:space="0" w:color="auto"/>
        <w:left w:val="none" w:sz="0" w:space="0" w:color="auto"/>
        <w:bottom w:val="none" w:sz="0" w:space="0" w:color="auto"/>
        <w:right w:val="none" w:sz="0" w:space="0" w:color="auto"/>
      </w:divBdr>
    </w:div>
    <w:div w:id="2099516520">
      <w:bodyDiv w:val="1"/>
      <w:marLeft w:val="0"/>
      <w:marRight w:val="0"/>
      <w:marTop w:val="0"/>
      <w:marBottom w:val="0"/>
      <w:divBdr>
        <w:top w:val="none" w:sz="0" w:space="0" w:color="auto"/>
        <w:left w:val="none" w:sz="0" w:space="0" w:color="auto"/>
        <w:bottom w:val="none" w:sz="0" w:space="0" w:color="auto"/>
        <w:right w:val="none" w:sz="0" w:space="0" w:color="auto"/>
      </w:divBdr>
    </w:div>
    <w:div w:id="2102486614">
      <w:bodyDiv w:val="1"/>
      <w:marLeft w:val="0"/>
      <w:marRight w:val="0"/>
      <w:marTop w:val="0"/>
      <w:marBottom w:val="0"/>
      <w:divBdr>
        <w:top w:val="none" w:sz="0" w:space="0" w:color="auto"/>
        <w:left w:val="none" w:sz="0" w:space="0" w:color="auto"/>
        <w:bottom w:val="none" w:sz="0" w:space="0" w:color="auto"/>
        <w:right w:val="none" w:sz="0" w:space="0" w:color="auto"/>
      </w:divBdr>
    </w:div>
    <w:div w:id="2102598471">
      <w:bodyDiv w:val="1"/>
      <w:marLeft w:val="0"/>
      <w:marRight w:val="0"/>
      <w:marTop w:val="0"/>
      <w:marBottom w:val="0"/>
      <w:divBdr>
        <w:top w:val="none" w:sz="0" w:space="0" w:color="auto"/>
        <w:left w:val="none" w:sz="0" w:space="0" w:color="auto"/>
        <w:bottom w:val="none" w:sz="0" w:space="0" w:color="auto"/>
        <w:right w:val="none" w:sz="0" w:space="0" w:color="auto"/>
      </w:divBdr>
    </w:div>
    <w:div w:id="2103988384">
      <w:bodyDiv w:val="1"/>
      <w:marLeft w:val="0"/>
      <w:marRight w:val="0"/>
      <w:marTop w:val="0"/>
      <w:marBottom w:val="0"/>
      <w:divBdr>
        <w:top w:val="none" w:sz="0" w:space="0" w:color="auto"/>
        <w:left w:val="none" w:sz="0" w:space="0" w:color="auto"/>
        <w:bottom w:val="none" w:sz="0" w:space="0" w:color="auto"/>
        <w:right w:val="none" w:sz="0" w:space="0" w:color="auto"/>
      </w:divBdr>
    </w:div>
    <w:div w:id="2108117845">
      <w:bodyDiv w:val="1"/>
      <w:marLeft w:val="0"/>
      <w:marRight w:val="0"/>
      <w:marTop w:val="0"/>
      <w:marBottom w:val="0"/>
      <w:divBdr>
        <w:top w:val="none" w:sz="0" w:space="0" w:color="auto"/>
        <w:left w:val="none" w:sz="0" w:space="0" w:color="auto"/>
        <w:bottom w:val="none" w:sz="0" w:space="0" w:color="auto"/>
        <w:right w:val="none" w:sz="0" w:space="0" w:color="auto"/>
      </w:divBdr>
    </w:div>
    <w:div w:id="2125880105">
      <w:bodyDiv w:val="1"/>
      <w:marLeft w:val="0"/>
      <w:marRight w:val="0"/>
      <w:marTop w:val="0"/>
      <w:marBottom w:val="0"/>
      <w:divBdr>
        <w:top w:val="none" w:sz="0" w:space="0" w:color="auto"/>
        <w:left w:val="none" w:sz="0" w:space="0" w:color="auto"/>
        <w:bottom w:val="none" w:sz="0" w:space="0" w:color="auto"/>
        <w:right w:val="none" w:sz="0" w:space="0" w:color="auto"/>
      </w:divBdr>
    </w:div>
    <w:div w:id="2134132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header" Target="header2.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6.png"/><Relationship Id="rId11" Type="http://schemas.openxmlformats.org/officeDocument/2006/relationships/footnotes" Target="footnotes.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yperlink" Target="mailto:zelle.b2c.operations@usbank.com" TargetMode="External"/><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package" Target="embeddings/Microsoft_Excel_Worksheet1.xlsx"/><Relationship Id="rId66" Type="http://schemas.microsoft.com/office/2011/relationships/people" Target="people.xml"/><Relationship Id="rId5" Type="http://schemas.openxmlformats.org/officeDocument/2006/relationships/customXml" Target="../customXml/item5.xml"/><Relationship Id="rId61" Type="http://schemas.openxmlformats.org/officeDocument/2006/relationships/header" Target="header1.xm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jpg"/><Relationship Id="rId64" Type="http://schemas.openxmlformats.org/officeDocument/2006/relationships/footer" Target="footer2.xml"/><Relationship Id="rId8" Type="http://schemas.openxmlformats.org/officeDocument/2006/relationships/styles" Target="styles.xml"/><Relationship Id="rId51"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4.emf"/><Relationship Id="rId67" Type="http://schemas.openxmlformats.org/officeDocument/2006/relationships/theme" Target="theme/theme1.xml"/><Relationship Id="rId20" Type="http://schemas.openxmlformats.org/officeDocument/2006/relationships/hyperlink" Target="https://console.aws.amazon.com/ec2/v2/home?region=us-east-1" TargetMode="External"/><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5.png"/><Relationship Id="rId57" Type="http://schemas.openxmlformats.org/officeDocument/2006/relationships/image" Target="media/image43.emf"/><Relationship Id="rId10" Type="http://schemas.openxmlformats.org/officeDocument/2006/relationships/webSettings" Target="webSettings.xml"/><Relationship Id="rId31" Type="http://schemas.openxmlformats.org/officeDocument/2006/relationships/image" Target="media/image18.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oleObject" Target="embeddings/Microsoft_Word_97_-_2003_Document1.doc"/><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image" Target="media/image6.png"/><Relationship Id="rId39"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45.jpg"/></Relationships>
</file>

<file path=word/_rels/header2.xml.rels><?xml version="1.0" encoding="UTF-8" standalone="yes"?>
<Relationships xmlns="http://schemas.openxmlformats.org/package/2006/relationships"><Relationship Id="rId1"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2018-12-04T00:00:00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457C0DCEDA24D449BF86B662D1A7D60" ma:contentTypeVersion="0" ma:contentTypeDescription="Create a new document." ma:contentTypeScope="" ma:versionID="3818b6ec2f1e03116ec8ebb6e1a22021">
  <xsd:schema xmlns:xsd="http://www.w3.org/2001/XMLSchema" xmlns:xs="http://www.w3.org/2001/XMLSchema" xmlns:p="http://schemas.microsoft.com/office/2006/metadata/properties" targetNamespace="http://schemas.microsoft.com/office/2006/metadata/properties" ma:root="true" ma:fieldsID="d413257cd9829394d17656a545d5fa4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LongProperties xmlns="http://schemas.microsoft.com/office/2006/metadata/long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249DF07-9CD6-4235-A413-E5147399489F}"/>
</file>

<file path=customXml/itemProps3.xml><?xml version="1.0" encoding="utf-8"?>
<ds:datastoreItem xmlns:ds="http://schemas.openxmlformats.org/officeDocument/2006/customXml" ds:itemID="{9D511DB9-E9CD-41A5-B270-72896AADE620}">
  <ds:schemaRefs>
    <ds:schemaRef ds:uri="http://schemas.microsoft.com/office/2006/metadata/properties"/>
  </ds:schemaRefs>
</ds:datastoreItem>
</file>

<file path=customXml/itemProps4.xml><?xml version="1.0" encoding="utf-8"?>
<ds:datastoreItem xmlns:ds="http://schemas.openxmlformats.org/officeDocument/2006/customXml" ds:itemID="{3EAE3642-3F8D-4889-9F29-E2D6A9B25581}">
  <ds:schemaRefs>
    <ds:schemaRef ds:uri="http://schemas.microsoft.com/office/2006/metadata/longProperties"/>
  </ds:schemaRefs>
</ds:datastoreItem>
</file>

<file path=customXml/itemProps5.xml><?xml version="1.0" encoding="utf-8"?>
<ds:datastoreItem xmlns:ds="http://schemas.openxmlformats.org/officeDocument/2006/customXml" ds:itemID="{B7A618AC-FF32-486A-9649-227425A2C2E6}">
  <ds:schemaRefs>
    <ds:schemaRef ds:uri="http://schemas.microsoft.com/sharepoint/v3/contenttype/forms"/>
  </ds:schemaRefs>
</ds:datastoreItem>
</file>

<file path=customXml/itemProps6.xml><?xml version="1.0" encoding="utf-8"?>
<ds:datastoreItem xmlns:ds="http://schemas.openxmlformats.org/officeDocument/2006/customXml" ds:itemID="{326E325F-C6D4-492F-9E87-EEDF9AE26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77</Pages>
  <Words>17796</Words>
  <Characters>101443</Characters>
  <Application>Microsoft Office Word</Application>
  <DocSecurity>0</DocSecurity>
  <Lines>845</Lines>
  <Paragraphs>238</Paragraphs>
  <ScaleCrop>false</ScaleCrop>
  <HeadingPairs>
    <vt:vector size="2" baseType="variant">
      <vt:variant>
        <vt:lpstr>Title</vt:lpstr>
      </vt:variant>
      <vt:variant>
        <vt:i4>1</vt:i4>
      </vt:variant>
    </vt:vector>
  </HeadingPairs>
  <TitlesOfParts>
    <vt:vector size="1" baseType="lpstr">
      <vt:lpstr>US Bank- IncedoPay ICD</vt:lpstr>
    </vt:vector>
  </TitlesOfParts>
  <Company>Citigroup</Company>
  <LinksUpToDate>false</LinksUpToDate>
  <CharactersWithSpaces>119001</CharactersWithSpaces>
  <SharedDoc>false</SharedDoc>
  <HLinks>
    <vt:vector size="372" baseType="variant">
      <vt:variant>
        <vt:i4>1114172</vt:i4>
      </vt:variant>
      <vt:variant>
        <vt:i4>368</vt:i4>
      </vt:variant>
      <vt:variant>
        <vt:i4>0</vt:i4>
      </vt:variant>
      <vt:variant>
        <vt:i4>5</vt:i4>
      </vt:variant>
      <vt:variant>
        <vt:lpwstr/>
      </vt:variant>
      <vt:variant>
        <vt:lpwstr>_Toc325133965</vt:lpwstr>
      </vt:variant>
      <vt:variant>
        <vt:i4>1114172</vt:i4>
      </vt:variant>
      <vt:variant>
        <vt:i4>362</vt:i4>
      </vt:variant>
      <vt:variant>
        <vt:i4>0</vt:i4>
      </vt:variant>
      <vt:variant>
        <vt:i4>5</vt:i4>
      </vt:variant>
      <vt:variant>
        <vt:lpwstr/>
      </vt:variant>
      <vt:variant>
        <vt:lpwstr>_Toc325133964</vt:lpwstr>
      </vt:variant>
      <vt:variant>
        <vt:i4>1114172</vt:i4>
      </vt:variant>
      <vt:variant>
        <vt:i4>356</vt:i4>
      </vt:variant>
      <vt:variant>
        <vt:i4>0</vt:i4>
      </vt:variant>
      <vt:variant>
        <vt:i4>5</vt:i4>
      </vt:variant>
      <vt:variant>
        <vt:lpwstr/>
      </vt:variant>
      <vt:variant>
        <vt:lpwstr>_Toc325133963</vt:lpwstr>
      </vt:variant>
      <vt:variant>
        <vt:i4>1114172</vt:i4>
      </vt:variant>
      <vt:variant>
        <vt:i4>350</vt:i4>
      </vt:variant>
      <vt:variant>
        <vt:i4>0</vt:i4>
      </vt:variant>
      <vt:variant>
        <vt:i4>5</vt:i4>
      </vt:variant>
      <vt:variant>
        <vt:lpwstr/>
      </vt:variant>
      <vt:variant>
        <vt:lpwstr>_Toc325133962</vt:lpwstr>
      </vt:variant>
      <vt:variant>
        <vt:i4>1114172</vt:i4>
      </vt:variant>
      <vt:variant>
        <vt:i4>344</vt:i4>
      </vt:variant>
      <vt:variant>
        <vt:i4>0</vt:i4>
      </vt:variant>
      <vt:variant>
        <vt:i4>5</vt:i4>
      </vt:variant>
      <vt:variant>
        <vt:lpwstr/>
      </vt:variant>
      <vt:variant>
        <vt:lpwstr>_Toc325133961</vt:lpwstr>
      </vt:variant>
      <vt:variant>
        <vt:i4>1114172</vt:i4>
      </vt:variant>
      <vt:variant>
        <vt:i4>338</vt:i4>
      </vt:variant>
      <vt:variant>
        <vt:i4>0</vt:i4>
      </vt:variant>
      <vt:variant>
        <vt:i4>5</vt:i4>
      </vt:variant>
      <vt:variant>
        <vt:lpwstr/>
      </vt:variant>
      <vt:variant>
        <vt:lpwstr>_Toc325133960</vt:lpwstr>
      </vt:variant>
      <vt:variant>
        <vt:i4>1179708</vt:i4>
      </vt:variant>
      <vt:variant>
        <vt:i4>332</vt:i4>
      </vt:variant>
      <vt:variant>
        <vt:i4>0</vt:i4>
      </vt:variant>
      <vt:variant>
        <vt:i4>5</vt:i4>
      </vt:variant>
      <vt:variant>
        <vt:lpwstr/>
      </vt:variant>
      <vt:variant>
        <vt:lpwstr>_Toc325133959</vt:lpwstr>
      </vt:variant>
      <vt:variant>
        <vt:i4>1179708</vt:i4>
      </vt:variant>
      <vt:variant>
        <vt:i4>326</vt:i4>
      </vt:variant>
      <vt:variant>
        <vt:i4>0</vt:i4>
      </vt:variant>
      <vt:variant>
        <vt:i4>5</vt:i4>
      </vt:variant>
      <vt:variant>
        <vt:lpwstr/>
      </vt:variant>
      <vt:variant>
        <vt:lpwstr>_Toc325133958</vt:lpwstr>
      </vt:variant>
      <vt:variant>
        <vt:i4>1179708</vt:i4>
      </vt:variant>
      <vt:variant>
        <vt:i4>320</vt:i4>
      </vt:variant>
      <vt:variant>
        <vt:i4>0</vt:i4>
      </vt:variant>
      <vt:variant>
        <vt:i4>5</vt:i4>
      </vt:variant>
      <vt:variant>
        <vt:lpwstr/>
      </vt:variant>
      <vt:variant>
        <vt:lpwstr>_Toc325133957</vt:lpwstr>
      </vt:variant>
      <vt:variant>
        <vt:i4>1179708</vt:i4>
      </vt:variant>
      <vt:variant>
        <vt:i4>314</vt:i4>
      </vt:variant>
      <vt:variant>
        <vt:i4>0</vt:i4>
      </vt:variant>
      <vt:variant>
        <vt:i4>5</vt:i4>
      </vt:variant>
      <vt:variant>
        <vt:lpwstr/>
      </vt:variant>
      <vt:variant>
        <vt:lpwstr>_Toc325133956</vt:lpwstr>
      </vt:variant>
      <vt:variant>
        <vt:i4>1179708</vt:i4>
      </vt:variant>
      <vt:variant>
        <vt:i4>308</vt:i4>
      </vt:variant>
      <vt:variant>
        <vt:i4>0</vt:i4>
      </vt:variant>
      <vt:variant>
        <vt:i4>5</vt:i4>
      </vt:variant>
      <vt:variant>
        <vt:lpwstr/>
      </vt:variant>
      <vt:variant>
        <vt:lpwstr>_Toc325133955</vt:lpwstr>
      </vt:variant>
      <vt:variant>
        <vt:i4>1179708</vt:i4>
      </vt:variant>
      <vt:variant>
        <vt:i4>302</vt:i4>
      </vt:variant>
      <vt:variant>
        <vt:i4>0</vt:i4>
      </vt:variant>
      <vt:variant>
        <vt:i4>5</vt:i4>
      </vt:variant>
      <vt:variant>
        <vt:lpwstr/>
      </vt:variant>
      <vt:variant>
        <vt:lpwstr>_Toc325133954</vt:lpwstr>
      </vt:variant>
      <vt:variant>
        <vt:i4>1179708</vt:i4>
      </vt:variant>
      <vt:variant>
        <vt:i4>296</vt:i4>
      </vt:variant>
      <vt:variant>
        <vt:i4>0</vt:i4>
      </vt:variant>
      <vt:variant>
        <vt:i4>5</vt:i4>
      </vt:variant>
      <vt:variant>
        <vt:lpwstr/>
      </vt:variant>
      <vt:variant>
        <vt:lpwstr>_Toc325133953</vt:lpwstr>
      </vt:variant>
      <vt:variant>
        <vt:i4>1179708</vt:i4>
      </vt:variant>
      <vt:variant>
        <vt:i4>290</vt:i4>
      </vt:variant>
      <vt:variant>
        <vt:i4>0</vt:i4>
      </vt:variant>
      <vt:variant>
        <vt:i4>5</vt:i4>
      </vt:variant>
      <vt:variant>
        <vt:lpwstr/>
      </vt:variant>
      <vt:variant>
        <vt:lpwstr>_Toc325133952</vt:lpwstr>
      </vt:variant>
      <vt:variant>
        <vt:i4>1179708</vt:i4>
      </vt:variant>
      <vt:variant>
        <vt:i4>284</vt:i4>
      </vt:variant>
      <vt:variant>
        <vt:i4>0</vt:i4>
      </vt:variant>
      <vt:variant>
        <vt:i4>5</vt:i4>
      </vt:variant>
      <vt:variant>
        <vt:lpwstr/>
      </vt:variant>
      <vt:variant>
        <vt:lpwstr>_Toc325133951</vt:lpwstr>
      </vt:variant>
      <vt:variant>
        <vt:i4>1179708</vt:i4>
      </vt:variant>
      <vt:variant>
        <vt:i4>278</vt:i4>
      </vt:variant>
      <vt:variant>
        <vt:i4>0</vt:i4>
      </vt:variant>
      <vt:variant>
        <vt:i4>5</vt:i4>
      </vt:variant>
      <vt:variant>
        <vt:lpwstr/>
      </vt:variant>
      <vt:variant>
        <vt:lpwstr>_Toc325133950</vt:lpwstr>
      </vt:variant>
      <vt:variant>
        <vt:i4>1245244</vt:i4>
      </vt:variant>
      <vt:variant>
        <vt:i4>272</vt:i4>
      </vt:variant>
      <vt:variant>
        <vt:i4>0</vt:i4>
      </vt:variant>
      <vt:variant>
        <vt:i4>5</vt:i4>
      </vt:variant>
      <vt:variant>
        <vt:lpwstr/>
      </vt:variant>
      <vt:variant>
        <vt:lpwstr>_Toc325133949</vt:lpwstr>
      </vt:variant>
      <vt:variant>
        <vt:i4>1245244</vt:i4>
      </vt:variant>
      <vt:variant>
        <vt:i4>266</vt:i4>
      </vt:variant>
      <vt:variant>
        <vt:i4>0</vt:i4>
      </vt:variant>
      <vt:variant>
        <vt:i4>5</vt:i4>
      </vt:variant>
      <vt:variant>
        <vt:lpwstr/>
      </vt:variant>
      <vt:variant>
        <vt:lpwstr>_Toc325133948</vt:lpwstr>
      </vt:variant>
      <vt:variant>
        <vt:i4>1245244</vt:i4>
      </vt:variant>
      <vt:variant>
        <vt:i4>260</vt:i4>
      </vt:variant>
      <vt:variant>
        <vt:i4>0</vt:i4>
      </vt:variant>
      <vt:variant>
        <vt:i4>5</vt:i4>
      </vt:variant>
      <vt:variant>
        <vt:lpwstr/>
      </vt:variant>
      <vt:variant>
        <vt:lpwstr>_Toc325133947</vt:lpwstr>
      </vt:variant>
      <vt:variant>
        <vt:i4>1245244</vt:i4>
      </vt:variant>
      <vt:variant>
        <vt:i4>254</vt:i4>
      </vt:variant>
      <vt:variant>
        <vt:i4>0</vt:i4>
      </vt:variant>
      <vt:variant>
        <vt:i4>5</vt:i4>
      </vt:variant>
      <vt:variant>
        <vt:lpwstr/>
      </vt:variant>
      <vt:variant>
        <vt:lpwstr>_Toc325133946</vt:lpwstr>
      </vt:variant>
      <vt:variant>
        <vt:i4>1245244</vt:i4>
      </vt:variant>
      <vt:variant>
        <vt:i4>248</vt:i4>
      </vt:variant>
      <vt:variant>
        <vt:i4>0</vt:i4>
      </vt:variant>
      <vt:variant>
        <vt:i4>5</vt:i4>
      </vt:variant>
      <vt:variant>
        <vt:lpwstr/>
      </vt:variant>
      <vt:variant>
        <vt:lpwstr>_Toc325133945</vt:lpwstr>
      </vt:variant>
      <vt:variant>
        <vt:i4>1245244</vt:i4>
      </vt:variant>
      <vt:variant>
        <vt:i4>242</vt:i4>
      </vt:variant>
      <vt:variant>
        <vt:i4>0</vt:i4>
      </vt:variant>
      <vt:variant>
        <vt:i4>5</vt:i4>
      </vt:variant>
      <vt:variant>
        <vt:lpwstr/>
      </vt:variant>
      <vt:variant>
        <vt:lpwstr>_Toc325133944</vt:lpwstr>
      </vt:variant>
      <vt:variant>
        <vt:i4>1245244</vt:i4>
      </vt:variant>
      <vt:variant>
        <vt:i4>236</vt:i4>
      </vt:variant>
      <vt:variant>
        <vt:i4>0</vt:i4>
      </vt:variant>
      <vt:variant>
        <vt:i4>5</vt:i4>
      </vt:variant>
      <vt:variant>
        <vt:lpwstr/>
      </vt:variant>
      <vt:variant>
        <vt:lpwstr>_Toc325133943</vt:lpwstr>
      </vt:variant>
      <vt:variant>
        <vt:i4>1245244</vt:i4>
      </vt:variant>
      <vt:variant>
        <vt:i4>230</vt:i4>
      </vt:variant>
      <vt:variant>
        <vt:i4>0</vt:i4>
      </vt:variant>
      <vt:variant>
        <vt:i4>5</vt:i4>
      </vt:variant>
      <vt:variant>
        <vt:lpwstr/>
      </vt:variant>
      <vt:variant>
        <vt:lpwstr>_Toc325133942</vt:lpwstr>
      </vt:variant>
      <vt:variant>
        <vt:i4>1245244</vt:i4>
      </vt:variant>
      <vt:variant>
        <vt:i4>224</vt:i4>
      </vt:variant>
      <vt:variant>
        <vt:i4>0</vt:i4>
      </vt:variant>
      <vt:variant>
        <vt:i4>5</vt:i4>
      </vt:variant>
      <vt:variant>
        <vt:lpwstr/>
      </vt:variant>
      <vt:variant>
        <vt:lpwstr>_Toc325133941</vt:lpwstr>
      </vt:variant>
      <vt:variant>
        <vt:i4>1245244</vt:i4>
      </vt:variant>
      <vt:variant>
        <vt:i4>218</vt:i4>
      </vt:variant>
      <vt:variant>
        <vt:i4>0</vt:i4>
      </vt:variant>
      <vt:variant>
        <vt:i4>5</vt:i4>
      </vt:variant>
      <vt:variant>
        <vt:lpwstr/>
      </vt:variant>
      <vt:variant>
        <vt:lpwstr>_Toc325133940</vt:lpwstr>
      </vt:variant>
      <vt:variant>
        <vt:i4>1310780</vt:i4>
      </vt:variant>
      <vt:variant>
        <vt:i4>212</vt:i4>
      </vt:variant>
      <vt:variant>
        <vt:i4>0</vt:i4>
      </vt:variant>
      <vt:variant>
        <vt:i4>5</vt:i4>
      </vt:variant>
      <vt:variant>
        <vt:lpwstr/>
      </vt:variant>
      <vt:variant>
        <vt:lpwstr>_Toc325133939</vt:lpwstr>
      </vt:variant>
      <vt:variant>
        <vt:i4>1310780</vt:i4>
      </vt:variant>
      <vt:variant>
        <vt:i4>206</vt:i4>
      </vt:variant>
      <vt:variant>
        <vt:i4>0</vt:i4>
      </vt:variant>
      <vt:variant>
        <vt:i4>5</vt:i4>
      </vt:variant>
      <vt:variant>
        <vt:lpwstr/>
      </vt:variant>
      <vt:variant>
        <vt:lpwstr>_Toc325133938</vt:lpwstr>
      </vt:variant>
      <vt:variant>
        <vt:i4>1310780</vt:i4>
      </vt:variant>
      <vt:variant>
        <vt:i4>200</vt:i4>
      </vt:variant>
      <vt:variant>
        <vt:i4>0</vt:i4>
      </vt:variant>
      <vt:variant>
        <vt:i4>5</vt:i4>
      </vt:variant>
      <vt:variant>
        <vt:lpwstr/>
      </vt:variant>
      <vt:variant>
        <vt:lpwstr>_Toc325133937</vt:lpwstr>
      </vt:variant>
      <vt:variant>
        <vt:i4>1310780</vt:i4>
      </vt:variant>
      <vt:variant>
        <vt:i4>194</vt:i4>
      </vt:variant>
      <vt:variant>
        <vt:i4>0</vt:i4>
      </vt:variant>
      <vt:variant>
        <vt:i4>5</vt:i4>
      </vt:variant>
      <vt:variant>
        <vt:lpwstr/>
      </vt:variant>
      <vt:variant>
        <vt:lpwstr>_Toc325133936</vt:lpwstr>
      </vt:variant>
      <vt:variant>
        <vt:i4>1310780</vt:i4>
      </vt:variant>
      <vt:variant>
        <vt:i4>188</vt:i4>
      </vt:variant>
      <vt:variant>
        <vt:i4>0</vt:i4>
      </vt:variant>
      <vt:variant>
        <vt:i4>5</vt:i4>
      </vt:variant>
      <vt:variant>
        <vt:lpwstr/>
      </vt:variant>
      <vt:variant>
        <vt:lpwstr>_Toc325133935</vt:lpwstr>
      </vt:variant>
      <vt:variant>
        <vt:i4>1310780</vt:i4>
      </vt:variant>
      <vt:variant>
        <vt:i4>182</vt:i4>
      </vt:variant>
      <vt:variant>
        <vt:i4>0</vt:i4>
      </vt:variant>
      <vt:variant>
        <vt:i4>5</vt:i4>
      </vt:variant>
      <vt:variant>
        <vt:lpwstr/>
      </vt:variant>
      <vt:variant>
        <vt:lpwstr>_Toc325133934</vt:lpwstr>
      </vt:variant>
      <vt:variant>
        <vt:i4>1310780</vt:i4>
      </vt:variant>
      <vt:variant>
        <vt:i4>176</vt:i4>
      </vt:variant>
      <vt:variant>
        <vt:i4>0</vt:i4>
      </vt:variant>
      <vt:variant>
        <vt:i4>5</vt:i4>
      </vt:variant>
      <vt:variant>
        <vt:lpwstr/>
      </vt:variant>
      <vt:variant>
        <vt:lpwstr>_Toc325133933</vt:lpwstr>
      </vt:variant>
      <vt:variant>
        <vt:i4>1310780</vt:i4>
      </vt:variant>
      <vt:variant>
        <vt:i4>170</vt:i4>
      </vt:variant>
      <vt:variant>
        <vt:i4>0</vt:i4>
      </vt:variant>
      <vt:variant>
        <vt:i4>5</vt:i4>
      </vt:variant>
      <vt:variant>
        <vt:lpwstr/>
      </vt:variant>
      <vt:variant>
        <vt:lpwstr>_Toc325133932</vt:lpwstr>
      </vt:variant>
      <vt:variant>
        <vt:i4>1310780</vt:i4>
      </vt:variant>
      <vt:variant>
        <vt:i4>164</vt:i4>
      </vt:variant>
      <vt:variant>
        <vt:i4>0</vt:i4>
      </vt:variant>
      <vt:variant>
        <vt:i4>5</vt:i4>
      </vt:variant>
      <vt:variant>
        <vt:lpwstr/>
      </vt:variant>
      <vt:variant>
        <vt:lpwstr>_Toc325133931</vt:lpwstr>
      </vt:variant>
      <vt:variant>
        <vt:i4>1310780</vt:i4>
      </vt:variant>
      <vt:variant>
        <vt:i4>158</vt:i4>
      </vt:variant>
      <vt:variant>
        <vt:i4>0</vt:i4>
      </vt:variant>
      <vt:variant>
        <vt:i4>5</vt:i4>
      </vt:variant>
      <vt:variant>
        <vt:lpwstr/>
      </vt:variant>
      <vt:variant>
        <vt:lpwstr>_Toc325133930</vt:lpwstr>
      </vt:variant>
      <vt:variant>
        <vt:i4>1376316</vt:i4>
      </vt:variant>
      <vt:variant>
        <vt:i4>152</vt:i4>
      </vt:variant>
      <vt:variant>
        <vt:i4>0</vt:i4>
      </vt:variant>
      <vt:variant>
        <vt:i4>5</vt:i4>
      </vt:variant>
      <vt:variant>
        <vt:lpwstr/>
      </vt:variant>
      <vt:variant>
        <vt:lpwstr>_Toc325133929</vt:lpwstr>
      </vt:variant>
      <vt:variant>
        <vt:i4>1376316</vt:i4>
      </vt:variant>
      <vt:variant>
        <vt:i4>146</vt:i4>
      </vt:variant>
      <vt:variant>
        <vt:i4>0</vt:i4>
      </vt:variant>
      <vt:variant>
        <vt:i4>5</vt:i4>
      </vt:variant>
      <vt:variant>
        <vt:lpwstr/>
      </vt:variant>
      <vt:variant>
        <vt:lpwstr>_Toc325133928</vt:lpwstr>
      </vt:variant>
      <vt:variant>
        <vt:i4>1376316</vt:i4>
      </vt:variant>
      <vt:variant>
        <vt:i4>140</vt:i4>
      </vt:variant>
      <vt:variant>
        <vt:i4>0</vt:i4>
      </vt:variant>
      <vt:variant>
        <vt:i4>5</vt:i4>
      </vt:variant>
      <vt:variant>
        <vt:lpwstr/>
      </vt:variant>
      <vt:variant>
        <vt:lpwstr>_Toc325133927</vt:lpwstr>
      </vt:variant>
      <vt:variant>
        <vt:i4>1376316</vt:i4>
      </vt:variant>
      <vt:variant>
        <vt:i4>134</vt:i4>
      </vt:variant>
      <vt:variant>
        <vt:i4>0</vt:i4>
      </vt:variant>
      <vt:variant>
        <vt:i4>5</vt:i4>
      </vt:variant>
      <vt:variant>
        <vt:lpwstr/>
      </vt:variant>
      <vt:variant>
        <vt:lpwstr>_Toc325133926</vt:lpwstr>
      </vt:variant>
      <vt:variant>
        <vt:i4>1376316</vt:i4>
      </vt:variant>
      <vt:variant>
        <vt:i4>128</vt:i4>
      </vt:variant>
      <vt:variant>
        <vt:i4>0</vt:i4>
      </vt:variant>
      <vt:variant>
        <vt:i4>5</vt:i4>
      </vt:variant>
      <vt:variant>
        <vt:lpwstr/>
      </vt:variant>
      <vt:variant>
        <vt:lpwstr>_Toc325133925</vt:lpwstr>
      </vt:variant>
      <vt:variant>
        <vt:i4>1376316</vt:i4>
      </vt:variant>
      <vt:variant>
        <vt:i4>122</vt:i4>
      </vt:variant>
      <vt:variant>
        <vt:i4>0</vt:i4>
      </vt:variant>
      <vt:variant>
        <vt:i4>5</vt:i4>
      </vt:variant>
      <vt:variant>
        <vt:lpwstr/>
      </vt:variant>
      <vt:variant>
        <vt:lpwstr>_Toc325133924</vt:lpwstr>
      </vt:variant>
      <vt:variant>
        <vt:i4>1376316</vt:i4>
      </vt:variant>
      <vt:variant>
        <vt:i4>116</vt:i4>
      </vt:variant>
      <vt:variant>
        <vt:i4>0</vt:i4>
      </vt:variant>
      <vt:variant>
        <vt:i4>5</vt:i4>
      </vt:variant>
      <vt:variant>
        <vt:lpwstr/>
      </vt:variant>
      <vt:variant>
        <vt:lpwstr>_Toc325133923</vt:lpwstr>
      </vt:variant>
      <vt:variant>
        <vt:i4>1376316</vt:i4>
      </vt:variant>
      <vt:variant>
        <vt:i4>110</vt:i4>
      </vt:variant>
      <vt:variant>
        <vt:i4>0</vt:i4>
      </vt:variant>
      <vt:variant>
        <vt:i4>5</vt:i4>
      </vt:variant>
      <vt:variant>
        <vt:lpwstr/>
      </vt:variant>
      <vt:variant>
        <vt:lpwstr>_Toc325133922</vt:lpwstr>
      </vt:variant>
      <vt:variant>
        <vt:i4>1376316</vt:i4>
      </vt:variant>
      <vt:variant>
        <vt:i4>104</vt:i4>
      </vt:variant>
      <vt:variant>
        <vt:i4>0</vt:i4>
      </vt:variant>
      <vt:variant>
        <vt:i4>5</vt:i4>
      </vt:variant>
      <vt:variant>
        <vt:lpwstr/>
      </vt:variant>
      <vt:variant>
        <vt:lpwstr>_Toc325133921</vt:lpwstr>
      </vt:variant>
      <vt:variant>
        <vt:i4>1376316</vt:i4>
      </vt:variant>
      <vt:variant>
        <vt:i4>98</vt:i4>
      </vt:variant>
      <vt:variant>
        <vt:i4>0</vt:i4>
      </vt:variant>
      <vt:variant>
        <vt:i4>5</vt:i4>
      </vt:variant>
      <vt:variant>
        <vt:lpwstr/>
      </vt:variant>
      <vt:variant>
        <vt:lpwstr>_Toc325133920</vt:lpwstr>
      </vt:variant>
      <vt:variant>
        <vt:i4>1441852</vt:i4>
      </vt:variant>
      <vt:variant>
        <vt:i4>92</vt:i4>
      </vt:variant>
      <vt:variant>
        <vt:i4>0</vt:i4>
      </vt:variant>
      <vt:variant>
        <vt:i4>5</vt:i4>
      </vt:variant>
      <vt:variant>
        <vt:lpwstr/>
      </vt:variant>
      <vt:variant>
        <vt:lpwstr>_Toc325133919</vt:lpwstr>
      </vt:variant>
      <vt:variant>
        <vt:i4>1441852</vt:i4>
      </vt:variant>
      <vt:variant>
        <vt:i4>86</vt:i4>
      </vt:variant>
      <vt:variant>
        <vt:i4>0</vt:i4>
      </vt:variant>
      <vt:variant>
        <vt:i4>5</vt:i4>
      </vt:variant>
      <vt:variant>
        <vt:lpwstr/>
      </vt:variant>
      <vt:variant>
        <vt:lpwstr>_Toc325133918</vt:lpwstr>
      </vt:variant>
      <vt:variant>
        <vt:i4>1441852</vt:i4>
      </vt:variant>
      <vt:variant>
        <vt:i4>80</vt:i4>
      </vt:variant>
      <vt:variant>
        <vt:i4>0</vt:i4>
      </vt:variant>
      <vt:variant>
        <vt:i4>5</vt:i4>
      </vt:variant>
      <vt:variant>
        <vt:lpwstr/>
      </vt:variant>
      <vt:variant>
        <vt:lpwstr>_Toc325133917</vt:lpwstr>
      </vt:variant>
      <vt:variant>
        <vt:i4>1441852</vt:i4>
      </vt:variant>
      <vt:variant>
        <vt:i4>74</vt:i4>
      </vt:variant>
      <vt:variant>
        <vt:i4>0</vt:i4>
      </vt:variant>
      <vt:variant>
        <vt:i4>5</vt:i4>
      </vt:variant>
      <vt:variant>
        <vt:lpwstr/>
      </vt:variant>
      <vt:variant>
        <vt:lpwstr>_Toc325133916</vt:lpwstr>
      </vt:variant>
      <vt:variant>
        <vt:i4>1441852</vt:i4>
      </vt:variant>
      <vt:variant>
        <vt:i4>68</vt:i4>
      </vt:variant>
      <vt:variant>
        <vt:i4>0</vt:i4>
      </vt:variant>
      <vt:variant>
        <vt:i4>5</vt:i4>
      </vt:variant>
      <vt:variant>
        <vt:lpwstr/>
      </vt:variant>
      <vt:variant>
        <vt:lpwstr>_Toc325133915</vt:lpwstr>
      </vt:variant>
      <vt:variant>
        <vt:i4>1441852</vt:i4>
      </vt:variant>
      <vt:variant>
        <vt:i4>62</vt:i4>
      </vt:variant>
      <vt:variant>
        <vt:i4>0</vt:i4>
      </vt:variant>
      <vt:variant>
        <vt:i4>5</vt:i4>
      </vt:variant>
      <vt:variant>
        <vt:lpwstr/>
      </vt:variant>
      <vt:variant>
        <vt:lpwstr>_Toc325133914</vt:lpwstr>
      </vt:variant>
      <vt:variant>
        <vt:i4>1441852</vt:i4>
      </vt:variant>
      <vt:variant>
        <vt:i4>56</vt:i4>
      </vt:variant>
      <vt:variant>
        <vt:i4>0</vt:i4>
      </vt:variant>
      <vt:variant>
        <vt:i4>5</vt:i4>
      </vt:variant>
      <vt:variant>
        <vt:lpwstr/>
      </vt:variant>
      <vt:variant>
        <vt:lpwstr>_Toc325133913</vt:lpwstr>
      </vt:variant>
      <vt:variant>
        <vt:i4>1441852</vt:i4>
      </vt:variant>
      <vt:variant>
        <vt:i4>50</vt:i4>
      </vt:variant>
      <vt:variant>
        <vt:i4>0</vt:i4>
      </vt:variant>
      <vt:variant>
        <vt:i4>5</vt:i4>
      </vt:variant>
      <vt:variant>
        <vt:lpwstr/>
      </vt:variant>
      <vt:variant>
        <vt:lpwstr>_Toc325133912</vt:lpwstr>
      </vt:variant>
      <vt:variant>
        <vt:i4>1441852</vt:i4>
      </vt:variant>
      <vt:variant>
        <vt:i4>44</vt:i4>
      </vt:variant>
      <vt:variant>
        <vt:i4>0</vt:i4>
      </vt:variant>
      <vt:variant>
        <vt:i4>5</vt:i4>
      </vt:variant>
      <vt:variant>
        <vt:lpwstr/>
      </vt:variant>
      <vt:variant>
        <vt:lpwstr>_Toc325133911</vt:lpwstr>
      </vt:variant>
      <vt:variant>
        <vt:i4>1441852</vt:i4>
      </vt:variant>
      <vt:variant>
        <vt:i4>38</vt:i4>
      </vt:variant>
      <vt:variant>
        <vt:i4>0</vt:i4>
      </vt:variant>
      <vt:variant>
        <vt:i4>5</vt:i4>
      </vt:variant>
      <vt:variant>
        <vt:lpwstr/>
      </vt:variant>
      <vt:variant>
        <vt:lpwstr>_Toc325133910</vt:lpwstr>
      </vt:variant>
      <vt:variant>
        <vt:i4>1507388</vt:i4>
      </vt:variant>
      <vt:variant>
        <vt:i4>32</vt:i4>
      </vt:variant>
      <vt:variant>
        <vt:i4>0</vt:i4>
      </vt:variant>
      <vt:variant>
        <vt:i4>5</vt:i4>
      </vt:variant>
      <vt:variant>
        <vt:lpwstr/>
      </vt:variant>
      <vt:variant>
        <vt:lpwstr>_Toc325133909</vt:lpwstr>
      </vt:variant>
      <vt:variant>
        <vt:i4>1507388</vt:i4>
      </vt:variant>
      <vt:variant>
        <vt:i4>26</vt:i4>
      </vt:variant>
      <vt:variant>
        <vt:i4>0</vt:i4>
      </vt:variant>
      <vt:variant>
        <vt:i4>5</vt:i4>
      </vt:variant>
      <vt:variant>
        <vt:lpwstr/>
      </vt:variant>
      <vt:variant>
        <vt:lpwstr>_Toc325133908</vt:lpwstr>
      </vt:variant>
      <vt:variant>
        <vt:i4>1507388</vt:i4>
      </vt:variant>
      <vt:variant>
        <vt:i4>20</vt:i4>
      </vt:variant>
      <vt:variant>
        <vt:i4>0</vt:i4>
      </vt:variant>
      <vt:variant>
        <vt:i4>5</vt:i4>
      </vt:variant>
      <vt:variant>
        <vt:lpwstr/>
      </vt:variant>
      <vt:variant>
        <vt:lpwstr>_Toc325133907</vt:lpwstr>
      </vt:variant>
      <vt:variant>
        <vt:i4>1507388</vt:i4>
      </vt:variant>
      <vt:variant>
        <vt:i4>14</vt:i4>
      </vt:variant>
      <vt:variant>
        <vt:i4>0</vt:i4>
      </vt:variant>
      <vt:variant>
        <vt:i4>5</vt:i4>
      </vt:variant>
      <vt:variant>
        <vt:lpwstr/>
      </vt:variant>
      <vt:variant>
        <vt:lpwstr>_Toc325133906</vt:lpwstr>
      </vt:variant>
      <vt:variant>
        <vt:i4>1507388</vt:i4>
      </vt:variant>
      <vt:variant>
        <vt:i4>8</vt:i4>
      </vt:variant>
      <vt:variant>
        <vt:i4>0</vt:i4>
      </vt:variant>
      <vt:variant>
        <vt:i4>5</vt:i4>
      </vt:variant>
      <vt:variant>
        <vt:lpwstr/>
      </vt:variant>
      <vt:variant>
        <vt:lpwstr>_Toc325133905</vt:lpwstr>
      </vt:variant>
      <vt:variant>
        <vt:i4>1507388</vt:i4>
      </vt:variant>
      <vt:variant>
        <vt:i4>2</vt:i4>
      </vt:variant>
      <vt:variant>
        <vt:i4>0</vt:i4>
      </vt:variant>
      <vt:variant>
        <vt:i4>5</vt:i4>
      </vt:variant>
      <vt:variant>
        <vt:lpwstr/>
      </vt:variant>
      <vt:variant>
        <vt:lpwstr>_Toc325133904</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Bank- IncedoPay ICD</dc:title>
  <dc:subject>Interface Control</dc:subject>
  <dc:creator>Santos Lara, Jesus Edmundo [ICG-IT NE]</dc:creator>
  <cp:lastModifiedBy>Shivani Singh</cp:lastModifiedBy>
  <cp:revision>2</cp:revision>
  <cp:lastPrinted>2018-10-23T02:04:00Z</cp:lastPrinted>
  <dcterms:created xsi:type="dcterms:W3CDTF">2018-12-04T06:24:00Z</dcterms:created>
  <dcterms:modified xsi:type="dcterms:W3CDTF">2018-12-04T06:24:00Z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ContentTypeId">
    <vt:lpwstr>0x0101009457C0DCEDA24D449BF86B662D1A7D60</vt:lpwstr>
  </property>
</Properties>
</file>